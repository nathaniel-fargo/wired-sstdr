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7C8B6" w14:textId="34DD9235" w:rsidR="00E80B8B" w:rsidRPr="00CF232E" w:rsidRDefault="00B26C89" w:rsidP="000D5BF9">
      <w:pPr>
        <w:pStyle w:val="Authors"/>
        <w:framePr w:w="10080" w:h="1592" w:hRule="exact" w:wrap="notBeside" w:y="7"/>
        <w:spacing w:after="0"/>
        <w:rPr>
          <w:color w:val="004393"/>
          <w:kern w:val="28"/>
          <w:sz w:val="48"/>
          <w:szCs w:val="48"/>
        </w:rPr>
      </w:pPr>
      <w:r w:rsidRPr="005B170A">
        <w:rPr>
          <w:color w:val="004393"/>
          <w:kern w:val="28"/>
          <w:sz w:val="48"/>
          <w:szCs w:val="48"/>
        </w:rPr>
        <w:t>Analysis and Experimental Validation of Simultaneous and Distributed</w:t>
      </w:r>
      <w:r w:rsidR="00E8057E" w:rsidRPr="005B170A">
        <w:rPr>
          <w:color w:val="004393"/>
          <w:kern w:val="28"/>
          <w:sz w:val="48"/>
          <w:szCs w:val="48"/>
        </w:rPr>
        <w:t xml:space="preserve"> Diagnosis </w:t>
      </w:r>
      <w:r w:rsidR="00D30A2F" w:rsidRPr="005B170A">
        <w:rPr>
          <w:color w:val="004393"/>
          <w:kern w:val="28"/>
          <w:sz w:val="48"/>
          <w:szCs w:val="48"/>
        </w:rPr>
        <w:t xml:space="preserve">of </w:t>
      </w:r>
      <w:r w:rsidR="00E8057E" w:rsidRPr="005B170A">
        <w:rPr>
          <w:color w:val="004393"/>
          <w:kern w:val="28"/>
          <w:sz w:val="48"/>
          <w:szCs w:val="48"/>
        </w:rPr>
        <w:t>Wire</w:t>
      </w:r>
      <w:r w:rsidR="00D30A2F" w:rsidRPr="005B170A">
        <w:rPr>
          <w:color w:val="004393"/>
          <w:kern w:val="28"/>
          <w:sz w:val="48"/>
          <w:szCs w:val="48"/>
        </w:rPr>
        <w:t xml:space="preserve"> Networks</w:t>
      </w:r>
    </w:p>
    <w:p w14:paraId="035BD8BF" w14:textId="71D61224" w:rsidR="008F152F" w:rsidRPr="00CF232E" w:rsidRDefault="00581A69" w:rsidP="009A785B">
      <w:pPr>
        <w:pStyle w:val="Authors"/>
        <w:framePr w:h="258" w:hRule="exact" w:wrap="notBeside" w:x="1579" w:y="1760"/>
      </w:pPr>
      <w:r w:rsidRPr="00CF232E">
        <w:t>Mouad</w:t>
      </w:r>
      <w:r w:rsidR="0099034A" w:rsidRPr="00CF232E">
        <w:t xml:space="preserve"> Addad</w:t>
      </w:r>
      <w:r w:rsidR="00CD41C9" w:rsidRPr="00CF232E">
        <w:t>,</w:t>
      </w:r>
      <w:r w:rsidR="008F152F" w:rsidRPr="00CF232E">
        <w:t xml:space="preserve"> </w:t>
      </w:r>
      <w:r w:rsidRPr="00CF232E">
        <w:t>Ali</w:t>
      </w:r>
      <w:r w:rsidR="00CD3A43" w:rsidRPr="00CF232E">
        <w:t xml:space="preserve"> Djebbari</w:t>
      </w:r>
      <w:r w:rsidR="009A785B" w:rsidRPr="00CF232E">
        <w:t xml:space="preserve">, </w:t>
      </w:r>
      <w:r w:rsidR="00C10506">
        <w:t xml:space="preserve">Evan Benoit, </w:t>
      </w:r>
      <w:r w:rsidR="009A785B" w:rsidRPr="00CF232E">
        <w:t xml:space="preserve">and Cynthia M. Furse, </w:t>
      </w:r>
      <w:r w:rsidR="009A785B" w:rsidRPr="00CF232E">
        <w:rPr>
          <w:i/>
          <w:iCs/>
        </w:rPr>
        <w:t>Fellow, IEEE</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8"/>
      </w:tblGrid>
      <w:tr w:rsidR="005E527A" w:rsidRPr="00CF232E" w14:paraId="31EEF49E" w14:textId="77777777" w:rsidTr="00775684">
        <w:tc>
          <w:tcPr>
            <w:tcW w:w="10356" w:type="dxa"/>
            <w:tcBorders>
              <w:top w:val="single" w:sz="12" w:space="0" w:color="007367"/>
              <w:left w:val="nil"/>
              <w:bottom w:val="nil"/>
              <w:right w:val="nil"/>
            </w:tcBorders>
            <w:shd w:val="clear" w:color="auto" w:fill="auto"/>
          </w:tcPr>
          <w:p w14:paraId="7596B6C7" w14:textId="77777777" w:rsidR="005E527A" w:rsidRPr="00CF232E" w:rsidRDefault="005E527A" w:rsidP="00775684">
            <w:pPr>
              <w:pStyle w:val="Abstract"/>
              <w:ind w:firstLine="0"/>
              <w:rPr>
                <w:i/>
                <w:iCs/>
              </w:rPr>
            </w:pPr>
          </w:p>
        </w:tc>
      </w:tr>
      <w:tr w:rsidR="005E527A" w:rsidRPr="00CF232E" w14:paraId="31B0A515" w14:textId="77777777" w:rsidTr="004D77B2">
        <w:tc>
          <w:tcPr>
            <w:tcW w:w="10356" w:type="dxa"/>
            <w:tcBorders>
              <w:top w:val="nil"/>
              <w:left w:val="nil"/>
              <w:bottom w:val="nil"/>
              <w:right w:val="nil"/>
            </w:tcBorders>
            <w:shd w:val="clear" w:color="auto" w:fill="E5F1D4"/>
            <w:tcMar>
              <w:top w:w="20" w:type="dxa"/>
              <w:bottom w:w="20" w:type="dxa"/>
            </w:tcMar>
          </w:tcPr>
          <w:p w14:paraId="16B619CC" w14:textId="798BBA47" w:rsidR="005B170A" w:rsidRPr="007F5FFC" w:rsidRDefault="005E527A" w:rsidP="005B170A">
            <w:pPr>
              <w:pStyle w:val="Abstract"/>
            </w:pPr>
            <w:r w:rsidRPr="00CF232E">
              <w:rPr>
                <w:i/>
                <w:iCs/>
                <w:color w:val="007367"/>
              </w:rPr>
              <w:t>Abstract</w:t>
            </w:r>
            <w:r w:rsidRPr="00CF232E">
              <w:rPr>
                <w:color w:val="007367"/>
              </w:rPr>
              <w:t>—</w:t>
            </w:r>
            <w:r w:rsidR="00662B00" w:rsidRPr="00CF232E">
              <w:t xml:space="preserve"> </w:t>
            </w:r>
            <w:r w:rsidR="005B170A" w:rsidRPr="001B2A55">
              <w:t>Reflectometry</w:t>
            </w:r>
            <w:r w:rsidR="005B170A">
              <w:t>-based</w:t>
            </w:r>
            <w:r w:rsidR="005B170A" w:rsidRPr="001B2A55">
              <w:t xml:space="preserve"> technique</w:t>
            </w:r>
            <w:r w:rsidR="005B170A">
              <w:t>s such as Spread Spectrum and Sequence Time Domain Reflectometry (SS/STDR)</w:t>
            </w:r>
            <w:r w:rsidR="005B170A" w:rsidRPr="001B2A55">
              <w:t xml:space="preserve"> </w:t>
            </w:r>
            <w:r w:rsidR="005B170A">
              <w:t>have</w:t>
            </w:r>
            <w:r w:rsidR="005B170A" w:rsidRPr="001B2A55">
              <w:t xml:space="preserve"> been extensively used for the detection, localization, and characterization of electric faults in wire</w:t>
            </w:r>
            <w:r w:rsidR="005B170A">
              <w:t>s. However, in</w:t>
            </w:r>
            <w:r w:rsidR="005B170A" w:rsidRPr="001B2A55">
              <w:t xml:space="preserve"> </w:t>
            </w:r>
            <w:r w:rsidR="005B170A">
              <w:t>branched wire networks</w:t>
            </w:r>
            <w:r w:rsidR="005B170A" w:rsidRPr="001B2A55">
              <w:t xml:space="preserve">, testing using a single </w:t>
            </w:r>
            <w:r w:rsidR="005B170A">
              <w:t>sensor</w:t>
            </w:r>
            <w:r w:rsidR="005B170A" w:rsidRPr="001B2A55">
              <w:t xml:space="preserve"> suffers from ambiguity</w:t>
            </w:r>
            <w:r w:rsidR="005B170A">
              <w:t xml:space="preserve"> where it can be difficult to determine which branch contains the fault</w:t>
            </w:r>
            <w:r w:rsidR="005B170A" w:rsidRPr="001B2A55">
              <w:t>.</w:t>
            </w:r>
            <w:r w:rsidR="005B170A">
              <w:t xml:space="preserve"> Distributed reflectometry, which uses multiple sensors to test the network from different locations, can resolve this ambiguity. This paper evaluates pseudo-noise (PN) </w:t>
            </w:r>
            <w:r w:rsidR="00561FAC">
              <w:t xml:space="preserve">and zero correlation zone (ZCZ) </w:t>
            </w:r>
            <w:r w:rsidR="005B170A">
              <w:t>co</w:t>
            </w:r>
            <w:r w:rsidR="00561FAC">
              <w:t>des for</w:t>
            </w:r>
            <w:r w:rsidR="005B170A">
              <w:t xml:space="preserve"> simultaneous distributed testing, Maximum length (ML</w:t>
            </w:r>
            <w:r w:rsidR="00094379">
              <w:t xml:space="preserve"> or </w:t>
            </w:r>
            <w:r w:rsidR="00094379" w:rsidRPr="00094379">
              <w:rPr>
                <w:i/>
                <w:iCs/>
              </w:rPr>
              <w:t>m</w:t>
            </w:r>
            <w:r w:rsidR="00094379">
              <w:t>-</w:t>
            </w:r>
            <w:r w:rsidR="005B170A">
              <w:t xml:space="preserve">), Gold and zero correlation zone (ZCZ) codes are compared for a set of up to 16 simultaneous sensors. ML and Gold codes show significant interference between sensors, but the ZCZ codes show near-zero </w:t>
            </w:r>
            <w:r w:rsidR="005B170A" w:rsidRPr="001B2A55">
              <w:t xml:space="preserve">interference </w:t>
            </w:r>
            <w:r w:rsidR="005B170A">
              <w:t>over their measurement zone.</w:t>
            </w:r>
            <w:r w:rsidR="005B170A">
              <w:rPr>
                <w:rFonts w:ascii="Times New Roman" w:hAnsi="Times New Roman"/>
                <w:b w:val="0"/>
                <w:sz w:val="20"/>
                <w:szCs w:val="20"/>
              </w:rPr>
              <w:t xml:space="preserve"> </w:t>
            </w:r>
            <w:r w:rsidR="005B170A" w:rsidRPr="006C3EA3">
              <w:t xml:space="preserve">This </w:t>
            </w:r>
            <w:r w:rsidR="005B170A">
              <w:t>lack of interference greatly enhances their use for</w:t>
            </w:r>
            <w:r w:rsidR="005B170A" w:rsidRPr="006C3EA3">
              <w:t xml:space="preserve"> locating</w:t>
            </w:r>
            <w:r w:rsidR="005B170A">
              <w:t xml:space="preserve"> small</w:t>
            </w:r>
            <w:r w:rsidR="005B170A" w:rsidRPr="006C3EA3">
              <w:t xml:space="preserve"> faults.</w:t>
            </w:r>
            <w:r w:rsidR="005B170A" w:rsidRPr="006C3EA3">
              <w:rPr>
                <w:rFonts w:ascii="Times New Roman" w:hAnsi="Times New Roman"/>
                <w:b w:val="0"/>
                <w:sz w:val="20"/>
                <w:szCs w:val="20"/>
              </w:rPr>
              <w:t xml:space="preserve"> </w:t>
            </w:r>
            <w:r w:rsidR="005B170A" w:rsidRPr="00B26C89">
              <w:t>The results were verified numerically and validated experimentally.</w:t>
            </w:r>
          </w:p>
          <w:p w14:paraId="630859FC" w14:textId="77777777" w:rsidR="005B170A" w:rsidRPr="007F5FFC" w:rsidRDefault="005B170A" w:rsidP="005B170A">
            <w:pPr>
              <w:rPr>
                <w:rFonts w:ascii="Times" w:hAnsi="Times"/>
              </w:rPr>
            </w:pPr>
          </w:p>
          <w:p w14:paraId="3A5A3504" w14:textId="08921F14" w:rsidR="005E527A" w:rsidRPr="00CF232E" w:rsidRDefault="005B170A" w:rsidP="005B170A">
            <w:pPr>
              <w:pStyle w:val="IndexTerms"/>
              <w:rPr>
                <w:i/>
                <w:iCs/>
              </w:rPr>
            </w:pPr>
            <w:r w:rsidRPr="00F44491">
              <w:rPr>
                <w:i/>
                <w:color w:val="007367"/>
              </w:rPr>
              <w:t>Index Terms</w:t>
            </w:r>
            <w:r w:rsidRPr="00F44491">
              <w:rPr>
                <w:color w:val="007367"/>
              </w:rPr>
              <w:t>—</w:t>
            </w:r>
            <w:r w:rsidRPr="00F44491">
              <w:rPr>
                <w:b w:val="0"/>
                <w:bCs w:val="0"/>
                <w:color w:val="000000" w:themeColor="text1"/>
                <w:sz w:val="20"/>
                <w:szCs w:val="20"/>
              </w:rPr>
              <w:t xml:space="preserve"> </w:t>
            </w:r>
            <w:r>
              <w:rPr>
                <w:b w:val="0"/>
                <w:bCs w:val="0"/>
                <w:color w:val="000000" w:themeColor="text1"/>
                <w:sz w:val="20"/>
                <w:szCs w:val="20"/>
              </w:rPr>
              <w:t xml:space="preserve">spread spectrum time domain reflectometry (SSTDR), </w:t>
            </w:r>
            <w:r w:rsidR="009715C3">
              <w:rPr>
                <w:b w:val="0"/>
                <w:bCs w:val="0"/>
                <w:color w:val="000000" w:themeColor="text1"/>
                <w:sz w:val="20"/>
                <w:szCs w:val="20"/>
              </w:rPr>
              <w:t>Sequence</w:t>
            </w:r>
            <w:r>
              <w:rPr>
                <w:b w:val="0"/>
                <w:bCs w:val="0"/>
                <w:color w:val="000000" w:themeColor="text1"/>
                <w:sz w:val="20"/>
                <w:szCs w:val="20"/>
              </w:rPr>
              <w:t xml:space="preserve"> time domain reflectometry (STDR), distributed reflectometry, non-destructive evaluation, fault location, </w:t>
            </w:r>
            <w:r w:rsidRPr="005B170A">
              <w:rPr>
                <w:b w:val="0"/>
                <w:bCs w:val="0"/>
                <w:spacing w:val="-4"/>
                <w:sz w:val="20"/>
                <w:szCs w:val="20"/>
              </w:rPr>
              <w:t>wire networks, simultaneous testing, continuous diagnosis.</w:t>
            </w:r>
          </w:p>
        </w:tc>
      </w:tr>
      <w:tr w:rsidR="005E527A" w:rsidRPr="00CF232E" w14:paraId="57CC82F4" w14:textId="77777777" w:rsidTr="00775684">
        <w:tc>
          <w:tcPr>
            <w:tcW w:w="10356" w:type="dxa"/>
            <w:tcBorders>
              <w:top w:val="nil"/>
              <w:left w:val="nil"/>
              <w:bottom w:val="single" w:sz="12" w:space="0" w:color="007367"/>
              <w:right w:val="nil"/>
            </w:tcBorders>
            <w:shd w:val="clear" w:color="auto" w:fill="auto"/>
          </w:tcPr>
          <w:p w14:paraId="60B9ED2B" w14:textId="77777777" w:rsidR="005E527A" w:rsidRPr="00CF232E" w:rsidRDefault="005E527A" w:rsidP="00775684">
            <w:pPr>
              <w:pStyle w:val="Abstract"/>
              <w:ind w:firstLine="0"/>
              <w:rPr>
                <w:i/>
                <w:iCs/>
              </w:rPr>
            </w:pPr>
          </w:p>
        </w:tc>
      </w:tr>
    </w:tbl>
    <w:p w14:paraId="5BC8BFE7" w14:textId="77777777" w:rsidR="008F152F" w:rsidRPr="00CF232E" w:rsidRDefault="008F152F" w:rsidP="008F152F">
      <w:pPr>
        <w:pStyle w:val="Text"/>
        <w:ind w:firstLine="0"/>
        <w:rPr>
          <w:rFonts w:ascii="Times" w:hAnsi="Times"/>
          <w:sz w:val="18"/>
          <w:szCs w:val="18"/>
        </w:rPr>
      </w:pPr>
      <w:bookmarkStart w:id="0" w:name="PointTmp"/>
    </w:p>
    <w:p w14:paraId="3F76E506" w14:textId="77777777" w:rsidR="008F152F" w:rsidRPr="00CF232E" w:rsidRDefault="008F152F" w:rsidP="006E071F">
      <w:pPr>
        <w:spacing w:after="40"/>
        <w:rPr>
          <w:rFonts w:ascii="Times" w:hAnsi="Times"/>
        </w:rPr>
        <w:sectPr w:rsidR="008F152F" w:rsidRPr="00CF232E" w:rsidSect="008F152F">
          <w:headerReference w:type="default" r:id="rId11"/>
          <w:footerReference w:type="default" r:id="rId12"/>
          <w:footnotePr>
            <w:pos w:val="beneathText"/>
          </w:footnotePr>
          <w:type w:val="continuous"/>
          <w:pgSz w:w="12240" w:h="15840" w:code="1"/>
          <w:pgMar w:top="1008" w:right="936" w:bottom="1008" w:left="936" w:header="432" w:footer="432" w:gutter="0"/>
          <w:cols w:space="288"/>
        </w:sectPr>
      </w:pPr>
    </w:p>
    <w:bookmarkEnd w:id="0"/>
    <w:p w14:paraId="4F3CE46E" w14:textId="77777777" w:rsidR="00160CE0" w:rsidRPr="00CF232E" w:rsidRDefault="008F152F" w:rsidP="00637318">
      <w:pPr>
        <w:pStyle w:val="Heading1"/>
        <w:spacing w:after="240"/>
        <w:rPr>
          <w:rStyle w:val="StyleHeading18ptChar"/>
          <w:sz w:val="20"/>
          <w:lang w:val="en-US"/>
        </w:rPr>
      </w:pPr>
      <w:r w:rsidRPr="00CF232E">
        <w:rPr>
          <w:rFonts w:ascii="Times" w:hAnsi="Times"/>
          <w:sz w:val="18"/>
          <w:szCs w:val="18"/>
          <w:lang w:val="en-US"/>
        </w:rPr>
        <w:footnoteReference w:customMarkFollows="1" w:id="1"/>
        <w:sym w:font="Symbol" w:char="F020"/>
      </w:r>
      <w:r w:rsidR="00691366" w:rsidRPr="00CF232E">
        <w:rPr>
          <w:lang w:val="en-US"/>
        </w:rPr>
        <w:t>I</w:t>
      </w:r>
      <w:r w:rsidR="00691366" w:rsidRPr="00CF232E">
        <w:rPr>
          <w:rStyle w:val="StyleHeading18ptChar"/>
          <w:sz w:val="20"/>
          <w:lang w:val="en-US"/>
        </w:rPr>
        <w:t>ntroduction</w:t>
      </w:r>
    </w:p>
    <w:p w14:paraId="459D8012" w14:textId="235AD60D" w:rsidR="005B170A" w:rsidRPr="009C7C36" w:rsidRDefault="005B170A" w:rsidP="005B170A">
      <w:pPr>
        <w:spacing w:after="120"/>
        <w:jc w:val="both"/>
        <w:rPr>
          <w:rFonts w:ascii="Times-Roman" w:hAnsi="Times-Roman" w:cs="Times-Roman"/>
        </w:rPr>
      </w:pPr>
      <w:r w:rsidRPr="00E12E40">
        <w:rPr>
          <w:rFonts w:ascii="Times-Roman" w:hAnsi="Times-Roman" w:cs="Times-Roman"/>
        </w:rPr>
        <w:t>Wired networks are ubiquitous where</w:t>
      </w:r>
      <w:r>
        <w:rPr>
          <w:rFonts w:ascii="Times-Roman" w:hAnsi="Times-Roman" w:cs="Times-Roman"/>
        </w:rPr>
        <w:t>ver</w:t>
      </w:r>
      <w:r w:rsidRPr="00E12E40">
        <w:rPr>
          <w:rFonts w:ascii="Times-Roman" w:hAnsi="Times-Roman" w:cs="Times-Roman"/>
        </w:rPr>
        <w:t xml:space="preserve"> the transfer of energy and information is needed. </w:t>
      </w:r>
      <w:r>
        <w:rPr>
          <w:rFonts w:ascii="Times-Roman" w:hAnsi="Times-Roman" w:cs="Times-Roman"/>
        </w:rPr>
        <w:t>They</w:t>
      </w:r>
      <w:r w:rsidRPr="00E12E40">
        <w:rPr>
          <w:rFonts w:ascii="Times-Roman" w:hAnsi="Times-Roman" w:cs="Times-Roman"/>
        </w:rPr>
        <w:t xml:space="preserve"> can be found in </w:t>
      </w:r>
      <w:r>
        <w:rPr>
          <w:rFonts w:ascii="Times-Roman" w:hAnsi="Times-Roman" w:cs="Times-Roman"/>
        </w:rPr>
        <w:t>aircraft</w:t>
      </w:r>
      <w:r w:rsidRPr="00E12E40">
        <w:rPr>
          <w:rFonts w:ascii="Times-Roman" w:hAnsi="Times-Roman" w:cs="Times-Roman"/>
        </w:rPr>
        <w:t>, cars, buildings, railways</w:t>
      </w:r>
      <w:r>
        <w:rPr>
          <w:rFonts w:ascii="Times-Roman" w:hAnsi="Times-Roman" w:cs="Times-Roman"/>
        </w:rPr>
        <w:t>,</w:t>
      </w:r>
      <w:r w:rsidRPr="00E12E40">
        <w:rPr>
          <w:rFonts w:ascii="CMR10" w:hAnsi="CMR10" w:cs="CMR10"/>
          <w:sz w:val="22"/>
          <w:szCs w:val="22"/>
          <w:lang w:eastAsia="fr-FR"/>
        </w:rPr>
        <w:t xml:space="preserve"> </w:t>
      </w:r>
      <w:r w:rsidRPr="00E12E40">
        <w:rPr>
          <w:rFonts w:ascii="Times-Roman" w:hAnsi="Times-Roman" w:cs="Times-Roman"/>
        </w:rPr>
        <w:t>nuclear power plants</w:t>
      </w:r>
      <w:r>
        <w:rPr>
          <w:rFonts w:ascii="Times-Roman" w:hAnsi="Times-Roman" w:cs="Times-Roman"/>
        </w:rPr>
        <w:t>, and more</w:t>
      </w:r>
      <w:r w:rsidRPr="00E12E40">
        <w:rPr>
          <w:rFonts w:ascii="Times-Roman" w:hAnsi="Times-Roman" w:cs="Times-Roman"/>
        </w:rPr>
        <w:t xml:space="preserve">. </w:t>
      </w:r>
      <w:r>
        <w:rPr>
          <w:rFonts w:ascii="Times-Roman" w:hAnsi="Times-Roman" w:cs="Times-Roman"/>
        </w:rPr>
        <w:t xml:space="preserve">Electrical faults in these systems plague maintainers, driving the </w:t>
      </w:r>
      <w:r w:rsidRPr="00E12E40">
        <w:rPr>
          <w:rFonts w:ascii="Times-Roman" w:hAnsi="Times-Roman" w:cs="Times-Roman"/>
        </w:rPr>
        <w:t xml:space="preserve">need for health </w:t>
      </w:r>
      <w:r>
        <w:rPr>
          <w:rFonts w:ascii="Times-Roman" w:hAnsi="Times-Roman" w:cs="Times-Roman"/>
        </w:rPr>
        <w:t>monitoring</w:t>
      </w:r>
      <w:r w:rsidRPr="00E12E40">
        <w:rPr>
          <w:rFonts w:ascii="Times-Roman" w:hAnsi="Times-Roman" w:cs="Times-Roman"/>
        </w:rPr>
        <w:t xml:space="preserve"> tools able to detect and accurately locate faults in wired networks. Reflectometry is a powerful technique that has been </w:t>
      </w:r>
      <w:r>
        <w:rPr>
          <w:rFonts w:ascii="Times-Roman" w:hAnsi="Times-Roman" w:cs="Times-Roman"/>
        </w:rPr>
        <w:t xml:space="preserve">used </w:t>
      </w:r>
      <w:r w:rsidRPr="00E12E40">
        <w:rPr>
          <w:rFonts w:ascii="Times-Roman" w:hAnsi="Times-Roman" w:cs="Times-Roman"/>
        </w:rPr>
        <w:t>extensively for the detection, localization, and characterization of electric faults</w:t>
      </w:r>
      <w:r w:rsidR="00291D56">
        <w:rPr>
          <w:rFonts w:ascii="Times-Roman" w:hAnsi="Times-Roman" w:cs="Times-Roman"/>
        </w:rPr>
        <w:t xml:space="preserve"> </w:t>
      </w:r>
      <w:r w:rsidR="00531D9E">
        <w:rPr>
          <w:rFonts w:ascii="Times-Roman" w:hAnsi="Times-Roman" w:cs="Times-Roman"/>
        </w:rPr>
        <w:fldChar w:fldCharType="begin"/>
      </w:r>
      <w:r w:rsidR="00531D9E">
        <w:rPr>
          <w:rFonts w:ascii="Times-Roman" w:hAnsi="Times-Roman" w:cs="Times-Roman"/>
        </w:rPr>
        <w:instrText xml:space="preserve"> ADDIN ZOTERO_ITEM CSL_CITATION {"citationID":"L6ltK6wd","properties":{"formattedCitation":"[1]","plainCitation":"[1]","noteIndex":0},"citationItems":[{"id":1600,"uris":["http://zotero.org/users/4795485/items/MI436YF3"],"itemData":{"id":1600,"type":"article-journal","container-title":"IEEE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531D9E">
        <w:rPr>
          <w:rFonts w:ascii="Times-Roman" w:hAnsi="Times-Roman" w:cs="Times-Roman"/>
        </w:rPr>
        <w:fldChar w:fldCharType="separate"/>
      </w:r>
      <w:r w:rsidR="00531D9E" w:rsidRPr="00531D9E">
        <w:rPr>
          <w:rFonts w:ascii="Times-Roman" w:hAnsi="Times-Roman"/>
        </w:rPr>
        <w:t>[1]</w:t>
      </w:r>
      <w:r w:rsidR="00531D9E">
        <w:rPr>
          <w:rFonts w:ascii="Times-Roman" w:hAnsi="Times-Roman" w:cs="Times-Roman"/>
        </w:rPr>
        <w:fldChar w:fldCharType="end"/>
      </w:r>
      <w:r w:rsidRPr="00E12E40">
        <w:rPr>
          <w:rFonts w:ascii="Times-Roman" w:hAnsi="Times-Roman" w:cs="Times-Roman"/>
        </w:rPr>
        <w:t xml:space="preserve">. Reflectometry consists </w:t>
      </w:r>
      <w:r>
        <w:rPr>
          <w:rFonts w:ascii="Times-Roman" w:hAnsi="Times-Roman" w:cs="Times-Roman"/>
        </w:rPr>
        <w:t>of</w:t>
      </w:r>
      <w:r w:rsidRPr="00E12E40">
        <w:rPr>
          <w:rFonts w:ascii="Times-Roman" w:hAnsi="Times-Roman" w:cs="Times-Roman"/>
        </w:rPr>
        <w:t xml:space="preserve"> injecting a test signal into the wire. A part of its energy is reflected back to the injection point when it crosses impedance discontinuities within the wire. The test device then extracts information about the location and the nature of these discontinuities from the re</w:t>
      </w:r>
      <w:r>
        <w:rPr>
          <w:rFonts w:ascii="Times-Roman" w:hAnsi="Times-Roman" w:cs="Times-Roman"/>
        </w:rPr>
        <w:t>flected</w:t>
      </w:r>
      <w:r w:rsidRPr="00E12E40">
        <w:rPr>
          <w:rFonts w:ascii="Times-Roman" w:hAnsi="Times-Roman" w:cs="Times-Roman"/>
        </w:rPr>
        <w:t xml:space="preserve"> signal. If the topology of the network is branched, testing using a single device suffers from ambiguity.  </w:t>
      </w:r>
      <w:r>
        <w:rPr>
          <w:rFonts w:ascii="Times-Roman" w:hAnsi="Times-Roman" w:cs="Times-Roman"/>
        </w:rPr>
        <w:t>If a reflectometry sensor is testing a wire network with two equal-length arms, one of which has a fault, it is impossible to determine which of the arms is faulty from this single sensor.</w:t>
      </w:r>
      <w:r w:rsidR="00531D9E">
        <w:rPr>
          <w:rFonts w:ascii="Times-Roman" w:hAnsi="Times-Roman" w:cs="Times-Roman"/>
        </w:rPr>
        <w:t xml:space="preserve"> </w:t>
      </w:r>
      <w:r w:rsidR="00531D9E">
        <w:rPr>
          <w:rFonts w:ascii="Times-Roman" w:hAnsi="Times-Roman" w:cs="Times-Roman"/>
        </w:rPr>
        <w:fldChar w:fldCharType="begin"/>
      </w:r>
      <w:r w:rsidR="00531D9E">
        <w:rPr>
          <w:rFonts w:ascii="Times-Roman" w:hAnsi="Times-Roman" w:cs="Times-Roman"/>
        </w:rPr>
        <w:instrText xml:space="preserve"> ADDIN ZOTERO_ITEM CSL_CITATION {"citationID":"3mzNtAzG","properties":{"formattedCitation":"[2], [3]","plainCitation":"[2], [3]","noteIndex":0},"citationItems":[{"id":5760,"uris":["http://zotero.org/groups/2827401/items/L6NRFJ8I"],"itemData":{"id":5760,"type":"article-journal","container-title":"IEEE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531D9E">
        <w:rPr>
          <w:rFonts w:ascii="Times-Roman" w:hAnsi="Times-Roman" w:cs="Times-Roman"/>
        </w:rPr>
        <w:fldChar w:fldCharType="separate"/>
      </w:r>
      <w:r w:rsidR="00531D9E" w:rsidRPr="00531D9E">
        <w:rPr>
          <w:rFonts w:ascii="Times-Roman" w:hAnsi="Times-Roman"/>
        </w:rPr>
        <w:t>[2], [3]</w:t>
      </w:r>
      <w:r w:rsidR="00531D9E">
        <w:rPr>
          <w:rFonts w:ascii="Times-Roman" w:hAnsi="Times-Roman" w:cs="Times-Roman"/>
        </w:rPr>
        <w:fldChar w:fldCharType="end"/>
      </w:r>
      <w:r w:rsidRPr="00E12E40">
        <w:rPr>
          <w:rFonts w:ascii="Times-Roman" w:hAnsi="Times-Roman" w:cs="Times-Roman"/>
        </w:rPr>
        <w:t xml:space="preserve"> </w:t>
      </w:r>
      <w:r>
        <w:rPr>
          <w:rFonts w:ascii="Times-Roman" w:hAnsi="Times-Roman" w:cs="Times-Roman"/>
        </w:rPr>
        <w:t xml:space="preserve">If an open circuit and a short circuit, which have equal and opposite reflections appear at the same distance from the sensor, their reflections cancel each other out and cannot be located from a single sensor. </w:t>
      </w:r>
      <w:r w:rsidRPr="00E12E40">
        <w:rPr>
          <w:rFonts w:ascii="Times-Roman" w:hAnsi="Times-Roman" w:cs="Times-Roman"/>
        </w:rPr>
        <w:t xml:space="preserve">Furthermore, </w:t>
      </w:r>
      <w:r>
        <w:rPr>
          <w:rFonts w:ascii="Times-Roman" w:hAnsi="Times-Roman" w:cs="Times-Roman"/>
        </w:rPr>
        <w:t>because</w:t>
      </w:r>
      <w:r w:rsidRPr="00E12E40">
        <w:rPr>
          <w:rFonts w:ascii="Times-Roman" w:hAnsi="Times-Roman" w:cs="Times-Roman"/>
        </w:rPr>
        <w:t xml:space="preserve"> </w:t>
      </w:r>
      <w:r>
        <w:rPr>
          <w:rFonts w:ascii="Times-Roman" w:hAnsi="Times-Roman" w:cs="Times-Roman"/>
        </w:rPr>
        <w:t xml:space="preserve">the </w:t>
      </w:r>
      <w:r w:rsidRPr="00E12E40">
        <w:rPr>
          <w:rFonts w:ascii="Times-Roman" w:hAnsi="Times-Roman" w:cs="Times-Roman"/>
        </w:rPr>
        <w:t>test device impedance is not matched to the</w:t>
      </w:r>
      <w:r>
        <w:rPr>
          <w:rFonts w:ascii="Times-Roman" w:hAnsi="Times-Roman" w:cs="Times-Roman"/>
        </w:rPr>
        <w:t xml:space="preserve"> </w:t>
      </w:r>
      <w:r>
        <w:rPr>
          <w:rFonts w:ascii="Times-Roman" w:hAnsi="Times-Roman" w:cs="Times-Roman"/>
        </w:rPr>
        <w:t>characteristic</w:t>
      </w:r>
      <w:r w:rsidRPr="00E12E40">
        <w:rPr>
          <w:rFonts w:ascii="Times-Roman" w:hAnsi="Times-Roman" w:cs="Times-Roman"/>
        </w:rPr>
        <w:t xml:space="preserve"> impedance of the wire, a part of the energy of the injected test signal is immediately reflected to </w:t>
      </w:r>
      <w:r>
        <w:rPr>
          <w:rFonts w:ascii="Times-Roman" w:hAnsi="Times-Roman" w:cs="Times-Roman"/>
        </w:rPr>
        <w:t xml:space="preserve">the </w:t>
      </w:r>
      <w:r w:rsidRPr="00E12E40">
        <w:rPr>
          <w:rFonts w:ascii="Times-Roman" w:hAnsi="Times-Roman" w:cs="Times-Roman"/>
        </w:rPr>
        <w:t>reflectometer</w:t>
      </w:r>
      <w:r>
        <w:rPr>
          <w:rFonts w:ascii="Times-Roman" w:hAnsi="Times-Roman" w:cs="Times-Roman"/>
        </w:rPr>
        <w:t>,</w:t>
      </w:r>
      <w:r w:rsidRPr="00E12E40">
        <w:rPr>
          <w:rFonts w:ascii="Times-Roman" w:hAnsi="Times-Roman" w:cs="Times-Roman"/>
        </w:rPr>
        <w:t xml:space="preserve"> giving rise to a phenomenon called </w:t>
      </w:r>
      <w:r>
        <w:rPr>
          <w:rFonts w:ascii="Times-Roman" w:hAnsi="Times-Roman" w:cs="Times-Roman"/>
        </w:rPr>
        <w:t xml:space="preserve">a </w:t>
      </w:r>
      <w:r w:rsidRPr="00E12E40">
        <w:rPr>
          <w:rFonts w:ascii="Times-Roman" w:hAnsi="Times-Roman" w:cs="Times-Roman"/>
        </w:rPr>
        <w:t>“blind zone” in which faults close to the injection point cannot detected.</w:t>
      </w:r>
      <w:r>
        <w:rPr>
          <w:rFonts w:ascii="Times-Roman" w:hAnsi="Times-Roman" w:cs="Times-Roman"/>
        </w:rPr>
        <w:t xml:space="preserve"> Another challenge for branched networks is that each branch reflects some of the transmitted thus reducing the reflection that returns to the tester and limiting the number of branches a single tester can see through before the signal is below its detection threshold.</w:t>
      </w:r>
      <w:r w:rsidR="00AC7666">
        <w:rPr>
          <w:rFonts w:ascii="Times-Roman" w:hAnsi="Times-Roman" w:cs="Times-Roman"/>
        </w:rPr>
        <w:t xml:space="preserve"> </w:t>
      </w:r>
      <w:r w:rsidR="00AC7666">
        <w:rPr>
          <w:rFonts w:ascii="Times-Roman" w:hAnsi="Times-Roman" w:cs="Times-Roman"/>
        </w:rPr>
        <w:fldChar w:fldCharType="begin"/>
      </w:r>
      <w:r w:rsidR="00AC7666">
        <w:rPr>
          <w:rFonts w:ascii="Times-Roman" w:hAnsi="Times-Roman" w:cs="Times-Roman"/>
        </w:rPr>
        <w:instrText xml:space="preserve"> ADDIN ZOTERO_ITEM CSL_CITATION {"citationID":"dkjiRl2A","properties":{"formattedCitation":"[3]","plainCitation":"[3]","noteIndex":0},"citationItems":[{"id":3619,"uris":["http://zotero.org/groups/2827401/items/5NJ8JDSX"],"itemData":{"id":3619,"type":"article-journal","container-title":"Applied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AC7666">
        <w:rPr>
          <w:rFonts w:ascii="Times-Roman" w:hAnsi="Times-Roman"/>
        </w:rPr>
        <w:t>[3]</w:t>
      </w:r>
      <w:r w:rsidR="00AC7666">
        <w:rPr>
          <w:rFonts w:ascii="Times-Roman" w:hAnsi="Times-Roman" w:cs="Times-Roman"/>
        </w:rPr>
        <w:fldChar w:fldCharType="end"/>
      </w:r>
      <w:r w:rsidR="009E75A6" w:rsidRPr="00E12E40">
        <w:rPr>
          <w:rFonts w:ascii="Times-Roman" w:hAnsi="Times-Roman" w:cs="Times-Roman"/>
        </w:rPr>
        <w:t xml:space="preserve"> </w:t>
      </w:r>
      <w:r>
        <w:rPr>
          <w:rFonts w:ascii="Times-Roman" w:hAnsi="Times-Roman" w:cs="Times-Roman"/>
        </w:rPr>
        <w:t xml:space="preserve"> Attenuation on long wire lengths exacerbates this problem</w:t>
      </w:r>
      <w:r w:rsidR="00AC7666">
        <w:rPr>
          <w:rFonts w:ascii="Times-Roman" w:hAnsi="Times-Roman" w:cs="Times-Roman"/>
        </w:rPr>
        <w:t xml:space="preserve">. </w:t>
      </w:r>
      <w:r w:rsidRPr="00366FFE">
        <w:rPr>
          <w:rFonts w:ascii="Times-Roman" w:hAnsi="Times-Roman" w:cs="Times-Roman"/>
        </w:rPr>
        <w:t>To solve these problems, distributed reflectometry</w:t>
      </w:r>
      <w:r>
        <w:rPr>
          <w:rFonts w:ascii="Times-Roman" w:hAnsi="Times-Roman" w:cs="Times-Roman"/>
        </w:rPr>
        <w:t xml:space="preserve"> uses</w:t>
      </w:r>
      <w:r w:rsidRPr="00366FFE">
        <w:rPr>
          <w:rFonts w:ascii="Times-Roman" w:hAnsi="Times-Roman" w:cs="Times-Roman"/>
        </w:rPr>
        <w:t xml:space="preserve"> multiple reflectometry-based sensors placed at </w:t>
      </w:r>
      <w:r>
        <w:rPr>
          <w:rFonts w:ascii="Times-Roman" w:hAnsi="Times-Roman" w:cs="Times-Roman"/>
        </w:rPr>
        <w:t>various</w:t>
      </w:r>
      <w:r w:rsidRPr="00366FFE">
        <w:rPr>
          <w:rFonts w:ascii="Times-Roman" w:hAnsi="Times-Roman" w:cs="Times-Roman"/>
        </w:rPr>
        <w:t xml:space="preserve"> ends of the </w:t>
      </w:r>
      <w:r>
        <w:rPr>
          <w:rFonts w:ascii="Times-Roman" w:hAnsi="Times-Roman" w:cs="Times-Roman"/>
        </w:rPr>
        <w:t xml:space="preserve">wire </w:t>
      </w:r>
      <w:r w:rsidRPr="00366FFE">
        <w:rPr>
          <w:rFonts w:ascii="Times-Roman" w:hAnsi="Times-Roman" w:cs="Times-Roman"/>
        </w:rPr>
        <w:t>network.</w:t>
      </w:r>
      <w:r w:rsidR="00AC7666" w:rsidRPr="00AC7666">
        <w:rPr>
          <w:rFonts w:ascii="Times-Roman" w:hAnsi="Times-Roman" w:cs="Times-Roman"/>
        </w:rPr>
        <w:t xml:space="preserve"> </w:t>
      </w:r>
      <w:r w:rsidR="00AC7666">
        <w:rPr>
          <w:rFonts w:ascii="Times-Roman" w:hAnsi="Times-Roman" w:cs="Times-Roman"/>
        </w:rPr>
        <w:fldChar w:fldCharType="begin"/>
      </w:r>
      <w:r w:rsidR="001A375C">
        <w:rPr>
          <w:rFonts w:ascii="Times-Roman" w:hAnsi="Times-Roman" w:cs="Times-Roman"/>
        </w:rPr>
        <w:instrText xml:space="preserve"> ADDIN ZOTERO_ITEM CSL_CITATION {"citationID":"oBczlPUA","properties":{"formattedCitation":"[2], [3]","plainCitation":"[2], [3]","noteIndex":0},"citationItems":[{"id":5760,"uris":["http://zotero.org/groups/2827401/items/L6NRFJ8I"],"itemData":{"id":5760,"type":"article-journal","container-title":"IEEE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531D9E">
        <w:rPr>
          <w:rFonts w:ascii="Times-Roman" w:hAnsi="Times-Roman"/>
        </w:rPr>
        <w:t>[2], [3]</w:t>
      </w:r>
      <w:r w:rsidR="00AC7666">
        <w:rPr>
          <w:rFonts w:ascii="Times-Roman" w:hAnsi="Times-Roman" w:cs="Times-Roman"/>
        </w:rPr>
        <w:fldChar w:fldCharType="end"/>
      </w:r>
      <w:r w:rsidRPr="00FC0E54">
        <w:rPr>
          <w:rFonts w:ascii="Times-Roman" w:hAnsi="Times-Roman" w:cs="Times-Roman"/>
        </w:rPr>
        <w:t xml:space="preserve"> Each sensor performs its diagnosis</w:t>
      </w:r>
      <w:r>
        <w:rPr>
          <w:rFonts w:ascii="Times-Roman" w:hAnsi="Times-Roman" w:cs="Times-Roman"/>
        </w:rPr>
        <w:t>,</w:t>
      </w:r>
      <w:r w:rsidRPr="00FC0E54">
        <w:rPr>
          <w:rFonts w:ascii="Times-Roman" w:hAnsi="Times-Roman" w:cs="Times-Roman"/>
        </w:rPr>
        <w:t xml:space="preserve"> providing a different perspective</w:t>
      </w:r>
      <w:r w:rsidRPr="00FC0E54">
        <w:rPr>
          <w:rFonts w:ascii="CMR10" w:hAnsi="CMR10" w:cs="CMR10"/>
          <w:sz w:val="22"/>
          <w:szCs w:val="22"/>
          <w:lang w:eastAsia="fr-FR"/>
        </w:rPr>
        <w:t xml:space="preserve"> </w:t>
      </w:r>
      <w:r w:rsidRPr="00FC0E54">
        <w:rPr>
          <w:rFonts w:ascii="Times-Roman" w:hAnsi="Times-Roman" w:cs="Times-Roman"/>
        </w:rPr>
        <w:t>of the network topology. The aggregation of information from all sensors</w:t>
      </w:r>
      <w:r w:rsidRPr="00FC0E54">
        <w:rPr>
          <w:rFonts w:ascii="CMR10" w:hAnsi="CMR10" w:cs="CMR10"/>
          <w:sz w:val="22"/>
          <w:szCs w:val="22"/>
          <w:lang w:eastAsia="fr-FR"/>
        </w:rPr>
        <w:t xml:space="preserve"> </w:t>
      </w:r>
      <w:r w:rsidRPr="00FC0E54">
        <w:rPr>
          <w:rFonts w:ascii="Times-Roman" w:hAnsi="Times-Roman" w:cs="Times-Roman"/>
        </w:rPr>
        <w:t>allows the removal of fault location ambiguities</w:t>
      </w:r>
      <w:r>
        <w:rPr>
          <w:rFonts w:ascii="Times-Roman" w:hAnsi="Times-Roman" w:cs="Times-Roman"/>
        </w:rPr>
        <w:t xml:space="preserve">, blind zones, and allows </w:t>
      </w:r>
      <w:r w:rsidR="00E41203">
        <w:rPr>
          <w:rFonts w:ascii="Times-Roman" w:hAnsi="Times-Roman" w:cs="Times-Roman"/>
        </w:rPr>
        <w:t xml:space="preserve">the </w:t>
      </w:r>
      <w:r>
        <w:rPr>
          <w:rFonts w:ascii="Times-Roman" w:hAnsi="Times-Roman" w:cs="Times-Roman"/>
        </w:rPr>
        <w:t>testing of longer and more complex networks</w:t>
      </w:r>
      <w:r w:rsidRPr="00FC0E54">
        <w:rPr>
          <w:rFonts w:ascii="Times-Roman" w:hAnsi="Times-Roman" w:cs="Times-Roman"/>
        </w:rPr>
        <w:t>.</w:t>
      </w:r>
      <w:r>
        <w:rPr>
          <w:rFonts w:ascii="Times-Roman" w:hAnsi="Times-Roman" w:cs="Times-Roman"/>
        </w:rPr>
        <w:t xml:space="preserve"> This can be accomplished in two ways. </w:t>
      </w:r>
      <w:r w:rsidRPr="009C7C36">
        <w:rPr>
          <w:rFonts w:ascii="Times-Roman" w:hAnsi="Times-Roman" w:cs="Times-Roman"/>
        </w:rPr>
        <w:t>At first glance, activating each sensor one at a time may seem</w:t>
      </w:r>
      <w:r>
        <w:rPr>
          <w:rFonts w:ascii="Times-Roman" w:hAnsi="Times-Roman" w:cs="Times-Roman"/>
        </w:rPr>
        <w:t xml:space="preserve"> like a good way to prevent</w:t>
      </w:r>
      <w:r w:rsidRPr="009C7C36">
        <w:rPr>
          <w:rFonts w:ascii="Times-Roman" w:hAnsi="Times-Roman" w:cs="Times-Roman"/>
        </w:rPr>
        <w:t xml:space="preserve"> interference</w:t>
      </w:r>
      <w:r w:rsidRPr="009165EE">
        <w:rPr>
          <w:rFonts w:ascii="Times-Roman" w:hAnsi="Times-Roman" w:cs="Times-Roman"/>
        </w:rPr>
        <w:t xml:space="preserve"> </w:t>
      </w:r>
      <w:r>
        <w:rPr>
          <w:rFonts w:ascii="Times-Roman" w:hAnsi="Times-Roman" w:cs="Times-Roman"/>
        </w:rPr>
        <w:t>between them</w:t>
      </w:r>
      <w:r w:rsidRPr="009165EE">
        <w:rPr>
          <w:rFonts w:ascii="Times-Roman" w:hAnsi="Times-Roman" w:cs="Times-Roman"/>
        </w:rPr>
        <w:t xml:space="preserve">. </w:t>
      </w:r>
      <w:r>
        <w:rPr>
          <w:rFonts w:ascii="Times-Roman" w:hAnsi="Times-Roman" w:cs="Times-Roman"/>
        </w:rPr>
        <w:t>However, this means that only a portion of the system is being tested at any given time, and intermittent faults will be missed during this time. For continual testing and monitoring, for which SS</w:t>
      </w:r>
      <w:r w:rsidR="009715C3">
        <w:rPr>
          <w:rFonts w:ascii="Times-Roman" w:hAnsi="Times-Roman" w:cs="Times-Roman"/>
        </w:rPr>
        <w:t>/</w:t>
      </w:r>
      <w:r>
        <w:rPr>
          <w:rFonts w:ascii="Times-Roman" w:hAnsi="Times-Roman" w:cs="Times-Roman"/>
        </w:rPr>
        <w:t>STDR is known, each sensor should test continually and simultaneously</w:t>
      </w:r>
      <w:r w:rsidR="00AC7666">
        <w:rPr>
          <w:rFonts w:ascii="Times-Roman" w:hAnsi="Times-Roman" w:cs="Times-Roman"/>
        </w:rPr>
        <w:t xml:space="preserve">. </w:t>
      </w:r>
      <w:r w:rsidR="00AC7666">
        <w:rPr>
          <w:rFonts w:ascii="Times-Roman" w:hAnsi="Times-Roman" w:cs="Times-Roman"/>
        </w:rPr>
        <w:lastRenderedPageBreak/>
        <w:t>In this case, signals from the sensors need to be chosen so that they do not interfere with each other.</w:t>
      </w:r>
    </w:p>
    <w:p w14:paraId="46471033" w14:textId="79530797" w:rsidR="005B170A" w:rsidRDefault="005B170A" w:rsidP="00AC7666">
      <w:pPr>
        <w:spacing w:after="120"/>
        <w:jc w:val="both"/>
        <w:rPr>
          <w:rFonts w:ascii="Times-Roman" w:hAnsi="Times-Roman" w:cs="Times-Roman"/>
        </w:rPr>
      </w:pPr>
      <w:r>
        <w:rPr>
          <w:rFonts w:ascii="Times-Roman" w:hAnsi="Times-Roman" w:cs="Times-Roman"/>
        </w:rPr>
        <w:t xml:space="preserve">In this paper, </w:t>
      </w:r>
      <w:r w:rsidR="00AC7666">
        <w:rPr>
          <w:rFonts w:ascii="Times-Roman" w:hAnsi="Times-Roman" w:cs="Times-Roman"/>
        </w:rPr>
        <w:t xml:space="preserve">we focus </w:t>
      </w:r>
      <w:r w:rsidR="00AC7666" w:rsidRPr="00954534">
        <w:rPr>
          <w:rFonts w:ascii="Times-Roman" w:hAnsi="Times-Roman" w:cs="Times-Roman"/>
        </w:rPr>
        <w:t xml:space="preserve">on enabling distributed sensing and diagnosis of branched wire networks using </w:t>
      </w:r>
      <w:r w:rsidR="00AC7666">
        <w:rPr>
          <w:rFonts w:ascii="Times-Roman" w:hAnsi="Times-Roman" w:cs="Times-Roman"/>
        </w:rPr>
        <w:t>STDR and SSTDR,</w:t>
      </w:r>
      <w:r w:rsidR="00AC7666" w:rsidRPr="00954534">
        <w:rPr>
          <w:rFonts w:ascii="Times-Roman" w:hAnsi="Times-Roman" w:cs="Times-Roman"/>
        </w:rPr>
        <w:t xml:space="preserve"> with zero-correlation codes (ZCZ). The advantage of these codes is that they </w:t>
      </w:r>
      <w:r w:rsidR="00AC7666">
        <w:rPr>
          <w:rFonts w:ascii="Times-Roman" w:hAnsi="Times-Roman" w:cs="Times-Roman"/>
        </w:rPr>
        <w:t xml:space="preserve">do not interfere with each other </w:t>
      </w:r>
      <w:r w:rsidR="00AC7666" w:rsidRPr="00954534">
        <w:rPr>
          <w:rFonts w:ascii="Times-Roman" w:hAnsi="Times-Roman" w:cs="Times-Roman"/>
        </w:rPr>
        <w:t>over a specific zone (in time or space) that can greatly improve testing accuracy. This has been previously introduced in</w:t>
      </w:r>
      <w:r w:rsidR="00AC7666">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{"citationID":"xOcGaumL","properties":{"formattedCitation":"[4], [5], [6]","plainCitation":"[4], [5], [6]","noteIndex":0},"citationItems":[{"id":3677,"uris":["http://zotero.org/groups/2827401/items/MISWZVU7"],"itemData":{"id":3677,"type":"article-journal","abstract":"Spread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[4], [5], [6]</w:t>
      </w:r>
      <w:r w:rsidR="001A375C">
        <w:rPr>
          <w:rFonts w:ascii="Times-Roman" w:hAnsi="Times-Roman" w:cs="Times-Roman"/>
        </w:rPr>
        <w:fldChar w:fldCharType="end"/>
      </w:r>
      <w:r w:rsidR="00AC7666" w:rsidRPr="00954534">
        <w:rPr>
          <w:rFonts w:ascii="Times-Roman" w:hAnsi="Times-Roman" w:cs="Times-Roman"/>
        </w:rPr>
        <w:t xml:space="preserve">, and in this paper, we validate these results with measurement on a Y-shaped branched network. We compare </w:t>
      </w:r>
      <w:r w:rsidR="00AC7666" w:rsidRPr="00094379">
        <w:rPr>
          <w:rFonts w:ascii="Times-Roman" w:hAnsi="Times-Roman" w:cs="Times-Roman"/>
          <w:i/>
          <w:iCs/>
        </w:rPr>
        <w:t>m</w:t>
      </w:r>
      <w:r w:rsidR="00AC7666" w:rsidRPr="00954534">
        <w:rPr>
          <w:rFonts w:ascii="Times-Roman" w:hAnsi="Times-Roman" w:cs="Times-Roman"/>
        </w:rPr>
        <w:t>-, Gold, and ZCZ sequences to determine how much interference will be seen with up to 15 interferers.</w:t>
      </w:r>
      <w:r w:rsidR="00AC7666">
        <w:rPr>
          <w:rFonts w:ascii="Times-Roman" w:hAnsi="Times-Roman" w:cs="Times-Roman"/>
        </w:rPr>
        <w:t xml:space="preserve"> Results are validated with measurement and simulation.</w:t>
      </w:r>
    </w:p>
    <w:p w14:paraId="2F455051" w14:textId="31E43DAC" w:rsidR="005B170A" w:rsidRDefault="005B170A" w:rsidP="005B170A">
      <w:pPr>
        <w:jc w:val="both"/>
        <w:rPr>
          <w:rFonts w:ascii="Times-Roman" w:hAnsi="Times-Roman" w:cs="Times-Roman"/>
        </w:rPr>
      </w:pPr>
      <w:r>
        <w:rPr>
          <w:rFonts w:ascii="Times-Roman" w:hAnsi="Times-Roman" w:cs="Times-Roman"/>
        </w:rPr>
        <w:t xml:space="preserve">This paper is organized as follows. Section II describes the analytical model of the </w:t>
      </w:r>
      <w:r w:rsidRPr="009C7C36">
        <w:rPr>
          <w:rFonts w:ascii="Times-Roman" w:hAnsi="Times-Roman" w:cs="Times-Roman"/>
        </w:rPr>
        <w:t>distributed</w:t>
      </w:r>
      <w:r>
        <w:rPr>
          <w:rFonts w:ascii="Times-Roman" w:hAnsi="Times-Roman" w:cs="Times-Roman"/>
        </w:rPr>
        <w:t xml:space="preserve"> diagnos</w:t>
      </w:r>
      <w:r w:rsidR="009C3FBF">
        <w:rPr>
          <w:rFonts w:ascii="Times-Roman" w:hAnsi="Times-Roman" w:cs="Times-Roman"/>
        </w:rPr>
        <w:t>tic</w:t>
      </w:r>
      <w:r>
        <w:rPr>
          <w:rFonts w:ascii="Times-Roman" w:hAnsi="Times-Roman" w:cs="Times-Roman"/>
        </w:rPr>
        <w:t xml:space="preserve"> system. Section III discusses the selection of suitable signals that provide interference-free measurements. </w:t>
      </w:r>
      <w:r w:rsidR="00AC7666">
        <w:rPr>
          <w:rFonts w:ascii="Times-Roman" w:hAnsi="Times-Roman" w:cs="Times-Roman"/>
        </w:rPr>
        <w:t xml:space="preserve">Experimental validation is conducted in Section IV. </w:t>
      </w:r>
      <w:r>
        <w:rPr>
          <w:rFonts w:ascii="Times-Roman" w:hAnsi="Times-Roman" w:cs="Times-Roman"/>
        </w:rPr>
        <w:t xml:space="preserve">Numerical analysis is carried out in Section V to verify the analytical results. </w:t>
      </w:r>
      <w:r w:rsidR="00AC7666">
        <w:rPr>
          <w:rFonts w:ascii="Times-Roman" w:hAnsi="Times-Roman" w:cs="Times-Roman"/>
        </w:rPr>
        <w:t>The discussion and c</w:t>
      </w:r>
      <w:r>
        <w:rPr>
          <w:rFonts w:ascii="Times-Roman" w:hAnsi="Times-Roman" w:cs="Times-Roman"/>
        </w:rPr>
        <w:t>onclu</w:t>
      </w:r>
      <w:r w:rsidR="00AC7666">
        <w:rPr>
          <w:rFonts w:ascii="Times-Roman" w:hAnsi="Times-Roman" w:cs="Times-Roman"/>
        </w:rPr>
        <w:t>sion</w:t>
      </w:r>
      <w:r>
        <w:rPr>
          <w:rFonts w:ascii="Times-Roman" w:hAnsi="Times-Roman" w:cs="Times-Roman"/>
        </w:rPr>
        <w:t xml:space="preserve"> in Section VI</w:t>
      </w:r>
      <w:r w:rsidR="00AC7666">
        <w:rPr>
          <w:rFonts w:ascii="Times-Roman" w:hAnsi="Times-Roman" w:cs="Times-Roman"/>
        </w:rPr>
        <w:t xml:space="preserve"> describes how to adapt these results to other systems</w:t>
      </w:r>
      <w:r>
        <w:rPr>
          <w:rFonts w:ascii="Times-Roman" w:hAnsi="Times-Roman" w:cs="Times-Roman"/>
        </w:rPr>
        <w:t>.</w:t>
      </w:r>
    </w:p>
    <w:p w14:paraId="5DE1D7FD" w14:textId="77777777" w:rsidR="00160CE0" w:rsidRPr="00CF232E" w:rsidRDefault="00452831" w:rsidP="002B7337">
      <w:pPr>
        <w:pStyle w:val="Heading1"/>
        <w:rPr>
          <w:lang w:val="en-US"/>
        </w:rPr>
      </w:pPr>
      <w:r w:rsidRPr="00CF232E">
        <w:rPr>
          <w:lang w:val="en-US"/>
        </w:rPr>
        <w:t>System Model</w:t>
      </w:r>
    </w:p>
    <w:p w14:paraId="3C27DA41" w14:textId="3143E1CC" w:rsidR="00B86F55" w:rsidRPr="00CF232E" w:rsidRDefault="003C6227" w:rsidP="003B2C9C">
      <w:pPr>
        <w:spacing w:before="120"/>
        <w:jc w:val="both"/>
        <w:rPr>
          <w:rFonts w:ascii="Times-Roman" w:hAnsi="Times-Roman" w:cs="Times-Roman"/>
        </w:rPr>
      </w:pPr>
      <w:r w:rsidRPr="00B80AE7">
        <w:rPr>
          <w:rFonts w:ascii="Times-Roman" w:hAnsi="Times-Roman" w:cs="Times-Roman"/>
        </w:rPr>
        <w:t>A block</w:t>
      </w:r>
      <w:r w:rsidR="00B86F55" w:rsidRPr="00B80AE7">
        <w:rPr>
          <w:rFonts w:ascii="Times-Roman" w:hAnsi="Times-Roman" w:cs="Times-Roman"/>
        </w:rPr>
        <w:t xml:space="preserve"> diagram of</w:t>
      </w:r>
      <w:r w:rsidR="00623FB0" w:rsidRPr="00B80AE7">
        <w:rPr>
          <w:rFonts w:ascii="Times-Roman" w:hAnsi="Times-Roman" w:cs="Times-Roman"/>
        </w:rPr>
        <w:t xml:space="preserve"> </w:t>
      </w:r>
      <w:r w:rsidR="00530829" w:rsidRPr="00B80AE7">
        <w:rPr>
          <w:rFonts w:ascii="Times-Roman" w:hAnsi="Times-Roman" w:cs="Times-Roman"/>
        </w:rPr>
        <w:t xml:space="preserve">a </w:t>
      </w:r>
      <w:r w:rsidR="009715C3">
        <w:rPr>
          <w:rFonts w:ascii="Times-Roman" w:hAnsi="Times-Roman" w:cs="Times-Roman"/>
        </w:rPr>
        <w:t xml:space="preserve">Spread spectrum and </w:t>
      </w:r>
      <w:r w:rsidR="00530829" w:rsidRPr="00B80AE7">
        <w:rPr>
          <w:rFonts w:ascii="Times-Roman" w:hAnsi="Times-Roman" w:cs="Times-Roman"/>
        </w:rPr>
        <w:t xml:space="preserve">Sequence Time Domain Reflectometry </w:t>
      </w:r>
      <w:r w:rsidR="00530829" w:rsidRPr="00033A1D">
        <w:rPr>
          <w:rFonts w:ascii="Times-Roman" w:hAnsi="Times-Roman" w:cs="Times-Roman"/>
        </w:rPr>
        <w:t>(</w:t>
      </w:r>
      <w:r w:rsidR="009715C3">
        <w:rPr>
          <w:rFonts w:ascii="Times-Roman" w:hAnsi="Times-Roman" w:cs="Times-Roman"/>
        </w:rPr>
        <w:t>SS/</w:t>
      </w:r>
      <w:r w:rsidR="007E639E" w:rsidRPr="00033A1D">
        <w:rPr>
          <w:rFonts w:ascii="Times-Roman" w:hAnsi="Times-Roman" w:cs="Times-Roman"/>
        </w:rPr>
        <w:t>STDR</w:t>
      </w:r>
      <w:r w:rsidR="00530829" w:rsidRPr="00033A1D">
        <w:rPr>
          <w:rFonts w:ascii="Times-Roman" w:hAnsi="Times-Roman" w:cs="Times-Roman"/>
        </w:rPr>
        <w:t>)</w:t>
      </w:r>
      <w:r w:rsidR="007E639E" w:rsidRPr="00033A1D">
        <w:rPr>
          <w:rFonts w:ascii="Times-Roman" w:hAnsi="Times-Roman" w:cs="Times-Roman"/>
        </w:rPr>
        <w:t xml:space="preserve"> </w:t>
      </w:r>
      <w:r w:rsidR="00C448FB" w:rsidRPr="00033A1D">
        <w:rPr>
          <w:rFonts w:ascii="Times-Roman" w:hAnsi="Times-Roman" w:cs="Times-Roman"/>
        </w:rPr>
        <w:t>system</w:t>
      </w:r>
      <w:r w:rsidR="00B225F5" w:rsidRPr="00033A1D">
        <w:rPr>
          <w:rFonts w:ascii="Times-Roman" w:hAnsi="Times-Roman" w:cs="Times-Roman"/>
        </w:rPr>
        <w:t xml:space="preserve"> for testing a wire network from multiple locations (distributed sensing) </w:t>
      </w:r>
      <w:r w:rsidR="007E639E" w:rsidRPr="00033A1D">
        <w:rPr>
          <w:rFonts w:ascii="Times-Roman" w:hAnsi="Times-Roman" w:cs="Times-Roman"/>
        </w:rPr>
        <w:t xml:space="preserve">is shown in </w:t>
      </w:r>
      <w:r w:rsidR="003A3B0D" w:rsidRPr="00033A1D">
        <w:rPr>
          <w:rFonts w:ascii="Times-Roman" w:hAnsi="Times-Roman" w:cs="Times-Roman"/>
        </w:rPr>
        <w:fldChar w:fldCharType="begin"/>
      </w:r>
      <w:r w:rsidR="003A3B0D" w:rsidRPr="00033A1D">
        <w:rPr>
          <w:rFonts w:ascii="Times-Roman" w:hAnsi="Times-Roman" w:cs="Times-Roman"/>
        </w:rPr>
        <w:instrText xml:space="preserve"> REF _Ref189071508 \h </w:instrText>
      </w:r>
      <w:r w:rsidR="00033A1D">
        <w:rPr>
          <w:rFonts w:ascii="Times-Roman" w:hAnsi="Times-Roman" w:cs="Times-Roman"/>
        </w:rPr>
        <w:instrText xml:space="preserve"> \* MERGEFORMAT </w:instrText>
      </w:r>
      <w:r w:rsidR="003A3B0D" w:rsidRPr="00033A1D">
        <w:rPr>
          <w:rFonts w:ascii="Times-Roman" w:hAnsi="Times-Roman" w:cs="Times-Roman"/>
        </w:rPr>
      </w:r>
      <w:r w:rsidR="003A3B0D" w:rsidRPr="00033A1D">
        <w:rPr>
          <w:rFonts w:ascii="Times-Roman" w:hAnsi="Times-Roman" w:cs="Times-Roman"/>
        </w:rPr>
        <w:fldChar w:fldCharType="separate"/>
      </w:r>
      <w:r w:rsidR="003A3B0D" w:rsidRPr="00033A1D">
        <w:rPr>
          <w:rFonts w:ascii="Times-Roman" w:hAnsi="Times-Roman" w:cs="Times-Roman"/>
          <w:bCs/>
        </w:rPr>
        <w:t xml:space="preserve">Fig. </w:t>
      </w:r>
      <w:r w:rsidR="003A3B0D" w:rsidRPr="00033A1D">
        <w:rPr>
          <w:rFonts w:ascii="Times-Roman" w:hAnsi="Times-Roman" w:cs="Times-Roman"/>
          <w:bCs/>
          <w:noProof/>
        </w:rPr>
        <w:t>1</w:t>
      </w:r>
      <w:r w:rsidR="003A3B0D" w:rsidRPr="00033A1D">
        <w:rPr>
          <w:rFonts w:ascii="Times-Roman" w:hAnsi="Times-Roman" w:cs="Times-Roman"/>
        </w:rPr>
        <w:fldChar w:fldCharType="end"/>
      </w:r>
      <w:r w:rsidR="00B86F55" w:rsidRPr="00033A1D">
        <w:rPr>
          <w:rFonts w:ascii="Times-Roman" w:hAnsi="Times-Roman" w:cs="Times-Roman"/>
        </w:rPr>
        <w:t>.</w:t>
      </w:r>
      <w:r w:rsidR="00B225F5">
        <w:rPr>
          <w:rFonts w:ascii="Times-Roman" w:hAnsi="Times-Roman" w:cs="Times-Roman"/>
        </w:rPr>
        <w:t xml:space="preserve"> </w:t>
      </w:r>
    </w:p>
    <w:p w14:paraId="0AEE1A38" w14:textId="27003876" w:rsidR="003B2C9C" w:rsidRPr="00CF232E" w:rsidRDefault="0054000C" w:rsidP="003B2C9C">
      <w:pPr>
        <w:spacing w:before="120" w:after="120"/>
        <w:jc w:val="both"/>
        <w:rPr>
          <w:rFonts w:ascii="Times-Roman" w:hAnsi="Times-Roman" w:cs="Times-Roman"/>
        </w:rPr>
      </w:pPr>
      <w:r w:rsidRPr="00CF232E">
        <w:rPr>
          <w:rFonts w:ascii="Times-Roman" w:hAnsi="Times-Roman" w:cs="Times-Roman"/>
          <w:noProof/>
          <w:lang w:eastAsia="fr-FR"/>
        </w:rPr>
        <mc:AlternateContent>
          <mc:Choice Requires="wpc">
            <w:drawing>
              <wp:inline distT="0" distB="0" distL="0" distR="0" wp14:anchorId="7746E3E7" wp14:editId="5209D264">
                <wp:extent cx="3200400" cy="1295401"/>
                <wp:effectExtent l="0" t="0" r="19050" b="0"/>
                <wp:docPr id="43" name="Zone de dessin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21796606" name="Group 1821796606"/>
                        <wpg:cNvGrpSpPr/>
                        <wpg:grpSpPr>
                          <a:xfrm>
                            <a:off x="0" y="28442"/>
                            <a:ext cx="3194279" cy="1174885"/>
                            <a:chOff x="0" y="28442"/>
                            <a:chExt cx="3194279" cy="1174885"/>
                          </a:xfrm>
                        </wpg:grpSpPr>
                        <wpg:grpSp>
                          <wpg:cNvPr id="1514749358" name="Group 1514749358"/>
                          <wpg:cNvGrpSpPr/>
                          <wpg:grpSpPr>
                            <a:xfrm>
                              <a:off x="0" y="423470"/>
                              <a:ext cx="2304547" cy="779857"/>
                              <a:chOff x="0" y="337889"/>
                              <a:chExt cx="2304547" cy="779857"/>
                            </a:xfrm>
                          </wpg:grpSpPr>
                          <wpg:grpSp>
                            <wpg:cNvPr id="667357341" name="Group 667357341"/>
                            <wpg:cNvGrpSpPr/>
                            <wpg:grpSpPr>
                              <a:xfrm>
                                <a:off x="0" y="337889"/>
                                <a:ext cx="2304547" cy="779857"/>
                                <a:chOff x="0" y="337676"/>
                                <a:chExt cx="2304547" cy="779857"/>
                              </a:xfrm>
                            </wpg:grpSpPr>
                            <wps:wsp>
                              <wps:cNvPr id="3" name="Rectangle 3"/>
                              <wps:cNvSpPr/>
                              <wps:spPr>
                                <a:xfrm>
                                  <a:off x="0" y="337676"/>
                                  <a:ext cx="720000" cy="2522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BF734" w14:textId="14CC14C4" w:rsidR="00E40732" w:rsidRPr="00CF232E" w:rsidRDefault="00E40732" w:rsidP="0054000C">
                                    <w:pPr>
                                      <w:jc w:val="center"/>
                                    </w:pPr>
                                    <w:r w:rsidRPr="00CF232E">
                                      <w:t>S</w:t>
                                    </w:r>
                                    <w:r w:rsidR="00561FAC">
                                      <w:t>S</w:t>
                                    </w:r>
                                    <w:r w:rsidR="009715C3">
                                      <w:t>/</w:t>
                                    </w:r>
                                    <w:r w:rsidR="00561FAC">
                                      <w:t>STDR</w:t>
                                    </w:r>
                                  </w:p>
                                </w:txbxContent>
                              </wps:txbx>
                              <wps:bodyPr rot="0" spcFirstLastPara="0" vertOverflow="overflow" horzOverflow="overflow" vert="horz" wrap="square" lIns="91530" tIns="45765" rIns="91530" bIns="45765" numCol="1" spcCol="0" rtlCol="0" fromWordArt="0" anchor="ctr" anchorCtr="0" forceAA="0" compatLnSpc="1">
                                <a:prstTxWarp prst="textNoShape">
                                  <a:avLst/>
                                </a:prstTxWarp>
                                <a:noAutofit/>
                              </wps:bodyPr>
                            </wps:wsp>
                            <wps:wsp>
                              <wps:cNvPr id="12" name="Rectangle 12"/>
                              <wps:cNvSpPr/>
                              <wps:spPr>
                                <a:xfrm>
                                  <a:off x="1584547" y="865533"/>
                                  <a:ext cx="720000" cy="252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wps:txbx>
                              <wps:bodyPr rot="0" spcFirstLastPara="0" vert="horz" wrap="square" lIns="91530" tIns="45765" rIns="91530" bIns="45765" numCol="1" spcCol="0" rtlCol="0" fromWordArt="0" anchor="ctr" anchorCtr="0" forceAA="0" compatLnSpc="1">
                                <a:prstTxWarp prst="textNoShape">
                                  <a:avLst/>
                                </a:prstTxWarp>
                                <a:noAutofit/>
                              </wps:bodyPr>
                            </wps:wsp>
                            <wps:wsp>
                              <wps:cNvPr id="23" name="Connecteur droit avec flèche 23"/>
                              <wps:cNvCnPr/>
                              <wps:spPr>
                                <a:xfrm flipV="1">
                                  <a:off x="726513" y="462328"/>
                                  <a:ext cx="468000" cy="0"/>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Connecteur droit avec flèche 26"/>
                              <wps:cNvCnPr/>
                              <wps:spPr>
                                <a:xfrm flipV="1">
                                  <a:off x="298490" y="1049827"/>
                                  <a:ext cx="1280160" cy="2186"/>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 name="Groupe 1"/>
                              <wpg:cNvGrpSpPr/>
                              <wpg:grpSpPr>
                                <a:xfrm>
                                  <a:off x="1187292" y="438686"/>
                                  <a:ext cx="180203" cy="125368"/>
                                  <a:chOff x="1375506" y="248185"/>
                                  <a:chExt cx="180203" cy="125368"/>
                                </a:xfrm>
                              </wpg:grpSpPr>
                              <wps:wsp>
                                <wps:cNvPr id="29" name="Cylindre 29"/>
                                <wps:cNvSpPr/>
                                <wps:spPr>
                                  <a:xfrm rot="5400000">
                                    <a:off x="1442723" y="180968"/>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ylindre 30"/>
                                <wps:cNvSpPr/>
                                <wps:spPr>
                                  <a:xfrm>
                                    <a:off x="1445060" y="287535"/>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Connecteur droit avec flèche 35"/>
                              <wps:cNvCnPr/>
                              <wps:spPr>
                                <a:xfrm flipH="1">
                                  <a:off x="1280598" y="919911"/>
                                  <a:ext cx="309915" cy="0"/>
                                </a:xfrm>
                                <a:prstGeom prst="straightConnector1">
                                  <a:avLst/>
                                </a:prstGeom>
                                <a:ln w="952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36" name="Connecteur droit 36"/>
                            <wps:cNvCnPr/>
                            <wps:spPr>
                              <a:xfrm flipH="1">
                                <a:off x="1280598" y="564031"/>
                                <a:ext cx="0" cy="356616"/>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592726509" name="Connecteur droit 36"/>
                            <wps:cNvCnPr/>
                            <wps:spPr>
                              <a:xfrm flipH="1">
                                <a:off x="298490" y="591538"/>
                                <a:ext cx="0" cy="466344"/>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41767801" name="Group 141767801"/>
                          <wpg:cNvGrpSpPr/>
                          <wpg:grpSpPr>
                            <a:xfrm>
                              <a:off x="1360618" y="28442"/>
                              <a:ext cx="1833661" cy="1173345"/>
                              <a:chOff x="93042" y="0"/>
                              <a:chExt cx="1833903" cy="1173345"/>
                            </a:xfrm>
                          </wpg:grpSpPr>
                          <wps:wsp>
                            <wps:cNvPr id="1267749165" name="Connecteur droit 7"/>
                            <wps:cNvCnPr/>
                            <wps:spPr>
                              <a:xfrm>
                                <a:off x="93042" y="519676"/>
                                <a:ext cx="823069" cy="0"/>
                              </a:xfrm>
                              <a:prstGeom prst="line">
                                <a:avLst/>
                              </a:prstGeom>
                              <a:noFill/>
                              <a:ln w="19050" cap="flat" cmpd="sng" algn="ctr">
                                <a:solidFill>
                                  <a:sysClr val="windowText" lastClr="000000"/>
                                </a:solidFill>
                                <a:prstDash val="solid"/>
                                <a:miter lim="800000"/>
                              </a:ln>
                              <a:effectLst/>
                            </wps:spPr>
                            <wps:bodyPr/>
                          </wps:wsp>
                          <wps:wsp>
                            <wps:cNvPr id="817506879" name="Connecteur droit 11"/>
                            <wps:cNvCnPr/>
                            <wps:spPr>
                              <a:xfrm flipV="1">
                                <a:off x="1033772" y="0"/>
                                <a:ext cx="457200" cy="425264"/>
                              </a:xfrm>
                              <a:prstGeom prst="line">
                                <a:avLst/>
                              </a:prstGeom>
                              <a:noFill/>
                              <a:ln w="19050" cap="flat" cmpd="sng" algn="ctr">
                                <a:solidFill>
                                  <a:sysClr val="windowText" lastClr="000000"/>
                                </a:solidFill>
                                <a:prstDash val="solid"/>
                                <a:miter lim="800000"/>
                              </a:ln>
                              <a:effectLst/>
                            </wps:spPr>
                            <wps:bodyPr/>
                          </wps:wsp>
                          <wps:wsp>
                            <wps:cNvPr id="1838388899" name="Connecteur droit 15"/>
                            <wps:cNvCnPr/>
                            <wps:spPr>
                              <a:xfrm>
                                <a:off x="1012545" y="597345"/>
                                <a:ext cx="914400" cy="576000"/>
                              </a:xfrm>
                              <a:prstGeom prst="line">
                                <a:avLst/>
                              </a:prstGeom>
                              <a:noFill/>
                              <a:ln w="19050" cap="flat" cmpd="sng" algn="ctr">
                                <a:solidFill>
                                  <a:sysClr val="windowText" lastClr="000000"/>
                                </a:solidFill>
                                <a:prstDash val="solid"/>
                                <a:miter lim="800000"/>
                              </a:ln>
                              <a:effectLst/>
                            </wps:spPr>
                            <wps:bodyPr/>
                          </wps:wsp>
                          <wps:wsp>
                            <wps:cNvPr id="553707272" name="Connecteur en angle 27"/>
                            <wps:cNvCnPr/>
                            <wps:spPr>
                              <a:xfrm rot="10800000">
                                <a:off x="699656" y="464093"/>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69206873" name="Connecteur droit avec flèche 28"/>
                            <wps:cNvCnPr/>
                            <wps:spPr>
                              <a:xfrm flipV="1">
                                <a:off x="1061055" y="359410"/>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637898926" name="Connecteur droit avec flèche 31"/>
                            <wps:cNvCnPr/>
                            <wps:spPr>
                              <a:xfrm>
                                <a:off x="1061055" y="514302"/>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grpSp>
                            <wpg:cNvPr id="1904151577" name="Groupe 1"/>
                            <wpg:cNvGrpSpPr/>
                            <wpg:grpSpPr>
                              <a:xfrm rot="5400000">
                                <a:off x="886768" y="452109"/>
                                <a:ext cx="179705" cy="124461"/>
                                <a:chOff x="886768" y="452109"/>
                                <a:chExt cx="180203" cy="125368"/>
                              </a:xfrm>
                            </wpg:grpSpPr>
                            <wps:wsp>
                              <wps:cNvPr id="1164141594" name="Cylindre 29"/>
                              <wps:cNvSpPr/>
                              <wps:spPr>
                                <a:xfrm rot="5400000">
                                  <a:off x="953985" y="384892"/>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829295" name="Cylindre 30"/>
                              <wps:cNvSpPr/>
                              <wps:spPr>
                                <a:xfrm>
                                  <a:off x="956322" y="491459"/>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wpc:wpc>
                  </a:graphicData>
                </a:graphic>
              </wp:inline>
            </w:drawing>
          </mc:Choice>
          <mc:Fallback xmlns:w16sdtfl="http://schemas.microsoft.com/office/word/2024/wordml/sdtformatlock" xmlns:w16du="http://schemas.microsoft.com/office/word/2023/wordml/word16du" xmlns:oel="http://schemas.microsoft.com/office/2019/extlst">
            <w:pict>
              <v:group w14:anchorId="7746E3E7" id="Zone de dessin 43" o:spid="_x0000_s1026" editas="canvas" style="width:252pt;height:102pt;mso-position-horizontal-relative:char;mso-position-vertical-relative:line" coordsize="3200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2954;visibility:visible;mso-wrap-style:square">
                  <v:fill o:detectmouseclick="t"/>
                  <v:path o:connecttype="none"/>
                </v:shape>
                <v:group id="Group 1821796606" o:spid="_x0000_s1028" style="position:absolute;top:284;width:31942;height:11749" coordorigin=",284" coordsize="31942,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">
                  <v:group id="Group 1514749358" o:spid="_x0000_s1029" style="position:absolute;top:4234;width:23045;height:7799" coordorigin=",3378"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">
                    <v:group id="Group 667357341" o:spid="_x0000_s1030" style="position:absolute;top:3378;width:23045;height:7799" coordorigin=",3376"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">
                      <v:rect id="Rectangle 3" o:spid="_x0000_s1031" style="position:absolute;top:3376;width:720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" fillcolor="window" strokecolor="windowText" strokeweight="1pt">
                        <v:textbox inset="2.5425mm,1.27125mm,2.5425mm,1.27125mm">
                          <w:txbxContent>
                            <w:p w14:paraId="6E4BF734" w14:textId="14CC14C4" w:rsidR="00E40732" w:rsidRPr="00CF232E" w:rsidRDefault="00E40732" w:rsidP="0054000C">
                              <w:pPr>
                                <w:jc w:val="center"/>
                              </w:pPr>
                              <w:r w:rsidRPr="00CF232E">
                                <w:t>S</w:t>
                              </w:r>
                              <w:r w:rsidR="00561FAC">
                                <w:t>S</w:t>
                              </w:r>
                              <w:r w:rsidR="009715C3">
                                <w:t>/</w:t>
                              </w:r>
                              <w:r w:rsidR="00561FAC">
                                <w:t>STDR</w:t>
                              </w:r>
                            </w:p>
                          </w:txbxContent>
                        </v:textbox>
                      </v:rect>
                      <v:rect id="Rectangle 12" o:spid="_x0000_s1032" style="position:absolute;left:15845;top:8655;width:72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" fillcolor="window" strokecolor="windowText" strokeweight="1pt">
                        <v:textbox inset="2.5425mm,1.27125mm,2.5425mm,1.27125mm">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v:textbox>
                      </v:rect>
                      <v:shapetype id="_x0000_t32" coordsize="21600,21600" o:spt="32" o:oned="t" path="m,l21600,21600e" filled="f">
                        <v:path arrowok="t" fillok="f" o:connecttype="none"/>
                        <o:lock v:ext="edit" shapetype="t"/>
                      </v:shapetype>
                      <v:shape id="Connecteur droit avec flèche 23" o:spid="_x0000_s1033" type="#_x0000_t32" style="position:absolute;left:7265;top:4623;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" strokecolor="black [3200]">
                        <v:stroke endarrow="block" joinstyle="miter"/>
                      </v:shape>
                      <v:shape id="Connecteur droit avec flèche 26" o:spid="_x0000_s1034" type="#_x0000_t32" style="position:absolute;left:2984;top:10498;width:12802;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" strokecolor="black [3200]">
                        <v:stroke endarrow="block" joinstyle="miter"/>
                      </v:shape>
                      <v:group id="Groupe 1" o:spid="_x0000_s1035" style="position:absolute;left:11872;top:4386;width:1802;height:1254" coordorigin="13755,248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9" o:spid="_x0000_s1036" type="#_x0000_t22" style="position:absolute;left:14427;top:1809;width:458;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" adj="1372" fillcolor="#555 [2160]" strokecolor="black [3200]" strokeweight=".5pt">
                          <v:fill color2="#313131 [2608]" rotate="t" colors="0 #9b9b9b;.5 #8e8e8e;1 #797979" focus="100%" type="gradient">
                            <o:fill v:ext="view" type="gradientUnscaled"/>
                          </v:fill>
                          <v:stroke joinstyle="miter"/>
                        </v:shape>
                        <v:shape id="Cylindre 30" o:spid="_x0000_s1037" type="#_x0000_t22" style="position:absolute;left:14450;top:2875;width:458;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" adj="2873" fillcolor="#555 [2160]" strokecolor="black [3200]" strokeweight=".5pt">
                          <v:fill color2="#313131 [2608]" rotate="t" colors="0 #9b9b9b;.5 #8e8e8e;1 #797979" focus="100%" type="gradient">
                            <o:fill v:ext="view" type="gradientUnscaled"/>
                          </v:fill>
                          <v:stroke joinstyle="miter"/>
                        </v:shape>
                      </v:group>
                      <v:shape id="Connecteur droit avec flèche 35" o:spid="_x0000_s1038" type="#_x0000_t32" style="position:absolute;left:12805;top:9199;width:3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" strokecolor="black [3200]">
                        <v:stroke startarrow="block" joinstyle="miter"/>
                      </v:shape>
                    </v:group>
                    <v:line id="Connecteur droit 36" o:spid="_x0000_s1039" style="position:absolute;flip:x;visibility:visible;mso-wrap-style:square" from="12805,5640" to="12805,9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" strokecolor="black [3213]">
                      <v:stroke joinstyle="miter"/>
                    </v:line>
                    <v:line id="Connecteur droit 36" o:spid="_x0000_s1040" style="position:absolute;flip:x;visibility:visible;mso-wrap-style:square" from="2984,5915" to="2984,10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" strokecolor="black [3213]">
                      <v:stroke joinstyle="miter"/>
                    </v:line>
                  </v:group>
                  <v:group id="Group 141767801" o:spid="_x0000_s1041" style="position:absolute;left:13606;top:284;width:18336;height:11733" coordorigin="930" coordsize="18339,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">
                    <v:line id="Connecteur droit 7" o:spid="_x0000_s1042" style="position:absolute;visibility:visible;mso-wrap-style:square" from="930,5196" to="9161,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" strokecolor="windowText" strokeweight="1.5pt">
                      <v:stroke joinstyle="miter"/>
                    </v:line>
                    <v:line id="Connecteur droit 11" o:spid="_x0000_s1043" style="position:absolute;flip:y;visibility:visible;mso-wrap-style:square" from="10337,0" to="14909,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" strokecolor="windowText" strokeweight="1.5pt">
                      <v:stroke joinstyle="miter"/>
                    </v:line>
                    <v:line id="Connecteur droit 15" o:spid="_x0000_s1044" style="position:absolute;visibility:visible;mso-wrap-style:square" from="10125,5973" to="19269,1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" strokecolor="windowText"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7" o:spid="_x0000_s1045" type="#_x0000_t34" style="position:absolute;left:6996;top:4640;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" adj="-7142" strokecolor="windowText" strokeweight=".5pt">
                      <v:stroke dashstyle="dash" endarrow="block"/>
                    </v:shape>
                    <v:shape id="Connecteur droit avec flèche 28" o:spid="_x0000_s1046" type="#_x0000_t32" style="position:absolute;left:10610;top:3594;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" strokecolor="windowText" strokeweight=".5pt">
                      <v:stroke endarrow="block" joinstyle="miter"/>
                    </v:shape>
                    <v:shape id="Connecteur droit avec flèche 31" o:spid="_x0000_s1047" type="#_x0000_t32" style="position:absolute;left:10610;top:5143;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" strokecolor="windowText" strokeweight=".5pt">
                      <v:stroke endarrow="block" joinstyle="miter"/>
                    </v:shape>
                    <v:group id="Groupe 1" o:spid="_x0000_s1048" style="position:absolute;left:8867;top:4520;width:1797;height:1245;rotation:90" coordorigin="8867,452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">
                      <v:shape id="Cylindre 29" o:spid="_x0000_s1049" type="#_x0000_t22" style="position:absolute;left:9539;top:3849;width:457;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" adj="1372" fillcolor="#555 [2160]" strokecolor="black [3200]" strokeweight=".5pt">
                        <v:fill color2="#313131 [2608]" rotate="t" colors="0 #9b9b9b;.5 #8e8e8e;1 #797979" focus="100%" type="gradient">
                          <o:fill v:ext="view" type="gradientUnscaled"/>
                        </v:fill>
                        <v:stroke joinstyle="miter"/>
                      </v:shape>
                      <v:shape id="Cylindre 30" o:spid="_x0000_s1050" type="#_x0000_t22" style="position:absolute;left:9563;top:4914;width:457;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" adj="2873" fillcolor="#555 [2160]" strokecolor="black [3200]" strokeweight=".5pt">
                        <v:fill color2="#313131 [2608]" rotate="t" colors="0 #9b9b9b;.5 #8e8e8e;1 #797979" focus="100%" type="gradient">
                          <o:fill v:ext="view" type="gradientUnscaled"/>
                        </v:fill>
                        <v:stroke joinstyle="miter"/>
                      </v:shape>
                    </v:group>
                  </v:group>
                </v:group>
                <w10:anchorlock/>
              </v:group>
            </w:pict>
          </mc:Fallback>
        </mc:AlternateContent>
      </w:r>
    </w:p>
    <w:p w14:paraId="10E4B2A6" w14:textId="77777777" w:rsidR="009715C3" w:rsidRDefault="00C42B0C" w:rsidP="009715C3">
      <w:pPr>
        <w:spacing w:before="120" w:after="120"/>
        <w:jc w:val="center"/>
        <w:rPr>
          <w:rFonts w:ascii="Times-Roman" w:hAnsi="Times-Roman" w:cs="Times-Roman"/>
          <w:bCs/>
        </w:rPr>
      </w:pPr>
      <w:bookmarkStart w:id="1" w:name="_Ref189071508"/>
      <w:r w:rsidRPr="00C42B0C">
        <w:rPr>
          <w:rFonts w:ascii="Times-Roman" w:hAnsi="Times-Roman" w:cs="Times-Roman"/>
          <w:bCs/>
        </w:rPr>
        <w:t xml:space="preserve">Fig. </w:t>
      </w:r>
      <w:r w:rsidRPr="00C42B0C">
        <w:rPr>
          <w:rFonts w:ascii="Times-Roman" w:hAnsi="Times-Roman" w:cs="Times-Roman"/>
          <w:bCs/>
        </w:rPr>
        <w:fldChar w:fldCharType="begin"/>
      </w:r>
      <w:r w:rsidRPr="00C42B0C">
        <w:rPr>
          <w:rFonts w:ascii="Times-Roman" w:hAnsi="Times-Roman" w:cs="Times-Roman"/>
          <w:bCs/>
        </w:rPr>
        <w:instrText xml:space="preserve"> SEQ Figure \* ARABIC </w:instrText>
      </w:r>
      <w:r w:rsidRPr="00C42B0C">
        <w:rPr>
          <w:rFonts w:ascii="Times-Roman" w:hAnsi="Times-Roman" w:cs="Times-Roman"/>
          <w:bCs/>
        </w:rPr>
        <w:fldChar w:fldCharType="separate"/>
      </w:r>
      <w:r w:rsidR="00E95C65">
        <w:rPr>
          <w:rFonts w:ascii="Times-Roman" w:hAnsi="Times-Roman" w:cs="Times-Roman"/>
          <w:bCs/>
          <w:noProof/>
        </w:rPr>
        <w:t>1</w:t>
      </w:r>
      <w:r w:rsidRPr="00C42B0C">
        <w:rPr>
          <w:rFonts w:ascii="Times-Roman" w:hAnsi="Times-Roman" w:cs="Times-Roman"/>
        </w:rPr>
        <w:fldChar w:fldCharType="end"/>
      </w:r>
      <w:bookmarkEnd w:id="1"/>
      <w:r w:rsidRPr="00C42B0C">
        <w:rPr>
          <w:rFonts w:ascii="Times-Roman" w:hAnsi="Times-Roman" w:cs="Times-Roman"/>
          <w:bCs/>
        </w:rPr>
        <w:t xml:space="preserve">.  </w:t>
      </w:r>
      <w:r w:rsidR="00B4524A" w:rsidRPr="00C42B0C">
        <w:rPr>
          <w:rFonts w:ascii="Times-Roman" w:hAnsi="Times-Roman" w:cs="Times-Roman"/>
          <w:bCs/>
        </w:rPr>
        <w:t xml:space="preserve">Block diagram of </w:t>
      </w:r>
      <w:r w:rsidR="003A3B0D">
        <w:rPr>
          <w:rFonts w:ascii="Times-Roman" w:hAnsi="Times-Roman" w:cs="Times-Roman"/>
          <w:bCs/>
        </w:rPr>
        <w:t>an S</w:t>
      </w:r>
      <w:r w:rsidR="00A66FD5">
        <w:rPr>
          <w:rFonts w:ascii="Times-Roman" w:hAnsi="Times-Roman" w:cs="Times-Roman"/>
          <w:bCs/>
        </w:rPr>
        <w:t>S</w:t>
      </w:r>
      <w:r w:rsidR="009715C3">
        <w:rPr>
          <w:rFonts w:ascii="Times-Roman" w:hAnsi="Times-Roman" w:cs="Times-Roman"/>
          <w:bCs/>
        </w:rPr>
        <w:t>/</w:t>
      </w:r>
      <w:r w:rsidR="00A66FD5">
        <w:rPr>
          <w:rFonts w:ascii="Times-Roman" w:hAnsi="Times-Roman" w:cs="Times-Roman"/>
          <w:bCs/>
        </w:rPr>
        <w:t>S</w:t>
      </w:r>
      <w:r w:rsidR="003A3B0D">
        <w:rPr>
          <w:rFonts w:ascii="Times-Roman" w:hAnsi="Times-Roman" w:cs="Times-Roman"/>
          <w:bCs/>
        </w:rPr>
        <w:t>TDR system</w:t>
      </w:r>
      <w:r w:rsidR="00B86F55" w:rsidRPr="00C42B0C">
        <w:rPr>
          <w:rFonts w:ascii="Times-Roman" w:hAnsi="Times-Roman" w:cs="Times-Roman"/>
          <w:bCs/>
        </w:rPr>
        <w:t>.</w:t>
      </w:r>
    </w:p>
    <w:p w14:paraId="7B57C92E" w14:textId="6213139F" w:rsidR="00960927" w:rsidRPr="009715C3" w:rsidRDefault="009715C3" w:rsidP="009715C3">
      <w:pPr>
        <w:spacing w:before="120" w:after="120"/>
      </w:pPr>
      <w:r>
        <w:t>An</w:t>
      </w:r>
      <w:r w:rsidR="00960927" w:rsidRPr="00CF232E">
        <w:rPr>
          <w:rFonts w:ascii="Times-Roman" w:hAnsi="Times-Roman" w:cs="Times-Roman"/>
        </w:rPr>
        <w:t xml:space="preserve"> </w:t>
      </w:r>
      <w:r w:rsidR="00A1291B" w:rsidRPr="00CF232E">
        <w:rPr>
          <w:rFonts w:ascii="Times-Roman" w:hAnsi="Times-Roman" w:cs="Times-Roman"/>
        </w:rPr>
        <w:t>S</w:t>
      </w:r>
      <w:r w:rsidR="00C974AD" w:rsidRPr="00CF232E">
        <w:rPr>
          <w:rFonts w:ascii="Times-Roman" w:hAnsi="Times-Roman" w:cs="Times-Roman"/>
        </w:rPr>
        <w:t xml:space="preserve">TDR </w:t>
      </w:r>
      <w:r w:rsidR="009A18DC" w:rsidRPr="00CF232E">
        <w:rPr>
          <w:rFonts w:ascii="Times-Roman" w:hAnsi="Times-Roman" w:cs="Times-Roman"/>
        </w:rPr>
        <w:t>test</w:t>
      </w:r>
      <w:r w:rsidR="00960927" w:rsidRPr="00CF232E">
        <w:rPr>
          <w:rFonts w:ascii="Times-Roman" w:hAnsi="Times-Roman" w:cs="Times-Roman"/>
        </w:rPr>
        <w:t xml:space="preserve"> </w:t>
      </w:r>
      <w:r w:rsidR="00884C4C" w:rsidRPr="00CF232E">
        <w:rPr>
          <w:rFonts w:ascii="Times-Roman" w:hAnsi="Times-Roman" w:cs="Times-Roman"/>
        </w:rPr>
        <w:t>signal</w:t>
      </w:r>
      <w:r w:rsidR="009A18DC" w:rsidRPr="00CF232E">
        <w:rPr>
          <w:rFonts w:ascii="Times-Roman" w:hAnsi="Times-Roman" w:cs="Times-Roman"/>
        </w:rPr>
        <w:t xml:space="preserve"> </w:t>
      </w:r>
      <w:r w:rsidR="00D876FD" w:rsidRPr="00CF232E">
        <w:rPr>
          <w:rFonts w:ascii="Times-Roman" w:hAnsi="Times-Roman" w:cs="Times-Roman"/>
        </w:rPr>
        <w:t xml:space="preserve">consists </w:t>
      </w:r>
      <w:r w:rsidR="005B170A">
        <w:rPr>
          <w:rFonts w:ascii="Times-Roman" w:hAnsi="Times-Roman" w:cs="Times-Roman"/>
        </w:rPr>
        <w:t>of</w:t>
      </w:r>
      <w:r w:rsidR="00D876FD" w:rsidRPr="00CF232E">
        <w:rPr>
          <w:rFonts w:ascii="Times-Roman" w:hAnsi="Times-Roman" w:cs="Times-Roman"/>
        </w:rPr>
        <w:t xml:space="preserve"> a square wave modulated by a sequence </w:t>
      </w:r>
      <w:r w:rsidR="00960927" w:rsidRPr="00CF232E">
        <w:rPr>
          <w:rFonts w:ascii="Times-Roman" w:hAnsi="Times-Roman" w:cs="Times-Roman"/>
        </w:rPr>
        <w:t>as</w:t>
      </w:r>
      <w:r w:rsidR="00B225F5">
        <w:rPr>
          <w:rFonts w:ascii="Times-Roman" w:hAnsi="Times-Roman" w:cs="Times-Roman"/>
        </w:rPr>
        <w:t xml:space="preserve"> in</w:t>
      </w:r>
      <w:r w:rsidR="00960927" w:rsidRPr="00CF232E">
        <w:rPr>
          <w:rFonts w:ascii="Times-Roman" w:hAnsi="Times-Roman" w:cs="Times-Roman"/>
        </w:rPr>
        <w:t xml:space="preserve"> </w:t>
      </w:r>
    </w:p>
    <w:tbl>
      <w:tblPr>
        <w:tblW w:w="5098" w:type="dxa"/>
        <w:jc w:val="center"/>
        <w:tblLayout w:type="fixed"/>
        <w:tblLook w:val="04A0" w:firstRow="1" w:lastRow="0" w:firstColumn="1" w:lastColumn="0" w:noHBand="0" w:noVBand="1"/>
      </w:tblPr>
      <w:tblGrid>
        <w:gridCol w:w="4531"/>
        <w:gridCol w:w="567"/>
      </w:tblGrid>
      <w:tr w:rsidR="00960927" w:rsidRPr="00CF232E" w14:paraId="51999FAC" w14:textId="77777777" w:rsidTr="00637F62">
        <w:trPr>
          <w:trHeight w:val="283"/>
          <w:jc w:val="center"/>
        </w:trPr>
        <w:tc>
          <w:tcPr>
            <w:tcW w:w="4531" w:type="dxa"/>
            <w:vAlign w:val="center"/>
          </w:tcPr>
          <w:p w14:paraId="71CDEF4E" w14:textId="77777777" w:rsidR="00960927" w:rsidRPr="00CF232E" w:rsidRDefault="00453247" w:rsidP="006C5643">
            <w:pPr>
              <w:spacing w:line="276" w:lineRule="auto"/>
              <w:jc w:val="both"/>
              <w:rPr>
                <w:rFonts w:ascii="Times-Roman" w:hAnsi="Times-Roman" w:cs="Times-Roman"/>
              </w:rPr>
            </w:pPr>
            <m:oMathPara>
              <m:oMathParaPr>
                <m:jc m:val="center"/>
              </m:oMathParaPr>
              <m:oMath>
                <m:sSub>
                  <m:sSubPr>
                    <m:ctrlPr>
                      <w:ins w:id="2"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ctrlPr>
                      <w:ins w:id="4" w:author="Cindy Furse" w:date="2025-01-31T10:36:00Z">
                        <w:rPr>
                          <w:rFonts w:ascii="Cambria Math" w:hAnsi="Cambria Math" w:cs="Times-Roman"/>
                          <w:i/>
                        </w:rPr>
                      </w:ins>
                    </m:ctrlPr>
                  </m:naryPr>
                  <m:sub>
                    <m:r>
                      <w:rPr>
                        <w:rFonts w:ascii="Cambria Math" w:hAnsi="Cambria Math" w:cs="Times-Roman"/>
                      </w:rPr>
                      <m:t>n</m:t>
                    </m:r>
                    <m:r>
                      <w:rPr>
                        <w:rFonts w:ascii="Cambria Math" w:hAnsi="Cambria Math" w:cs="Times-Roman"/>
                      </w:rPr>
                      <m:t>=-∞</m:t>
                    </m:r>
                  </m:sub>
                  <m:sup>
                    <m:r>
                      <w:rPr>
                        <w:rFonts w:ascii="Cambria Math" w:hAnsi="Cambria Math" w:cs="Times-Roman"/>
                      </w:rPr>
                      <m:t>∞</m:t>
                    </m:r>
                  </m:sup>
                  <m:e>
                    <m:sSub>
                      <m:sSubPr>
                        <m:ctrlPr>
                          <w:ins w:id="5"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r>
                          <w:rPr>
                            <w:rFonts w:ascii="Cambria Math" w:hAnsi="Cambria Math" w:cs="Times-Roman"/>
                          </w:rPr>
                          <m:t>,</m:t>
                        </m:r>
                        <m:r>
                          <w:rPr>
                            <w:rFonts w:ascii="Cambria Math" w:hAnsi="Cambria Math" w:cs="Times-Roman"/>
                          </w:rPr>
                          <m:t>n</m:t>
                        </m:r>
                      </m:sub>
                    </m:sSub>
                    <m:r>
                      <w:rPr>
                        <w:rFonts w:ascii="Cambria Math" w:hAnsi="Cambria Math" w:cs="Times-Roman"/>
                      </w:rPr>
                      <m:t xml:space="preserve"> </m:t>
                    </m:r>
                    <m:r>
                      <w:rPr>
                        <w:rFonts w:ascii="Cambria Math" w:hAnsi="Cambria Math" w:cs="Times-Roman"/>
                      </w:rPr>
                      <m:t>p</m:t>
                    </m:r>
                    <m:d>
                      <m:dPr>
                        <m:ctrlPr>
                          <w:ins w:id="6" w:author="Cindy Furse" w:date="2025-01-31T10:36:00Z">
                            <w:rPr>
                              <w:rFonts w:ascii="Cambria Math" w:hAnsi="Cambria Math" w:cs="Times-Roman"/>
                              <w:i/>
                            </w:rPr>
                          </w:ins>
                        </m:ctrlPr>
                      </m:dPr>
                      <m:e>
                        <m:r>
                          <w:rPr>
                            <w:rFonts w:ascii="Cambria Math" w:hAnsi="Cambria Math" w:cs="Times-Roman"/>
                          </w:rPr>
                          <m:t>t</m:t>
                        </m:r>
                        <m:r>
                          <w:rPr>
                            <w:rFonts w:ascii="Cambria Math" w:hAnsi="Cambria Math" w:cs="Times-Roman"/>
                          </w:rPr>
                          <m:t>-</m:t>
                        </m:r>
                        <m:r>
                          <w:rPr>
                            <w:rFonts w:ascii="Cambria Math" w:hAnsi="Cambria Math" w:cs="Times-Roman"/>
                          </w:rPr>
                          <m:t>n</m:t>
                        </m:r>
                        <m:sSub>
                          <m:sSubPr>
                            <m:ctrlPr>
                              <w:ins w:id="7"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e>
                </m:nary>
              </m:oMath>
            </m:oMathPara>
          </w:p>
        </w:tc>
        <w:tc>
          <w:tcPr>
            <w:tcW w:w="567" w:type="dxa"/>
            <w:vAlign w:val="center"/>
          </w:tcPr>
          <w:p w14:paraId="04627E72" w14:textId="1B94D015" w:rsidR="00960927" w:rsidRPr="00CF232E" w:rsidRDefault="00960927" w:rsidP="006C5643">
            <w:pPr>
              <w:spacing w:line="276" w:lineRule="auto"/>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1</w:t>
            </w:r>
            <w:r w:rsidRPr="00CF232E">
              <w:rPr>
                <w:rFonts w:ascii="Times-Roman" w:hAnsi="Times-Roman" w:cs="Times-Roman"/>
              </w:rPr>
              <w:fldChar w:fldCharType="end"/>
            </w:r>
            <w:r w:rsidRPr="00CF232E">
              <w:rPr>
                <w:rFonts w:ascii="Times-Roman" w:hAnsi="Times-Roman" w:cs="Times-Roman"/>
              </w:rPr>
              <w:t>)</w:t>
            </w:r>
          </w:p>
        </w:tc>
      </w:tr>
    </w:tbl>
    <w:p w14:paraId="0D8F7589" w14:textId="23F126DF" w:rsidR="00960927" w:rsidRPr="00CF232E" w:rsidRDefault="005B170A" w:rsidP="00960927">
      <w:pPr>
        <w:spacing w:before="120" w:after="120"/>
        <w:jc w:val="both"/>
        <w:rPr>
          <w:rFonts w:ascii="Times-Roman" w:hAnsi="Times-Roman" w:cs="Times-Roman"/>
        </w:rPr>
      </w:pPr>
      <w:r>
        <w:rPr>
          <w:rFonts w:ascii="Times-Roman" w:hAnsi="Times-Roman" w:cs="Times-Roman"/>
        </w:rPr>
        <w:t>w</w:t>
      </w:r>
      <w:r w:rsidR="00960927" w:rsidRPr="00CF232E">
        <w:rPr>
          <w:rFonts w:ascii="Times-Roman" w:hAnsi="Times-Roman" w:cs="Times-Roman"/>
        </w:rPr>
        <w:t>here</w:t>
      </w:r>
      <w:r>
        <w:rPr>
          <w:rFonts w:ascii="Times-Roman" w:hAnsi="Times-Roman" w:cs="Times-Roman"/>
        </w:rPr>
        <w:t xml:space="preserve"> sequence</w:t>
      </w:r>
      <w:r w:rsidR="00960927" w:rsidRPr="00CF232E">
        <w:rPr>
          <w:rFonts w:ascii="Times-Roman" w:hAnsi="Times-Roman" w:cs="Times-Roman"/>
        </w:rPr>
        <w:t xml:space="preserve"> </w:t>
      </w:r>
      <m:oMath>
        <m:sSub>
          <m:sSubPr>
            <m:ctrlPr>
              <w:ins w:id="8"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m:t>
        </m:r>
        <m:d>
          <m:dPr>
            <m:begChr m:val="{"/>
            <m:endChr m:val="}"/>
            <m:ctrlPr>
              <w:ins w:id="9" w:author="Cindy Furse" w:date="2025-01-31T10:36:00Z">
                <w:rPr>
                  <w:rFonts w:ascii="Cambria Math" w:hAnsi="Cambria Math" w:cs="Times-Roman"/>
                  <w:i/>
                </w:rPr>
              </w:ins>
            </m:ctrlPr>
          </m:dPr>
          <m:e>
            <m:r>
              <w:rPr>
                <w:rFonts w:ascii="Cambria Math" w:hAnsi="Cambria Math" w:cs="Times-Roman"/>
              </w:rPr>
              <m:t>-1,1</m:t>
            </m:r>
          </m:e>
        </m:d>
      </m:oMath>
      <w:r w:rsidR="00960927" w:rsidRPr="00CF232E">
        <w:rPr>
          <w:rFonts w:ascii="Times-Roman" w:hAnsi="Times-Roman" w:cs="Times-Roman"/>
        </w:rPr>
        <w:t xml:space="preserve"> </w:t>
      </w:r>
      <w:r w:rsidR="00B225F5">
        <w:rPr>
          <w:rFonts w:ascii="Times-Roman" w:hAnsi="Times-Roman" w:cs="Times-Roman"/>
        </w:rPr>
        <w:t>has</w:t>
      </w:r>
      <w:r>
        <w:rPr>
          <w:rFonts w:ascii="Times-Roman" w:hAnsi="Times-Roman" w:cs="Times-Roman"/>
        </w:rPr>
        <w:t xml:space="preserve"> a chip width,</w:t>
      </w:r>
      <w:r w:rsidR="00960927" w:rsidRPr="00CF232E">
        <w:rPr>
          <w:rFonts w:ascii="Times-Roman" w:hAnsi="Times-Roman" w:cs="Times-Roman"/>
        </w:rPr>
        <w:t xml:space="preserve"> </w:t>
      </w:r>
      <m:oMath>
        <m:sSub>
          <m:sSubPr>
            <m:ctrlPr>
              <w:ins w:id="10"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00E436BF" w:rsidRPr="00CF232E">
        <w:rPr>
          <w:rFonts w:ascii="Times-Roman" w:hAnsi="Times-Roman" w:cs="Times-Roman"/>
        </w:rPr>
        <w:t xml:space="preserve">, </w:t>
      </w:r>
      <w:r w:rsidR="00B225F5">
        <w:rPr>
          <w:rFonts w:ascii="Times-Roman" w:hAnsi="Times-Roman" w:cs="Times-Roman"/>
        </w:rPr>
        <w:t xml:space="preserve">and </w:t>
      </w:r>
      <w:r w:rsidR="00960927" w:rsidRPr="00CF232E">
        <w:rPr>
          <w:rFonts w:ascii="Times-Roman" w:hAnsi="Times-Roman" w:cs="Times-Roman"/>
        </w:rPr>
        <w:t xml:space="preserve">the rectangular pulse waveform </w:t>
      </w:r>
      <m:oMath>
        <m:r>
          <w:rPr>
            <w:rFonts w:ascii="Cambria Math" w:hAnsi="Cambria Math" w:cs="Times-Roman"/>
          </w:rPr>
          <m:t>p</m:t>
        </m:r>
        <m:d>
          <m:dPr>
            <m:ctrlPr>
              <w:ins w:id="11" w:author="Cindy Furse" w:date="2025-01-31T10:36:00Z">
                <w:rPr>
                  <w:rFonts w:ascii="Cambria Math" w:hAnsi="Cambria Math" w:cs="Times-Roman"/>
                  <w:i/>
                </w:rPr>
              </w:ins>
            </m:ctrlPr>
          </m:dPr>
          <m:e>
            <m:r>
              <w:rPr>
                <w:rFonts w:ascii="Cambria Math" w:hAnsi="Cambria Math" w:cs="Times-Roman"/>
              </w:rPr>
              <m:t>t</m:t>
            </m:r>
          </m:e>
        </m:d>
      </m:oMath>
      <w:r w:rsidR="00960927" w:rsidRPr="00CF232E">
        <w:rPr>
          <w:rFonts w:ascii="Times-Roman" w:hAnsi="Times-Roman" w:cs="Times-Roman"/>
        </w:rPr>
        <w:t xml:space="preserve"> </w:t>
      </w:r>
      <w:r w:rsidR="00B225F5">
        <w:rPr>
          <w:rFonts w:ascii="Times-Roman" w:hAnsi="Times-Roman" w:cs="Times-Roman"/>
        </w:rPr>
        <w:t xml:space="preserve">is </w:t>
      </w:r>
      <w:r w:rsidR="00960927" w:rsidRPr="00CF232E">
        <w:rPr>
          <w:rFonts w:ascii="Times-Roman" w:hAnsi="Times-Roman" w:cs="Times-Roman"/>
        </w:rPr>
        <w:t>defined as</w:t>
      </w:r>
    </w:p>
    <w:tbl>
      <w:tblPr>
        <w:tblW w:w="5098" w:type="dxa"/>
        <w:jc w:val="center"/>
        <w:tblLayout w:type="fixed"/>
        <w:tblLook w:val="04A0" w:firstRow="1" w:lastRow="0" w:firstColumn="1" w:lastColumn="0" w:noHBand="0" w:noVBand="1"/>
      </w:tblPr>
      <w:tblGrid>
        <w:gridCol w:w="2265"/>
        <w:gridCol w:w="2266"/>
        <w:gridCol w:w="567"/>
      </w:tblGrid>
      <w:tr w:rsidR="00960927" w:rsidRPr="00CF232E" w14:paraId="09E73921" w14:textId="77777777" w:rsidTr="00637F62">
        <w:trPr>
          <w:trHeight w:val="227"/>
          <w:jc w:val="center"/>
        </w:trPr>
        <w:tc>
          <w:tcPr>
            <w:tcW w:w="2265" w:type="dxa"/>
            <w:vMerge w:val="restart"/>
            <w:vAlign w:val="center"/>
          </w:tcPr>
          <w:p w14:paraId="539CB966" w14:textId="77777777" w:rsidR="00960927" w:rsidRPr="00CF232E" w:rsidRDefault="00960927" w:rsidP="002637E5">
            <w:pPr>
              <w:jc w:val="both"/>
              <w:rPr>
                <w:rFonts w:ascii="Times-Roman" w:hAnsi="Times-Roman" w:cs="Times-Roman"/>
              </w:rPr>
            </w:pPr>
            <m:oMathPara>
              <m:oMathParaPr>
                <m:jc m:val="right"/>
              </m:oMathParaPr>
              <m:oMath>
                <m:r>
                  <w:rPr>
                    <w:rFonts w:ascii="Cambria Math" w:hAnsi="Cambria Math" w:cs="Times-Roman"/>
                  </w:rPr>
                  <m:t>p</m:t>
                </m:r>
                <m:d>
                  <m:dPr>
                    <m:ctrlPr>
                      <w:ins w:id="12"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m:t>
                </m:r>
                <m:d>
                  <m:dPr>
                    <m:begChr m:val="{"/>
                    <m:endChr m:val=""/>
                    <m:ctrlPr>
                      <w:ins w:id="13" w:author="Cindy Furse" w:date="2025-01-31T10:36:00Z">
                        <w:rPr>
                          <w:rFonts w:ascii="Cambria Math" w:hAnsi="Cambria Math" w:cs="Times-Roman"/>
                          <w:i/>
                        </w:rPr>
                      </w:ins>
                    </m:ctrlPr>
                  </m:dPr>
                  <m:e>
                    <m:eqArr>
                      <m:eqArrPr>
                        <m:ctrlPr>
                          <w:ins w:id="14" w:author="Cindy Furse" w:date="2025-01-31T10:36:00Z">
                            <w:rPr>
                              <w:rFonts w:ascii="Cambria Math" w:hAnsi="Cambria Math" w:cs="Times-Roman"/>
                              <w:i/>
                            </w:rPr>
                          </w:ins>
                        </m:ctrlPr>
                      </m:eqArrPr>
                      <m:e>
                        <m:r>
                          <w:rPr>
                            <w:rFonts w:ascii="Cambria Math" w:hAnsi="Cambria Math" w:cs="Times-Roman"/>
                          </w:rPr>
                          <m:t>1</m:t>
                        </m:r>
                      </m:e>
                      <m:e>
                        <m:r>
                          <w:rPr>
                            <w:rFonts w:ascii="Cambria Math" w:hAnsi="Cambria Math" w:cs="Times-Roman"/>
                          </w:rPr>
                          <m:t>0</m:t>
                        </m:r>
                      </m:e>
                    </m:eqArr>
                  </m:e>
                </m:d>
              </m:oMath>
            </m:oMathPara>
          </w:p>
        </w:tc>
        <w:tc>
          <w:tcPr>
            <w:tcW w:w="2266" w:type="dxa"/>
            <w:vAlign w:val="center"/>
          </w:tcPr>
          <w:p w14:paraId="3E815379" w14:textId="77777777" w:rsidR="00960927" w:rsidRPr="00CF232E" w:rsidRDefault="00960927" w:rsidP="002637E5">
            <w:pPr>
              <w:rPr>
                <w:rFonts w:ascii="Times-Roman" w:hAnsi="Times-Roman" w:cs="Times-Roman"/>
              </w:rPr>
            </w:pPr>
            <m:oMathPara>
              <m:oMathParaPr>
                <m:jc m:val="left"/>
              </m:oMathParaPr>
              <m:oMath>
                <m:r>
                  <w:rPr>
                    <w:rFonts w:ascii="Cambria Math" w:hAnsi="Cambria Math" w:cs="Times-Roman"/>
                  </w:rPr>
                  <m:t>0≤t≤</m:t>
                </m:r>
                <m:sSub>
                  <m:sSubPr>
                    <m:ctrlPr>
                      <w:ins w:id="15"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m:oMathPara>
          </w:p>
        </w:tc>
        <w:tc>
          <w:tcPr>
            <w:tcW w:w="567" w:type="dxa"/>
            <w:vMerge w:val="restart"/>
            <w:vAlign w:val="center"/>
          </w:tcPr>
          <w:p w14:paraId="026C257F" w14:textId="455EB7F8" w:rsidR="00960927" w:rsidRPr="00CF232E" w:rsidRDefault="00960927" w:rsidP="002637E5">
            <w:pPr>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2</w:t>
            </w:r>
            <w:r w:rsidRPr="00CF232E">
              <w:rPr>
                <w:rFonts w:ascii="Times-Roman" w:hAnsi="Times-Roman" w:cs="Times-Roman"/>
              </w:rPr>
              <w:fldChar w:fldCharType="end"/>
            </w:r>
            <w:r w:rsidRPr="00CF232E">
              <w:rPr>
                <w:rFonts w:ascii="Times-Roman" w:hAnsi="Times-Roman" w:cs="Times-Roman"/>
              </w:rPr>
              <w:t>)</w:t>
            </w:r>
          </w:p>
        </w:tc>
      </w:tr>
      <w:tr w:rsidR="00960927" w:rsidRPr="00CF232E" w14:paraId="56B793B4" w14:textId="77777777" w:rsidTr="00637F62">
        <w:trPr>
          <w:trHeight w:val="227"/>
          <w:jc w:val="center"/>
        </w:trPr>
        <w:tc>
          <w:tcPr>
            <w:tcW w:w="2265" w:type="dxa"/>
            <w:vMerge/>
            <w:vAlign w:val="center"/>
          </w:tcPr>
          <w:p w14:paraId="06875F1E" w14:textId="77777777" w:rsidR="00960927" w:rsidRPr="00CF232E" w:rsidRDefault="00960927" w:rsidP="002637E5">
            <w:pPr>
              <w:jc w:val="both"/>
              <w:rPr>
                <w:rFonts w:ascii="Times-Roman" w:hAnsi="Times-Roman" w:cs="Times-Roman"/>
              </w:rPr>
            </w:pPr>
          </w:p>
        </w:tc>
        <w:tc>
          <w:tcPr>
            <w:tcW w:w="2266" w:type="dxa"/>
            <w:vAlign w:val="center"/>
          </w:tcPr>
          <w:p w14:paraId="1258A7E1" w14:textId="77777777" w:rsidR="00960927" w:rsidRPr="00CF232E" w:rsidRDefault="009A18DC" w:rsidP="002637E5">
            <w:pPr>
              <w:rPr>
                <w:rFonts w:ascii="Times-Roman" w:hAnsi="Times-Roman" w:cs="Times-Roman"/>
              </w:rPr>
            </w:pPr>
            <w:r w:rsidRPr="00CF232E">
              <w:rPr>
                <w:rFonts w:ascii="Times-Roman" w:hAnsi="Times-Roman" w:cs="Times-Roman"/>
              </w:rPr>
              <w:t>o</w:t>
            </w:r>
            <w:r w:rsidR="00960927" w:rsidRPr="00CF232E">
              <w:rPr>
                <w:rFonts w:ascii="Times-Roman" w:hAnsi="Times-Roman" w:cs="Times-Roman"/>
              </w:rPr>
              <w:t>therwise</w:t>
            </w:r>
          </w:p>
        </w:tc>
        <w:tc>
          <w:tcPr>
            <w:tcW w:w="567" w:type="dxa"/>
            <w:vMerge/>
            <w:vAlign w:val="center"/>
          </w:tcPr>
          <w:p w14:paraId="6E2D30D7" w14:textId="77777777" w:rsidR="00960927" w:rsidRPr="00CF232E" w:rsidRDefault="00960927" w:rsidP="00637F62">
            <w:pPr>
              <w:jc w:val="center"/>
              <w:rPr>
                <w:rFonts w:ascii="Times-Roman" w:hAnsi="Times-Roman" w:cs="Times-Roman"/>
              </w:rPr>
            </w:pPr>
          </w:p>
        </w:tc>
      </w:tr>
    </w:tbl>
    <w:p w14:paraId="5BAA33EF" w14:textId="3B30B9F5" w:rsidR="00B86F55" w:rsidRPr="00CF232E" w:rsidRDefault="00960927" w:rsidP="00E40732">
      <w:pPr>
        <w:spacing w:before="120" w:after="120"/>
        <w:jc w:val="both"/>
        <w:rPr>
          <w:rFonts w:ascii="Times-Roman" w:hAnsi="Times-Roman" w:cs="Times-Roman"/>
        </w:rPr>
      </w:pPr>
      <w:r w:rsidRPr="00CF232E">
        <w:rPr>
          <w:rFonts w:ascii="Times-Roman" w:hAnsi="Times-Roman" w:cs="Times-Roman"/>
        </w:rPr>
        <w:t>Note that</w:t>
      </w:r>
      <w:r w:rsidR="00F41E99" w:rsidRPr="00CF232E">
        <w:rPr>
          <w:rFonts w:ascii="Times-Roman" w:hAnsi="Times-Roman" w:cs="Times-Roman"/>
        </w:rPr>
        <w:t xml:space="preserve"> </w:t>
      </w:r>
      <m:oMath>
        <m:sSub>
          <m:sSubPr>
            <m:ctrlPr>
              <w:ins w:id="16"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17" w:author="Cindy Furse" w:date="2025-01-31T10:36:00Z">
                <w:rPr>
                  <w:rFonts w:ascii="Cambria Math" w:hAnsi="Cambria Math" w:cs="Times-Roman"/>
                  <w:i/>
                </w:rPr>
              </w:ins>
            </m:ctrlPr>
          </m:dPr>
          <m:e>
            <m:r>
              <w:rPr>
                <w:rFonts w:ascii="Cambria Math" w:hAnsi="Cambria Math" w:cs="Times-Roman"/>
              </w:rPr>
              <m:t>t</m:t>
            </m:r>
          </m:e>
        </m:d>
      </m:oMath>
      <w:r w:rsidRPr="00CF232E">
        <w:rPr>
          <w:rFonts w:ascii="Times-Roman" w:hAnsi="Times-Roman" w:cs="Times-Roman"/>
        </w:rPr>
        <w:t xml:space="preserve"> </w:t>
      </w:r>
      <w:r w:rsidR="00F41E99" w:rsidRPr="00CF232E">
        <w:rPr>
          <w:rFonts w:ascii="Times-Roman" w:hAnsi="Times-Roman" w:cs="Times-Roman"/>
        </w:rPr>
        <w:t xml:space="preserve">is a periodic signal with period </w:t>
      </w:r>
      <m:oMath>
        <m:r>
          <w:rPr>
            <w:rFonts w:ascii="Cambria Math" w:hAnsi="Cambria Math" w:cs="Times-Roman"/>
          </w:rPr>
          <m:t>T=N</m:t>
        </m:r>
        <m:sSub>
          <m:sSubPr>
            <m:ctrlPr>
              <w:ins w:id="18"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w:t>
      </w:r>
      <w:r w:rsidR="00B225F5">
        <w:rPr>
          <w:rFonts w:ascii="Times-Roman" w:hAnsi="Times-Roman" w:cs="Times-Roman"/>
        </w:rPr>
        <w:t xml:space="preserve">, where N is the sequence length, so </w:t>
      </w:r>
      <w:r w:rsidR="00F41E99" w:rsidRPr="00CF232E">
        <w:rPr>
          <w:rFonts w:ascii="Times-Roman" w:hAnsi="Times-Roman" w:cs="Times-Roman"/>
        </w:rPr>
        <w:t xml:space="preserve">that </w:t>
      </w:r>
      <m:oMath>
        <m:sSub>
          <m:sSubPr>
            <m:ctrlPr>
              <w:ins w:id="19"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0"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m:t>
        </m:r>
        <m:sSub>
          <m:sSubPr>
            <m:ctrlPr>
              <w:ins w:id="21"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2" w:author="Cindy Furse" w:date="2025-01-31T10:36:00Z">
                <w:rPr>
                  <w:rFonts w:ascii="Cambria Math" w:hAnsi="Cambria Math" w:cs="Times-Roman"/>
                  <w:i/>
                </w:rPr>
              </w:ins>
            </m:ctrlPr>
          </m:dPr>
          <m:e>
            <m:r>
              <w:rPr>
                <w:rFonts w:ascii="Cambria Math" w:hAnsi="Cambria Math" w:cs="Times-Roman"/>
              </w:rPr>
              <m:t>t+T</m:t>
            </m:r>
          </m:e>
        </m:d>
      </m:oMath>
      <w:r w:rsidR="00F41E99" w:rsidRPr="00CF232E">
        <w:rPr>
          <w:rFonts w:ascii="Times-Roman" w:hAnsi="Times-Roman" w:cs="Times-Roman"/>
        </w:rPr>
        <w:t>.</w:t>
      </w:r>
      <w:r w:rsidR="00621597" w:rsidRPr="00CF232E">
        <w:rPr>
          <w:rFonts w:ascii="Times-Roman" w:hAnsi="Times-Roman" w:cs="Times-Roman"/>
        </w:rPr>
        <w:t xml:space="preserve"> </w:t>
      </w:r>
      <w:r w:rsidR="006F2696" w:rsidRPr="00CF232E">
        <w:rPr>
          <w:rFonts w:ascii="Times-Roman" w:hAnsi="Times-Roman" w:cs="Times-Roman"/>
        </w:rPr>
        <w:t>After transmission onto the wire network, t</w:t>
      </w:r>
      <w:r w:rsidR="00621597" w:rsidRPr="00CF232E">
        <w:rPr>
          <w:rFonts w:ascii="Times-Roman" w:hAnsi="Times-Roman" w:cs="Times-Roman"/>
        </w:rPr>
        <w:t xml:space="preserve">he received signal at the </w:t>
      </w:r>
      <m:oMath>
        <m:sSup>
          <m:sSupPr>
            <m:ctrlPr>
              <w:ins w:id="23" w:author="Cindy Furse" w:date="2025-01-31T10:36:00Z">
                <w:rPr>
                  <w:rFonts w:ascii="Cambria Math" w:hAnsi="Cambria Math" w:cs="Times-Roman"/>
                  <w:i/>
                </w:rPr>
              </w:ins>
            </m:ctrlPr>
          </m:sSupPr>
          <m:e>
            <m:r>
              <w:rPr>
                <w:rFonts w:ascii="Cambria Math" w:hAnsi="Cambria Math" w:cs="Times-Roman"/>
              </w:rPr>
              <m:t>i</m:t>
            </m:r>
          </m:e>
          <m:sup>
            <m:r>
              <w:rPr>
                <w:rFonts w:ascii="Cambria Math" w:hAnsi="Cambria Math" w:cs="Times-Roman"/>
              </w:rPr>
              <m:t>th</m:t>
            </m:r>
          </m:sup>
        </m:sSup>
      </m:oMath>
      <w:r w:rsidR="00621597" w:rsidRPr="00CF232E">
        <w:rPr>
          <w:rFonts w:ascii="Times-Roman" w:hAnsi="Times-Roman" w:cs="Times-Roman"/>
        </w:rPr>
        <w:t xml:space="preserve"> sensor is</w:t>
      </w:r>
    </w:p>
    <w:tbl>
      <w:tblPr>
        <w:tblW w:w="0" w:type="auto"/>
        <w:tblLook w:val="04A0" w:firstRow="1" w:lastRow="0" w:firstColumn="1" w:lastColumn="0" w:noHBand="0" w:noVBand="1"/>
      </w:tblPr>
      <w:tblGrid>
        <w:gridCol w:w="846"/>
        <w:gridCol w:w="3634"/>
        <w:gridCol w:w="550"/>
      </w:tblGrid>
      <w:tr w:rsidR="00621597" w:rsidRPr="00CF232E" w14:paraId="33D4EADF" w14:textId="77777777" w:rsidTr="006F249E">
        <w:trPr>
          <w:trHeight w:val="283"/>
        </w:trPr>
        <w:tc>
          <w:tcPr>
            <w:tcW w:w="846" w:type="dxa"/>
            <w:vAlign w:val="center"/>
          </w:tcPr>
          <w:p w14:paraId="2B9745F8" w14:textId="77777777" w:rsidR="00621597" w:rsidRPr="00CF232E" w:rsidRDefault="00621597" w:rsidP="006F249E">
            <w:pPr>
              <w:pStyle w:val="PARAIndent"/>
              <w:spacing w:line="360" w:lineRule="auto"/>
              <w:rPr>
                <w:iCs/>
              </w:rPr>
            </w:pPr>
            <m:oMathPara>
              <m:oMathParaPr>
                <m:jc m:val="right"/>
              </m:oMathParaPr>
              <m:oMath>
                <m:r>
                  <w:rPr>
                    <w:rFonts w:ascii="Cambria Math" w:hAnsi="Cambria Math" w:cs="Times-Roman"/>
                  </w:rPr>
                  <m:t>r</m:t>
                </m:r>
                <m:d>
                  <m:dPr>
                    <m:ctrlPr>
                      <w:ins w:id="24" w:author="Cindy Furse" w:date="2025-01-31T10:36:00Z">
                        <w:rPr>
                          <w:rFonts w:ascii="Cambria Math" w:hAnsi="Cambria Math" w:cs="Times-Roman"/>
                          <w:i/>
                          <w:iCs/>
                        </w:rPr>
                      </w:ins>
                    </m:ctrlPr>
                  </m:dPr>
                  <m:e>
                    <m:r>
                      <w:rPr>
                        <w:rFonts w:ascii="Cambria Math" w:hAnsi="Cambria Math" w:cs="Times-Roman"/>
                      </w:rPr>
                      <m:t>t</m:t>
                    </m:r>
                  </m:e>
                </m:d>
                <m:r>
                  <w:rPr>
                    <w:rFonts w:ascii="Cambria Math" w:hAnsi="Cambria Math" w:cs="Times-Roman"/>
                  </w:rPr>
                  <m:t>=</m:t>
                </m:r>
              </m:oMath>
            </m:oMathPara>
          </w:p>
        </w:tc>
        <w:tc>
          <w:tcPr>
            <w:tcW w:w="3634" w:type="dxa"/>
            <w:vAlign w:val="center"/>
          </w:tcPr>
          <w:p w14:paraId="65641561" w14:textId="77777777" w:rsidR="00621597" w:rsidRPr="00CF232E" w:rsidRDefault="00453247" w:rsidP="006F249E">
            <w:pPr>
              <w:pStyle w:val="PARAIndent"/>
              <w:rPr>
                <w:iCs/>
              </w:rPr>
            </w:pPr>
            <m:oMathPara>
              <m:oMathParaPr>
                <m:jc m:val="left"/>
              </m:oMathParaPr>
              <m:oMath>
                <m:sSub>
                  <m:sSubPr>
                    <m:ctrlPr>
                      <w:ins w:id="25"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6"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27"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supHide m:val="1"/>
                    <m:ctrlPr>
                      <w:ins w:id="28" w:author="Cindy Furse" w:date="2025-01-31T10:36:00Z">
                        <w:rPr>
                          <w:rFonts w:ascii="Cambria Math" w:hAnsi="Cambria Math" w:cs="Times-Roman"/>
                          <w:i/>
                        </w:rPr>
                      </w:ins>
                    </m:ctrlPr>
                  </m:naryPr>
                  <m:sub>
                    <m:r>
                      <w:rPr>
                        <w:rFonts w:ascii="Cambria Math" w:hAnsi="Cambria Math" w:cs="Times-Roman"/>
                      </w:rPr>
                      <m:t>p</m:t>
                    </m:r>
                  </m:sub>
                  <m:sup/>
                  <m:e>
                    <m:sSub>
                      <m:sSubPr>
                        <m:ctrlPr>
                          <w:ins w:id="29"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sSub>
                      <m:sSubPr>
                        <m:ctrlPr>
                          <w:ins w:id="30"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31" w:author="Cindy Furse" w:date="2025-01-31T10: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2"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B9525B8" w14:textId="77777777" w:rsidR="00621597" w:rsidRPr="00CF232E" w:rsidRDefault="00621597" w:rsidP="006F249E">
            <w:pPr>
              <w:pStyle w:val="PARAIndent"/>
              <w:ind w:firstLine="0"/>
            </w:pPr>
          </w:p>
        </w:tc>
      </w:tr>
      <w:tr w:rsidR="00621597" w:rsidRPr="00CF232E" w14:paraId="1A42C484" w14:textId="77777777" w:rsidTr="006F249E">
        <w:trPr>
          <w:trHeight w:val="283"/>
        </w:trPr>
        <w:tc>
          <w:tcPr>
            <w:tcW w:w="846" w:type="dxa"/>
            <w:vAlign w:val="center"/>
          </w:tcPr>
          <w:p w14:paraId="0A433D7D" w14:textId="77777777" w:rsidR="00621597" w:rsidRPr="00CF232E" w:rsidRDefault="00621597" w:rsidP="006C5643">
            <w:pPr>
              <w:pStyle w:val="PARAIndent"/>
              <w:spacing w:line="276" w:lineRule="auto"/>
            </w:pPr>
          </w:p>
        </w:tc>
        <w:tc>
          <w:tcPr>
            <w:tcW w:w="3634" w:type="dxa"/>
            <w:vAlign w:val="center"/>
          </w:tcPr>
          <w:p w14:paraId="509A9B08" w14:textId="77777777" w:rsidR="00621597" w:rsidRPr="00CF232E" w:rsidRDefault="00621597"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33" w:author="Cindy Furse" w:date="2025-01-31T10:36:00Z">
                        <w:rPr>
                          <w:rFonts w:ascii="Cambria Math" w:hAnsi="Cambria Math" w:cs="Times-Roman"/>
                          <w:i/>
                        </w:rPr>
                      </w:ins>
                    </m:ctrlPr>
                  </m:naryPr>
                  <m:sub>
                    <m:m>
                      <m:mPr>
                        <m:mcs>
                          <m:mc>
                            <m:mcPr>
                              <m:count m:val="1"/>
                              <m:mcJc m:val="center"/>
                            </m:mcPr>
                          </m:mc>
                        </m:mcs>
                        <m:ctrlPr>
                          <w:ins w:id="34" w:author="Cindy Furse" w:date="2025-01-31T10: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35" w:author="Cindy Furse" w:date="2025-01-31T10: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sSub>
                      <m:sSubPr>
                        <m:ctrlPr>
                          <w:ins w:id="36"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37" w:author="Cindy Furse" w:date="2025-01-31T10: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38"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e>
                </m:nary>
                <m:r>
                  <w:rPr>
                    <w:rFonts w:ascii="Cambria Math" w:hAnsi="Cambria Math"/>
                  </w:rPr>
                  <m:t>+d</m:t>
                </m:r>
                <m:d>
                  <m:dPr>
                    <m:ctrlPr>
                      <w:ins w:id="39" w:author="Cindy Furse" w:date="2025-01-31T10:36:00Z">
                        <w:rPr>
                          <w:rFonts w:ascii="Cambria Math" w:hAnsi="Cambria Math"/>
                          <w:i/>
                        </w:rPr>
                      </w:ins>
                    </m:ctrlPr>
                  </m:dPr>
                  <m:e>
                    <m:r>
                      <w:rPr>
                        <w:rFonts w:ascii="Cambria Math" w:hAnsi="Cambria Math"/>
                      </w:rPr>
                      <m:t>t</m:t>
                    </m:r>
                  </m:e>
                </m:d>
                <m:r>
                  <w:rPr>
                    <w:rFonts w:ascii="Cambria Math" w:hAnsi="Cambria Math"/>
                  </w:rPr>
                  <m:t>+n</m:t>
                </m:r>
                <m:d>
                  <m:dPr>
                    <m:ctrlPr>
                      <w:ins w:id="40" w:author="Cindy Furse" w:date="2025-01-31T10:36:00Z">
                        <w:rPr>
                          <w:rFonts w:ascii="Cambria Math" w:hAnsi="Cambria Math"/>
                          <w:i/>
                        </w:rPr>
                      </w:ins>
                    </m:ctrlPr>
                  </m:dPr>
                  <m:e>
                    <m:r>
                      <w:rPr>
                        <w:rFonts w:ascii="Cambria Math" w:hAnsi="Cambria Math"/>
                      </w:rPr>
                      <m:t>t</m:t>
                    </m:r>
                  </m:e>
                </m:d>
              </m:oMath>
            </m:oMathPara>
          </w:p>
        </w:tc>
        <w:tc>
          <w:tcPr>
            <w:tcW w:w="550" w:type="dxa"/>
            <w:vAlign w:val="center"/>
          </w:tcPr>
          <w:p w14:paraId="563A6BB4" w14:textId="491A1AD2" w:rsidR="00621597" w:rsidRPr="00CF232E" w:rsidRDefault="00621597"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3</w:t>
            </w:r>
            <w:r w:rsidRPr="00CF232E">
              <w:fldChar w:fldCharType="end"/>
            </w:r>
            <w:r w:rsidRPr="00CF232E">
              <w:t>)</w:t>
            </w:r>
          </w:p>
        </w:tc>
      </w:tr>
    </w:tbl>
    <w:p w14:paraId="7A92427E" w14:textId="6EDF93D2" w:rsidR="00D077BB" w:rsidRPr="00CF232E" w:rsidRDefault="00CB11F5" w:rsidP="00D077BB">
      <w:pPr>
        <w:spacing w:before="120" w:after="120"/>
        <w:jc w:val="both"/>
        <w:rPr>
          <w:rFonts w:ascii="Times-Roman" w:hAnsi="Times-Roman" w:cs="Times-Roman"/>
        </w:rPr>
      </w:pPr>
      <w:r w:rsidRPr="00CF232E">
        <w:rPr>
          <w:rFonts w:ascii="Times-Roman" w:hAnsi="Times-Roman" w:cs="Times-Roman"/>
        </w:rPr>
        <w:t>w</w:t>
      </w:r>
      <w:r w:rsidR="006F2696" w:rsidRPr="00CF232E">
        <w:rPr>
          <w:rFonts w:ascii="Times-Roman" w:hAnsi="Times-Roman" w:cs="Times-Roman"/>
        </w:rPr>
        <w:t>here</w:t>
      </w:r>
      <w:r w:rsidRPr="00CF232E">
        <w:rPr>
          <w:rFonts w:ascii="Times-Roman" w:hAnsi="Times-Roman" w:cs="Times-Roman"/>
        </w:rPr>
        <w:t xml:space="preserve"> </w:t>
      </w:r>
      <m:oMath>
        <m:sSub>
          <m:sSubPr>
            <m:ctrlPr>
              <w:ins w:id="41"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oMath>
      <w:r w:rsidRPr="00CF232E">
        <w:rPr>
          <w:rFonts w:ascii="Times-Roman" w:hAnsi="Times-Roman" w:cs="Times-Roman"/>
        </w:rPr>
        <w:t xml:space="preserve"> </w:t>
      </w:r>
      <w:r w:rsidR="00B225F5">
        <w:rPr>
          <w:rFonts w:ascii="Times-Roman" w:hAnsi="Times-Roman" w:cs="Times-Roman"/>
        </w:rPr>
        <w:t xml:space="preserve">is the </w:t>
      </w:r>
      <w:r w:rsidRPr="00CF232E">
        <w:rPr>
          <w:rFonts w:ascii="Times-Roman" w:hAnsi="Times-Roman" w:cs="Times-Roman"/>
        </w:rPr>
        <w:t>amplitude of the reflection at the testing point due to the impedance mismatch between the measure device and the wire,</w:t>
      </w:r>
      <w:r w:rsidR="006F2696" w:rsidRPr="00CF232E">
        <w:rPr>
          <w:rFonts w:ascii="Times-Roman" w:hAnsi="Times-Roman" w:cs="Times-Roman"/>
        </w:rPr>
        <w:t xml:space="preserve"> </w:t>
      </w:r>
      <m:oMath>
        <m:sSub>
          <m:sSubPr>
            <m:ctrlPr>
              <w:ins w:id="42"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oMath>
      <w:r w:rsidR="006F2696" w:rsidRPr="00CF232E">
        <w:rPr>
          <w:rFonts w:ascii="Times-Roman" w:hAnsi="Times-Roman" w:cs="Times-Roman"/>
          <w:i/>
          <w:iCs/>
        </w:rPr>
        <w:t xml:space="preserve"> </w:t>
      </w:r>
      <w:r w:rsidR="006F2696" w:rsidRPr="00CF232E">
        <w:rPr>
          <w:rFonts w:ascii="Times-Roman" w:hAnsi="Times-Roman" w:cs="Times-Roman"/>
        </w:rPr>
        <w:t xml:space="preserve">and </w:t>
      </w:r>
      <m:oMath>
        <m:sSub>
          <m:sSubPr>
            <m:ctrlPr>
              <w:ins w:id="43"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oMath>
      <w:r w:rsidR="006F2696" w:rsidRPr="00CF232E">
        <w:rPr>
          <w:rFonts w:ascii="Times-Roman" w:hAnsi="Times-Roman" w:cs="Times-Roman"/>
          <w:lang w:eastAsia="zh-CN"/>
        </w:rPr>
        <w:t xml:space="preserve"> are</w:t>
      </w:r>
      <w:r w:rsidR="00B225F5">
        <w:rPr>
          <w:rFonts w:ascii="Times-Roman" w:hAnsi="Times-Roman" w:cs="Times-Roman"/>
          <w:lang w:eastAsia="zh-CN"/>
        </w:rPr>
        <w:t>,</w:t>
      </w:r>
      <w:r w:rsidR="006F2696" w:rsidRPr="00CF232E">
        <w:rPr>
          <w:rFonts w:ascii="Times-Roman" w:hAnsi="Times-Roman" w:cs="Times-Roman"/>
          <w:lang w:eastAsia="zh-CN"/>
        </w:rPr>
        <w:t xml:space="preserve"> respectively</w:t>
      </w:r>
      <w:r w:rsidR="00B225F5">
        <w:rPr>
          <w:rFonts w:ascii="Times-Roman" w:hAnsi="Times-Roman" w:cs="Times-Roman"/>
          <w:lang w:eastAsia="zh-CN"/>
        </w:rPr>
        <w:t>,</w:t>
      </w:r>
      <w:r w:rsidR="006F2696" w:rsidRPr="00CF232E">
        <w:rPr>
          <w:rFonts w:ascii="Times-Roman" w:hAnsi="Times-Roman" w:cs="Times-Roman"/>
          <w:i/>
          <w:iCs/>
        </w:rPr>
        <w:t xml:space="preserve"> </w:t>
      </w:r>
      <w:r w:rsidR="006F2696" w:rsidRPr="00CF232E">
        <w:rPr>
          <w:rFonts w:ascii="Times-Roman" w:hAnsi="Times-Roman" w:cs="Times-Roman"/>
        </w:rPr>
        <w:t>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the test signal </w:t>
      </w:r>
      <m:oMath>
        <m:sSub>
          <m:sSubPr>
            <m:ctrlPr>
              <w:ins w:id="44"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45" w:author="Cindy Furse" w:date="2025-01-31T10:36:00Z">
                <w:rPr>
                  <w:rFonts w:ascii="Cambria Math" w:hAnsi="Cambria Math" w:cs="Times-Roman"/>
                  <w:i/>
                </w:rPr>
              </w:ins>
            </m:ctrlPr>
          </m:dPr>
          <m:e>
            <m:r>
              <w:rPr>
                <w:rFonts w:ascii="Cambria Math" w:hAnsi="Cambria Math" w:cs="Times-Roman"/>
              </w:rPr>
              <m:t>t</m:t>
            </m:r>
          </m:e>
        </m:d>
      </m:oMath>
      <w:r w:rsidR="006F2696" w:rsidRPr="00CF232E">
        <w:rPr>
          <w:rFonts w:ascii="Times-Roman" w:hAnsi="Times-Roman" w:cs="Times-Roman"/>
        </w:rPr>
        <w:t xml:space="preserve"> coming back from multiple paths in the wire network,</w:t>
      </w:r>
      <m:oMath>
        <m:r>
          <w:rPr>
            <w:rFonts w:ascii="Cambria Math" w:hAnsi="Cambria Math" w:cs="Times-Roman"/>
          </w:rPr>
          <m:t xml:space="preserve"> d</m:t>
        </m:r>
        <m:d>
          <m:dPr>
            <m:ctrlPr>
              <w:ins w:id="46" w:author="Cindy Furse" w:date="2025-01-31T10:36:00Z">
                <w:rPr>
                  <w:rFonts w:ascii="Cambria Math" w:hAnsi="Cambria Math" w:cs="Times-Roman"/>
                  <w:i/>
                </w:rPr>
              </w:ins>
            </m:ctrlPr>
          </m:dPr>
          <m:e>
            <m:r>
              <w:rPr>
                <w:rFonts w:ascii="Cambria Math" w:hAnsi="Cambria Math" w:cs="Times-Roman"/>
              </w:rPr>
              <m:t>t</m:t>
            </m:r>
          </m:e>
        </m:d>
      </m:oMath>
      <w:r w:rsidRPr="00CF232E">
        <w:rPr>
          <w:rFonts w:ascii="Times-Roman" w:hAnsi="Times-Roman" w:cs="Times-Roman"/>
          <w:i/>
          <w:iCs/>
        </w:rPr>
        <w:t xml:space="preserve"> </w:t>
      </w:r>
      <w:r w:rsidRPr="00CF232E">
        <w:rPr>
          <w:rFonts w:ascii="Times-Roman" w:hAnsi="Times-Roman" w:cs="Times-Roman"/>
        </w:rPr>
        <w:t>is the  data signal on the network,</w:t>
      </w:r>
      <w:r w:rsidR="006F2696" w:rsidRPr="00CF232E">
        <w:rPr>
          <w:rFonts w:ascii="Times-Roman" w:hAnsi="Times-Roman" w:cs="Times-Roman"/>
        </w:rPr>
        <w:t xml:space="preserve"> </w:t>
      </w:r>
      <m:oMath>
        <m:sSub>
          <m:sSubPr>
            <m:ctrlPr>
              <w:ins w:id="47" w:author="Cindy Furse" w:date="2025-01-31T10: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oMath>
      <w:r w:rsidR="006F2696" w:rsidRPr="00CF232E">
        <w:rPr>
          <w:rFonts w:ascii="Times-Roman" w:hAnsi="Times-Roman" w:cs="Times-Roman"/>
        </w:rPr>
        <w:t xml:space="preserve"> and </w:t>
      </w:r>
      <m:oMath>
        <m:sSub>
          <m:sSubPr>
            <m:ctrlPr>
              <w:ins w:id="48"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oMath>
      <w:r w:rsidR="006F2696" w:rsidRPr="00CF232E">
        <w:rPr>
          <w:rFonts w:ascii="Times-Roman" w:hAnsi="Times-Roman" w:cs="Times-Roman"/>
          <w:i/>
          <w:iCs/>
        </w:rPr>
        <w:t xml:space="preserve"> </w:t>
      </w:r>
      <w:r w:rsidR="006F2696" w:rsidRPr="00CF232E">
        <w:rPr>
          <w:rFonts w:ascii="Times-Roman" w:hAnsi="Times-Roman" w:cs="Times-Roman"/>
        </w:rPr>
        <w:t>are</w:t>
      </w:r>
      <w:r w:rsidR="00B225F5">
        <w:rPr>
          <w:rFonts w:ascii="Times-Roman" w:hAnsi="Times-Roman" w:cs="Times-Roman"/>
        </w:rPr>
        <w:t>,</w:t>
      </w:r>
      <w:r w:rsidR="006F2696" w:rsidRPr="00CF232E">
        <w:rPr>
          <w:rFonts w:ascii="Times-Roman" w:hAnsi="Times-Roman" w:cs="Times-Roman"/>
        </w:rPr>
        <w:t xml:space="preserve"> respectively</w:t>
      </w:r>
      <w:r w:rsidR="00B225F5">
        <w:rPr>
          <w:rFonts w:ascii="Times-Roman" w:hAnsi="Times-Roman" w:cs="Times-Roman"/>
        </w:rPr>
        <w:t>,</w:t>
      </w:r>
      <w:r w:rsidR="006F2696" w:rsidRPr="00CF232E">
        <w:rPr>
          <w:rFonts w:ascii="Times-Roman" w:hAnsi="Times-Roman" w:cs="Times-Roman"/>
        </w:rPr>
        <w:t xml:space="preserve"> 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a different test signal</w:t>
      </w:r>
      <w:r w:rsidR="00B225F5">
        <w:rPr>
          <w:rFonts w:ascii="Times-Roman" w:hAnsi="Times-Roman" w:cs="Times-Roman"/>
        </w:rPr>
        <w:t>,</w:t>
      </w:r>
      <w:r w:rsidR="006F2696" w:rsidRPr="00CF232E">
        <w:rPr>
          <w:rFonts w:ascii="Times-Roman" w:hAnsi="Times-Roman" w:cs="Times-Roman"/>
        </w:rPr>
        <w:t xml:space="preserve"> </w:t>
      </w:r>
      <m:oMath>
        <m:sSub>
          <m:sSubPr>
            <m:ctrlPr>
              <w:ins w:id="49"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50"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m:t>
        </m:r>
      </m:oMath>
      <w:r w:rsidR="006F2696" w:rsidRPr="00CF232E">
        <w:rPr>
          <w:rFonts w:ascii="Times-Roman" w:hAnsi="Times-Roman" w:cs="Times-Roman"/>
        </w:rPr>
        <w:t xml:space="preserve"> coming from the</w:t>
      </w:r>
      <m:oMath>
        <m:r>
          <w:rPr>
            <w:rFonts w:ascii="Cambria Math" w:hAnsi="Cambria Math" w:cs="Times-Roman"/>
          </w:rPr>
          <m:t xml:space="preserve"> </m:t>
        </m:r>
        <m:sSup>
          <m:sSupPr>
            <m:ctrlPr>
              <w:ins w:id="51" w:author="Cindy Furse" w:date="2025-01-31T10:36:00Z">
                <w:rPr>
                  <w:rFonts w:ascii="Cambria Math" w:hAnsi="Cambria Math" w:cs="Times-Roman"/>
                  <w:i/>
                </w:rPr>
              </w:ins>
            </m:ctrlPr>
          </m:sSupPr>
          <m:e>
            <m:r>
              <w:rPr>
                <w:rFonts w:ascii="Cambria Math" w:hAnsi="Cambria Math" w:cs="Times-Roman"/>
              </w:rPr>
              <m:t>k</m:t>
            </m:r>
          </m:e>
          <m:sup>
            <m:r>
              <w:rPr>
                <w:rFonts w:ascii="Cambria Math" w:hAnsi="Cambria Math" w:cs="Times-Roman"/>
              </w:rPr>
              <m:t>th</m:t>
            </m:r>
          </m:sup>
        </m:sSup>
      </m:oMath>
      <w:r w:rsidR="006F2696" w:rsidRPr="00CF232E">
        <w:rPr>
          <w:rFonts w:ascii="Times-Roman" w:hAnsi="Times-Roman" w:cs="Times-Roman"/>
        </w:rPr>
        <w:t xml:space="preserve"> sensor,</w:t>
      </w:r>
      <w:r w:rsidRPr="00CF232E">
        <w:rPr>
          <w:rFonts w:ascii="Times-Roman" w:hAnsi="Times-Roman" w:cs="Times-Roman"/>
        </w:rPr>
        <w:t xml:space="preserve"> and</w:t>
      </w:r>
      <w:r w:rsidR="006F2696" w:rsidRPr="00CF232E">
        <w:rPr>
          <w:rFonts w:ascii="Times-Roman" w:hAnsi="Times-Roman" w:cs="Times-Roman"/>
        </w:rPr>
        <w:t xml:space="preserve"> </w:t>
      </w:r>
      <m:oMath>
        <m:r>
          <w:rPr>
            <w:rFonts w:ascii="Cambria Math" w:hAnsi="Cambria Math"/>
          </w:rPr>
          <m:t>n</m:t>
        </m:r>
        <m:d>
          <m:dPr>
            <m:ctrlPr>
              <w:ins w:id="52" w:author="Cindy Furse" w:date="2025-01-31T10:36:00Z">
                <w:rPr>
                  <w:rFonts w:ascii="Cambria Math" w:hAnsi="Cambria Math"/>
                  <w:i/>
                </w:rPr>
              </w:ins>
            </m:ctrlPr>
          </m:dPr>
          <m:e>
            <m:r>
              <w:rPr>
                <w:rFonts w:ascii="Cambria Math" w:hAnsi="Cambria Math"/>
              </w:rPr>
              <m:t>t</m:t>
            </m:r>
          </m:e>
        </m:d>
      </m:oMath>
      <w:r w:rsidR="006F2696" w:rsidRPr="00CF232E">
        <w:rPr>
          <w:rFonts w:ascii="Times-Roman" w:hAnsi="Times-Roman" w:cs="Times-Roman"/>
        </w:rPr>
        <w:t xml:space="preserve"> is the noise signal.</w:t>
      </w:r>
    </w:p>
    <w:p w14:paraId="6DE9F984" w14:textId="639B718A" w:rsidR="00B66395" w:rsidRPr="00CF232E" w:rsidRDefault="00364F78" w:rsidP="00D077BB">
      <w:pPr>
        <w:spacing w:before="120" w:after="120"/>
        <w:jc w:val="both"/>
        <w:rPr>
          <w:rFonts w:ascii="Times-Roman" w:hAnsi="Times-Roman" w:cs="Times-Roman"/>
        </w:rPr>
      </w:pPr>
      <w:r w:rsidRPr="00CF232E">
        <w:rPr>
          <w:rFonts w:ascii="Times-Roman" w:hAnsi="Times-Roman" w:cs="Times-Roman"/>
        </w:rPr>
        <w:t>The</w:t>
      </w:r>
      <w:r w:rsidR="00D077BB" w:rsidRPr="00CF232E">
        <w:rPr>
          <w:rFonts w:ascii="Times-Roman" w:hAnsi="Times-Roman" w:cs="Times-Roman"/>
        </w:rPr>
        <w:t xml:space="preserve"> reflected signal</w:t>
      </w:r>
      <w:r w:rsidRPr="00CF232E">
        <w:rPr>
          <w:rFonts w:ascii="Times-Roman" w:hAnsi="Times-Roman" w:cs="Times-Roman"/>
        </w:rPr>
        <w:t xml:space="preserve"> carries information about the </w:t>
      </w:r>
      <w:r w:rsidR="00B225F5">
        <w:rPr>
          <w:rFonts w:ascii="Times-Roman" w:hAnsi="Times-Roman" w:cs="Times-Roman"/>
        </w:rPr>
        <w:t>status</w:t>
      </w:r>
      <w:r w:rsidRPr="00CF232E">
        <w:rPr>
          <w:rFonts w:ascii="Times-Roman" w:hAnsi="Times-Roman" w:cs="Times-Roman"/>
        </w:rPr>
        <w:t xml:space="preserve"> of the wire network</w:t>
      </w:r>
      <w:r w:rsidR="00B225F5">
        <w:rPr>
          <w:rFonts w:ascii="Times-Roman" w:hAnsi="Times-Roman" w:cs="Times-Roman"/>
        </w:rPr>
        <w:t>, and many algorithms are available to extract the network topology, detect and locate faults, etc.</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{"citationID":"poq4W4tF","properties":{"formattedCitation":"[1]","plainCitation":"[1]","noteIndex":0},"citationItems":[{"id":1600,"uris":["http://zotero.org/users/4795485/items/MI436YF3"],"itemData":{"id":1600,"type":"article-journal","container-title":"IEEE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[1]</w:t>
      </w:r>
      <w:r w:rsidR="001A375C">
        <w:rPr>
          <w:rFonts w:ascii="Times-Roman" w:hAnsi="Times-Roman" w:cs="Times-Roman"/>
        </w:rPr>
        <w:fldChar w:fldCharType="end"/>
      </w:r>
      <w:r w:rsidRPr="00CF232E">
        <w:rPr>
          <w:rFonts w:ascii="Times-Roman" w:hAnsi="Times-Roman" w:cs="Times-Roman"/>
        </w:rPr>
        <w:t xml:space="preserve">. </w:t>
      </w:r>
      <w:r w:rsidR="00B225F5">
        <w:rPr>
          <w:rFonts w:ascii="Times-Roman" w:hAnsi="Times-Roman" w:cs="Times-Roman"/>
        </w:rPr>
        <w:t>Interference caused by the signals from all sensors in parallel</w:t>
      </w:r>
      <w:r w:rsidRPr="00CF232E">
        <w:rPr>
          <w:rFonts w:ascii="Times-Roman" w:hAnsi="Times-Roman" w:cs="Times-Roman"/>
        </w:rPr>
        <w:t xml:space="preserve">, data </w:t>
      </w:r>
      <w:r w:rsidR="00D077BB" w:rsidRPr="00CF232E">
        <w:rPr>
          <w:rFonts w:ascii="Times-Roman" w:hAnsi="Times-Roman" w:cs="Times-Roman"/>
        </w:rPr>
        <w:t>signals</w:t>
      </w:r>
      <w:r w:rsidRPr="00CF232E">
        <w:rPr>
          <w:rFonts w:ascii="Times-Roman" w:hAnsi="Times-Roman" w:cs="Times-Roman"/>
        </w:rPr>
        <w:t>, and noise</w:t>
      </w:r>
      <w:r w:rsidR="00B225F5">
        <w:rPr>
          <w:rFonts w:ascii="Times-Roman" w:hAnsi="Times-Roman" w:cs="Times-Roman"/>
        </w:rPr>
        <w:t xml:space="preserve"> can perturb the received signals</w:t>
      </w:r>
      <w:r w:rsidRPr="00CF232E">
        <w:rPr>
          <w:rFonts w:ascii="Times-Roman" w:hAnsi="Times-Roman" w:cs="Times-Roman"/>
        </w:rPr>
        <w:t>.</w:t>
      </w:r>
      <w:r w:rsidR="00994E42" w:rsidRPr="00CF232E">
        <w:rPr>
          <w:rFonts w:ascii="Times-Roman" w:hAnsi="Times-Roman" w:cs="Times-Roman"/>
        </w:rPr>
        <w:t xml:space="preserve"> The </w:t>
      </w:r>
      <w:r w:rsidR="00B225F5">
        <w:rPr>
          <w:rFonts w:ascii="Times-Roman" w:hAnsi="Times-Roman" w:cs="Times-Roman"/>
        </w:rPr>
        <w:t xml:space="preserve">effects of </w:t>
      </w:r>
      <w:r w:rsidR="00994E42" w:rsidRPr="00CF232E">
        <w:rPr>
          <w:rFonts w:ascii="Times-Roman" w:hAnsi="Times-Roman" w:cs="Times-Roman"/>
        </w:rPr>
        <w:t>noise can be reduced through averaging and other de-noising techniques</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WKyZvWOx","properties":{"formattedCitation":"[7]","plainCitation":"[7]","noteIndex":0},"citationItems":[{"id":3743,"uris":["http://zotero.org/groups/2827401/items/I53MGQLM"],"itemData":{"id":3743,"type":"article-journal","container-title":"Sensors","issue":"16","note":"ISBN: 1424-8220\npublisher: MDPI","page":"5268","title":"A SSTDR methodology, implementations, and challenges","volume":"21","author":[{"family":"Kingston","given":"Samuel"},{"family":"Benoit","given":"Evan"},{"family":"Edun","given":"Ayobami S."},{"family":"Elyasichamazkoti","given":"Farhad"},{"family":"E. Sweeney","given":"Dawn"},{"family":"Harley","given":"Joel B."},{"family":"Kuhn","given":"Paul K."},{"family":"Furse","given":"Cynthia M."}],"issued":{"date-parts":[["2021"]]}}}],"schema":"https://github.com/citation-style-language/schema/raw/master/csl-citation.json"}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[7]</w:t>
      </w:r>
      <w:r w:rsidR="001A375C">
        <w:rPr>
          <w:rFonts w:ascii="Times-Roman" w:hAnsi="Times-Roman" w:cs="Times-Roman"/>
        </w:rPr>
        <w:fldChar w:fldCharType="end"/>
      </w:r>
      <w:r w:rsidR="00994E42" w:rsidRPr="00CF232E">
        <w:rPr>
          <w:rFonts w:ascii="Times-Roman" w:hAnsi="Times-Roman" w:cs="Times-Roman"/>
        </w:rPr>
        <w:t xml:space="preserve">. </w:t>
      </w:r>
      <w:r w:rsidR="00B225F5">
        <w:rPr>
          <w:rFonts w:ascii="Times-Roman" w:hAnsi="Times-Roman" w:cs="Times-Roman"/>
        </w:rPr>
        <w:t>In this paper, we will focus on</w:t>
      </w:r>
      <w:r w:rsidR="001A375C">
        <w:rPr>
          <w:rFonts w:ascii="Times-Roman" w:hAnsi="Times-Roman" w:cs="Times-Roman"/>
        </w:rPr>
        <w:t xml:space="preserve"> choice of sequence to</w:t>
      </w:r>
      <w:r w:rsidR="00B225F5">
        <w:rPr>
          <w:rFonts w:ascii="Times-Roman" w:hAnsi="Times-Roman" w:cs="Times-Roman"/>
        </w:rPr>
        <w:t xml:space="preserve"> </w:t>
      </w:r>
      <w:r w:rsidR="00BD29D6">
        <w:rPr>
          <w:rFonts w:ascii="Times-Roman" w:hAnsi="Times-Roman" w:cs="Times-Roman"/>
        </w:rPr>
        <w:t>reduce</w:t>
      </w:r>
      <w:r w:rsidR="00B225F5">
        <w:rPr>
          <w:rFonts w:ascii="Times-Roman" w:hAnsi="Times-Roman" w:cs="Times-Roman"/>
        </w:rPr>
        <w:t xml:space="preserve"> interference from multiple sensors transmitting and receiving simultaneously. </w:t>
      </w:r>
    </w:p>
    <w:p w14:paraId="4416403A" w14:textId="2A0F01C9" w:rsidR="006F2696" w:rsidRPr="00CF232E" w:rsidRDefault="00B225F5" w:rsidP="006053EF">
      <w:pPr>
        <w:spacing w:before="120" w:after="120"/>
        <w:jc w:val="both"/>
        <w:rPr>
          <w:rFonts w:ascii="Times-Roman" w:hAnsi="Times-Roman" w:cs="Times-Roman"/>
        </w:rPr>
      </w:pPr>
      <w:r>
        <w:rPr>
          <w:rFonts w:ascii="Times-Roman" w:hAnsi="Times-Roman" w:cs="Times-Roman"/>
        </w:rPr>
        <w:t xml:space="preserve">For </w:t>
      </w:r>
      <w:r w:rsidR="009715C3">
        <w:rPr>
          <w:rFonts w:ascii="Times-Roman" w:hAnsi="Times-Roman" w:cs="Times-Roman"/>
        </w:rPr>
        <w:t>S</w:t>
      </w:r>
      <w:r>
        <w:rPr>
          <w:rFonts w:ascii="Times-Roman" w:hAnsi="Times-Roman" w:cs="Times-Roman"/>
        </w:rPr>
        <w:t>TDR</w:t>
      </w:r>
      <w:r w:rsidR="006053EF" w:rsidRPr="00CF232E">
        <w:rPr>
          <w:rFonts w:ascii="Times-Roman" w:hAnsi="Times-Roman" w:cs="Times-Roman"/>
        </w:rPr>
        <w:t xml:space="preserve"> reflectometr</w:t>
      </w:r>
      <w:r>
        <w:rPr>
          <w:rFonts w:ascii="Times-Roman" w:hAnsi="Times-Roman" w:cs="Times-Roman"/>
        </w:rPr>
        <w:t>y</w:t>
      </w:r>
      <w:r w:rsidR="006053EF" w:rsidRPr="00CF232E">
        <w:rPr>
          <w:rFonts w:ascii="Times-Roman" w:hAnsi="Times-Roman" w:cs="Times-Roman"/>
        </w:rPr>
        <w:t xml:space="preserve">, the received signal is cross correlated with </w:t>
      </w:r>
      <w:r w:rsidR="004B11D2" w:rsidRPr="00CF232E">
        <w:rPr>
          <w:rFonts w:ascii="Times-Roman" w:hAnsi="Times-Roman" w:cs="Times-Roman"/>
        </w:rPr>
        <w:t>a</w:t>
      </w:r>
      <w:r w:rsidR="006053EF" w:rsidRPr="00CF232E">
        <w:rPr>
          <w:rFonts w:ascii="Times-Roman" w:hAnsi="Times-Roman" w:cs="Times-Roman"/>
        </w:rPr>
        <w:t xml:space="preserve"> reference signal</w:t>
      </w:r>
      <w:r>
        <w:rPr>
          <w:rFonts w:ascii="Times-Roman" w:hAnsi="Times-Roman" w:cs="Times-Roman"/>
        </w:rPr>
        <w:t>, typically the incident signal sent into the wire network</w:t>
      </w:r>
      <w:r w:rsidR="006053EF" w:rsidRPr="00CF232E">
        <w:rPr>
          <w:rFonts w:ascii="Times-Roman" w:hAnsi="Times-Roman" w:cs="Times-Roman"/>
        </w:rPr>
        <w:t>.</w:t>
      </w:r>
      <w:r w:rsidR="001F47EF" w:rsidRPr="00CF232E">
        <w:rPr>
          <w:rFonts w:ascii="Times-Roman" w:hAnsi="Times-Roman" w:cs="Times-Roman"/>
        </w:rPr>
        <w:t xml:space="preserve"> </w:t>
      </w:r>
      <w:r>
        <w:rPr>
          <w:rFonts w:ascii="Times-Roman" w:hAnsi="Times-Roman" w:cs="Times-Roman"/>
        </w:rPr>
        <w:t>Since our signal is periodic</w:t>
      </w:r>
      <w:r w:rsidR="004B11D2" w:rsidRPr="00CF232E">
        <w:rPr>
          <w:rFonts w:ascii="Times-Roman" w:hAnsi="Times-Roman" w:cs="Times-Roman"/>
        </w:rPr>
        <w:t>,</w:t>
      </w:r>
      <w:r w:rsidR="00E436BF" w:rsidRPr="00CF232E">
        <w:rPr>
          <w:rFonts w:ascii="Times-Roman" w:hAnsi="Times-Roman" w:cs="Times-Roman"/>
        </w:rPr>
        <w:t xml:space="preserve"> the periodic cross correlation function</w:t>
      </w:r>
      <w:r w:rsidR="004B11D2" w:rsidRPr="00CF232E">
        <w:rPr>
          <w:rFonts w:ascii="Times-Roman" w:hAnsi="Times-Roman" w:cs="Times-Roman"/>
        </w:rPr>
        <w:t xml:space="preserve"> is used</w:t>
      </w:r>
      <w:r>
        <w:rPr>
          <w:rFonts w:ascii="Times-Roman" w:hAnsi="Times-Roman" w:cs="Times-Roman"/>
        </w:rPr>
        <w:t>:</w:t>
      </w:r>
    </w:p>
    <w:tbl>
      <w:tblPr>
        <w:tblW w:w="5098" w:type="dxa"/>
        <w:jc w:val="center"/>
        <w:tblLayout w:type="fixed"/>
        <w:tblLook w:val="04A0" w:firstRow="1" w:lastRow="0" w:firstColumn="1" w:lastColumn="0" w:noHBand="0" w:noVBand="1"/>
      </w:tblPr>
      <w:tblGrid>
        <w:gridCol w:w="4531"/>
        <w:gridCol w:w="567"/>
      </w:tblGrid>
      <w:tr w:rsidR="00E436BF" w:rsidRPr="00CF232E" w14:paraId="599485B2" w14:textId="77777777" w:rsidTr="006F249E">
        <w:trPr>
          <w:trHeight w:val="283"/>
          <w:jc w:val="center"/>
        </w:trPr>
        <w:tc>
          <w:tcPr>
            <w:tcW w:w="4531" w:type="dxa"/>
            <w:vAlign w:val="center"/>
          </w:tcPr>
          <w:p w14:paraId="24AAD3E7" w14:textId="77777777" w:rsidR="00E436BF" w:rsidRPr="00CF232E" w:rsidRDefault="00453247" w:rsidP="006C5643">
            <w:pPr>
              <w:spacing w:line="276" w:lineRule="auto"/>
              <w:ind w:firstLine="567"/>
              <w:jc w:val="center"/>
              <w:rPr>
                <w:rFonts w:eastAsia="SimSun"/>
                <w:lang w:eastAsia="zh-CN"/>
              </w:rPr>
            </w:pPr>
            <m:oMathPara>
              <m:oMath>
                <m:sSub>
                  <m:sSubPr>
                    <m:ctrlPr>
                      <w:ins w:id="53" w:author="Cindy Furse" w:date="2025-01-31T10: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54"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55"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f>
                  <m:fPr>
                    <m:ctrlPr>
                      <w:ins w:id="56" w:author="Cindy Furse" w:date="2025-01-31T10:36:00Z">
                        <w:rPr>
                          <w:rFonts w:ascii="Cambria Math" w:hAnsi="Cambria Math" w:cs="Times-Roman"/>
                          <w:i/>
                        </w:rPr>
                      </w:ins>
                    </m:ctrlPr>
                  </m:fPr>
                  <m:num>
                    <m:r>
                      <w:rPr>
                        <w:rFonts w:ascii="Cambria Math" w:hAnsi="Cambria Math" w:cs="Times-Roman"/>
                      </w:rPr>
                      <m:t>1</m:t>
                    </m:r>
                  </m:num>
                  <m:den>
                    <m:r>
                      <w:rPr>
                        <w:rFonts w:ascii="Cambria Math" w:hAnsi="Cambria Math" w:cs="Times-Roman"/>
                      </w:rPr>
                      <m:t>T</m:t>
                    </m:r>
                  </m:den>
                </m:f>
                <m:nary>
                  <m:naryPr>
                    <m:limLoc m:val="undOvr"/>
                    <m:ctrlPr>
                      <w:ins w:id="57" w:author="Cindy Furse" w:date="2025-01-31T10:36:00Z">
                        <w:rPr>
                          <w:rFonts w:ascii="Cambria Math" w:hAnsi="Cambria Math" w:cs="Times-Roman"/>
                          <w:i/>
                        </w:rPr>
                      </w:ins>
                    </m:ctrlPr>
                  </m:naryPr>
                  <m:sub>
                    <m:r>
                      <w:rPr>
                        <w:rFonts w:ascii="Cambria Math" w:hAnsi="Cambria Math" w:cs="Times-Roman"/>
                      </w:rPr>
                      <m:t>0</m:t>
                    </m:r>
                  </m:sub>
                  <m:sup>
                    <m:r>
                      <w:rPr>
                        <w:rFonts w:ascii="Cambria Math" w:hAnsi="Cambria Math" w:cs="Times-Roman"/>
                      </w:rPr>
                      <m:t>T</m:t>
                    </m:r>
                  </m:sup>
                  <m:e>
                    <m:sSubSup>
                      <m:sSubSupPr>
                        <m:ctrlPr>
                          <w:ins w:id="58"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59" w:author="Cindy Furse" w:date="2025-01-31T10:36:00Z">
                            <w:rPr>
                              <w:rFonts w:ascii="Cambria Math" w:hAnsi="Cambria Math" w:cs="Times-Roman"/>
                              <w:i/>
                            </w:rPr>
                          </w:ins>
                        </m:ctrlPr>
                      </m:dPr>
                      <m:e>
                        <m:r>
                          <w:rPr>
                            <w:rFonts w:ascii="Cambria Math" w:hAnsi="Cambria Math" w:cs="Times-Roman"/>
                          </w:rPr>
                          <m:t>t</m:t>
                        </m:r>
                      </m:e>
                    </m:d>
                    <m:r>
                      <w:rPr>
                        <w:rFonts w:ascii="Cambria Math" w:hAnsi="Cambria Math" w:cs="Times-Roman"/>
                      </w:rPr>
                      <m:t xml:space="preserve"> </m:t>
                    </m:r>
                    <m:r>
                      <w:rPr>
                        <w:rFonts w:ascii="Cambria Math" w:hAnsi="Cambria Math" w:cs="Times-Roman"/>
                      </w:rPr>
                      <m:t>r</m:t>
                    </m:r>
                    <m:d>
                      <m:dPr>
                        <m:ctrlPr>
                          <w:ins w:id="60" w:author="Cindy Furse" w:date="2025-01-31T10:36:00Z">
                            <w:rPr>
                              <w:rFonts w:ascii="Cambria Math" w:hAnsi="Cambria Math" w:cs="Times-Roman"/>
                              <w:i/>
                            </w:rPr>
                          </w:ins>
                        </m:ctrlPr>
                      </m:dPr>
                      <m:e>
                        <m:r>
                          <w:rPr>
                            <w:rFonts w:ascii="Cambria Math" w:hAnsi="Cambria Math" w:cs="Times-Roman"/>
                          </w:rPr>
                          <m:t>t</m:t>
                        </m:r>
                        <m:r>
                          <w:rPr>
                            <w:rFonts w:ascii="Cambria Math" w:hAnsi="Cambria Math" w:cs="Times-Roman"/>
                          </w:rPr>
                          <m:t>+</m:t>
                        </m:r>
                        <m:r>
                          <w:rPr>
                            <w:rFonts w:ascii="Cambria Math" w:hAnsi="Cambria Math" w:cs="Times-Roman"/>
                          </w:rPr>
                          <m:t>τ</m:t>
                        </m:r>
                      </m:e>
                    </m:d>
                    <m:r>
                      <w:rPr>
                        <w:rFonts w:ascii="Cambria Math" w:hAnsi="Cambria Math" w:cs="Times-Roman"/>
                      </w:rPr>
                      <m:t xml:space="preserve"> </m:t>
                    </m:r>
                    <m:r>
                      <w:rPr>
                        <w:rFonts w:ascii="Cambria Math" w:hAnsi="Cambria Math" w:cs="Times-Roman"/>
                      </w:rPr>
                      <m:t>dt</m:t>
                    </m:r>
                  </m:e>
                </m:nary>
              </m:oMath>
            </m:oMathPara>
          </w:p>
        </w:tc>
        <w:tc>
          <w:tcPr>
            <w:tcW w:w="567" w:type="dxa"/>
            <w:vAlign w:val="center"/>
          </w:tcPr>
          <w:p w14:paraId="48900ECC" w14:textId="39DA6455" w:rsidR="00E436BF" w:rsidRPr="00CF232E" w:rsidRDefault="00E436BF" w:rsidP="006C5643">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4</w:t>
            </w:r>
            <w:r w:rsidRPr="00CF232E">
              <w:rPr>
                <w:rFonts w:eastAsia="SimSun"/>
                <w:lang w:eastAsia="zh-CN"/>
              </w:rPr>
              <w:fldChar w:fldCharType="end"/>
            </w:r>
            <w:r w:rsidRPr="00CF232E">
              <w:rPr>
                <w:rFonts w:eastAsia="SimSun"/>
                <w:lang w:eastAsia="zh-CN"/>
              </w:rPr>
              <w:t>)</w:t>
            </w:r>
          </w:p>
        </w:tc>
      </w:tr>
    </w:tbl>
    <w:p w14:paraId="0C6CAA34" w14:textId="359AB487" w:rsidR="00120243" w:rsidRPr="00CF232E" w:rsidRDefault="00F23B32" w:rsidP="004B11D2">
      <w:pPr>
        <w:spacing w:before="120" w:after="120"/>
        <w:jc w:val="both"/>
        <w:rPr>
          <w:rFonts w:ascii="Times-Roman" w:hAnsi="Times-Roman" w:cs="Times-Roman"/>
        </w:rPr>
      </w:pPr>
      <w:r w:rsidRPr="00CF232E">
        <w:rPr>
          <w:rFonts w:ascii="Times-Roman" w:hAnsi="Times-Roman" w:cs="Times-Roman"/>
        </w:rPr>
        <w:t>w</w:t>
      </w:r>
      <w:r w:rsidR="00303F82" w:rsidRPr="00CF232E">
        <w:rPr>
          <w:rFonts w:ascii="Times-Roman" w:hAnsi="Times-Roman" w:cs="Times-Roman"/>
        </w:rPr>
        <w:t xml:space="preserve">here </w:t>
      </w:r>
      <m:oMath>
        <m:sSubSup>
          <m:sSubSupPr>
            <m:ctrlPr>
              <w:ins w:id="61"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62" w:author="Cindy Furse" w:date="2025-01-31T10:36:00Z">
                <w:rPr>
                  <w:rFonts w:ascii="Cambria Math" w:hAnsi="Cambria Math" w:cs="Times-Roman"/>
                  <w:i/>
                </w:rPr>
              </w:ins>
            </m:ctrlPr>
          </m:dPr>
          <m:e>
            <m:r>
              <w:rPr>
                <w:rFonts w:ascii="Cambria Math" w:hAnsi="Cambria Math" w:cs="Times-Roman"/>
              </w:rPr>
              <m:t>t</m:t>
            </m:r>
          </m:e>
        </m:d>
      </m:oMath>
      <w:r w:rsidR="00303F82" w:rsidRPr="00CF232E">
        <w:rPr>
          <w:rFonts w:ascii="Times-Roman" w:hAnsi="Times-Roman" w:cs="Times-Roman"/>
        </w:rPr>
        <w:t xml:space="preserve"> is the reference </w:t>
      </w:r>
      <w:proofErr w:type="gramStart"/>
      <w:r w:rsidR="00303F82" w:rsidRPr="00CF232E">
        <w:rPr>
          <w:rFonts w:ascii="Times-Roman" w:hAnsi="Times-Roman" w:cs="Times-Roman"/>
        </w:rPr>
        <w:t>signal.</w:t>
      </w:r>
      <w:proofErr w:type="gramEnd"/>
      <w:r w:rsidRPr="00CF232E">
        <w:rPr>
          <w:rFonts w:ascii="Times-Roman" w:hAnsi="Times-Roman" w:cs="Times-Roman"/>
        </w:rPr>
        <w:t xml:space="preserve"> </w:t>
      </w:r>
      <w:r w:rsidR="00120243" w:rsidRPr="00CF232E">
        <w:t xml:space="preserve">The delay </w:t>
      </w:r>
      <m:oMath>
        <m:r>
          <w:rPr>
            <w:rFonts w:ascii="Cambria Math" w:hAnsi="Cambria Math" w:cs="Times-Roman"/>
          </w:rPr>
          <m:t>τ</m:t>
        </m:r>
      </m:oMath>
      <w:r w:rsidR="00120243" w:rsidRPr="00CF232E">
        <w:t xml:space="preserve"> is proportional to the distance </w:t>
      </w:r>
      <m:oMath>
        <m:r>
          <w:rPr>
            <w:rFonts w:ascii="Cambria Math" w:hAnsi="Cambria Math"/>
          </w:rPr>
          <m:t>d</m:t>
        </m:r>
      </m:oMath>
      <w:r w:rsidR="00120243" w:rsidRPr="00CF232E">
        <w:t xml:space="preserve"> </w:t>
      </w:r>
      <w:r w:rsidR="00B225F5">
        <w:t xml:space="preserve">over which the signal is delayed </w:t>
      </w:r>
      <w:r w:rsidR="00120243" w:rsidRPr="00CF232E">
        <w:t>as</w:t>
      </w:r>
    </w:p>
    <w:tbl>
      <w:tblPr>
        <w:tblW w:w="5098" w:type="dxa"/>
        <w:jc w:val="center"/>
        <w:tblLayout w:type="fixed"/>
        <w:tblLook w:val="04A0" w:firstRow="1" w:lastRow="0" w:firstColumn="1" w:lastColumn="0" w:noHBand="0" w:noVBand="1"/>
      </w:tblPr>
      <w:tblGrid>
        <w:gridCol w:w="4531"/>
        <w:gridCol w:w="567"/>
      </w:tblGrid>
      <w:tr w:rsidR="00120243" w:rsidRPr="00CF232E" w14:paraId="0569C84C" w14:textId="77777777" w:rsidTr="00113C98">
        <w:trPr>
          <w:trHeight w:val="283"/>
          <w:jc w:val="center"/>
        </w:trPr>
        <w:tc>
          <w:tcPr>
            <w:tcW w:w="4531" w:type="dxa"/>
            <w:vAlign w:val="center"/>
          </w:tcPr>
          <w:p w14:paraId="3FCA477C" w14:textId="77777777" w:rsidR="00120243" w:rsidRPr="00CF232E" w:rsidRDefault="00120243" w:rsidP="00113C98">
            <w:pPr>
              <w:jc w:val="both"/>
            </w:pPr>
            <m:oMathPara>
              <m:oMathParaPr>
                <m:jc m:val="center"/>
              </m:oMathParaPr>
              <m:oMath>
                <m:r>
                  <w:rPr>
                    <w:rFonts w:ascii="Cambria Math" w:hAnsi="Cambria Math"/>
                  </w:rPr>
                  <m:t>2 d=v τ</m:t>
                </m:r>
              </m:oMath>
            </m:oMathPara>
          </w:p>
        </w:tc>
        <w:tc>
          <w:tcPr>
            <w:tcW w:w="567" w:type="dxa"/>
            <w:vAlign w:val="center"/>
          </w:tcPr>
          <w:p w14:paraId="4E253B89" w14:textId="30224ECD" w:rsidR="00120243" w:rsidRPr="00CF232E" w:rsidRDefault="00120243" w:rsidP="00113C98">
            <w:pPr>
              <w:jc w:val="center"/>
            </w:pPr>
            <w:r w:rsidRPr="00CF232E">
              <w:t>(</w:t>
            </w:r>
            <w:r w:rsidRPr="00CF232E">
              <w:fldChar w:fldCharType="begin"/>
            </w:r>
            <w:r w:rsidRPr="00CF232E">
              <w:instrText xml:space="preserve"> SEQ Équation \* ARABIC </w:instrText>
            </w:r>
            <w:r w:rsidRPr="00CF232E">
              <w:fldChar w:fldCharType="separate"/>
            </w:r>
            <w:r w:rsidR="00842F9F">
              <w:rPr>
                <w:noProof/>
              </w:rPr>
              <w:t>5</w:t>
            </w:r>
            <w:r w:rsidRPr="00CF232E">
              <w:fldChar w:fldCharType="end"/>
            </w:r>
            <w:r w:rsidRPr="00CF232E">
              <w:t>)</w:t>
            </w:r>
          </w:p>
        </w:tc>
      </w:tr>
    </w:tbl>
    <w:p w14:paraId="4635B0B3" w14:textId="5BB331C0" w:rsidR="00303F82" w:rsidRPr="00CF232E" w:rsidRDefault="00977716" w:rsidP="00120243">
      <w:pPr>
        <w:spacing w:before="120" w:after="120"/>
        <w:jc w:val="both"/>
      </w:pPr>
      <w:r w:rsidRPr="00CF232E">
        <w:t>w</w:t>
      </w:r>
      <w:r w:rsidR="00120243" w:rsidRPr="00CF232E">
        <w:t xml:space="preserve">here </w:t>
      </w:r>
      <m:oMath>
        <m:r>
          <w:rPr>
            <w:rFonts w:ascii="Cambria Math" w:hAnsi="Cambria Math"/>
          </w:rPr>
          <m:t>v</m:t>
        </m:r>
      </m:oMath>
      <w:r w:rsidR="00120243" w:rsidRPr="00CF232E">
        <w:t xml:space="preserve"> is the velocity of propagation</w:t>
      </w:r>
      <w:r w:rsidR="001A5E24" w:rsidRPr="00CF232E">
        <w:t xml:space="preserve"> (VOP)</w:t>
      </w:r>
      <w:r w:rsidR="00120243" w:rsidRPr="00CF232E">
        <w:t xml:space="preserve"> on the </w:t>
      </w:r>
      <w:proofErr w:type="gramStart"/>
      <w:r w:rsidR="00120243" w:rsidRPr="00CF232E">
        <w:t>wire.</w:t>
      </w:r>
      <w:proofErr w:type="gramEnd"/>
      <w:r w:rsidR="00120243" w:rsidRPr="00CF232E">
        <w:t xml:space="preserve">  </w:t>
      </w:r>
      <w:r w:rsidR="00303F82" w:rsidRPr="00CF232E">
        <w:rPr>
          <w:rFonts w:ascii="Times-Roman" w:hAnsi="Times-Roman" w:cs="Times-Roman"/>
        </w:rPr>
        <w:t xml:space="preserve">By </w:t>
      </w:r>
      <w:r w:rsidR="00B225F5">
        <w:rPr>
          <w:rFonts w:ascii="Times-Roman" w:hAnsi="Times-Roman" w:cs="Times-Roman"/>
        </w:rPr>
        <w:t>substituting</w:t>
      </w:r>
      <w:r w:rsidR="00303F82" w:rsidRPr="00CF232E">
        <w:rPr>
          <w:rFonts w:ascii="Times-Roman" w:hAnsi="Times-Roman" w:cs="Times-Roman"/>
        </w:rPr>
        <w:t xml:space="preserve"> (3) in (4), we obtain </w:t>
      </w:r>
      <w:r w:rsidR="00B225F5">
        <w:rPr>
          <w:rFonts w:ascii="Times-Roman" w:hAnsi="Times-Roman" w:cs="Times-Roman"/>
        </w:rPr>
        <w:t>the correlation of the received signal</w:t>
      </w:r>
    </w:p>
    <w:tbl>
      <w:tblPr>
        <w:tblW w:w="0" w:type="auto"/>
        <w:tblLook w:val="04A0" w:firstRow="1" w:lastRow="0" w:firstColumn="1" w:lastColumn="0" w:noHBand="0" w:noVBand="1"/>
      </w:tblPr>
      <w:tblGrid>
        <w:gridCol w:w="1134"/>
        <w:gridCol w:w="3346"/>
        <w:gridCol w:w="550"/>
      </w:tblGrid>
      <w:tr w:rsidR="007747D6" w:rsidRPr="00CF232E" w14:paraId="1735A2D0" w14:textId="77777777" w:rsidTr="007747D6">
        <w:trPr>
          <w:trHeight w:val="283"/>
        </w:trPr>
        <w:tc>
          <w:tcPr>
            <w:tcW w:w="1134" w:type="dxa"/>
            <w:vAlign w:val="center"/>
          </w:tcPr>
          <w:p w14:paraId="14C8997F" w14:textId="77777777" w:rsidR="007747D6" w:rsidRPr="00CF232E" w:rsidRDefault="00453247" w:rsidP="006F249E">
            <w:pPr>
              <w:pStyle w:val="PARAIndent"/>
              <w:spacing w:line="360" w:lineRule="auto"/>
              <w:rPr>
                <w:iCs/>
              </w:rPr>
            </w:pPr>
            <m:oMathPara>
              <m:oMathParaPr>
                <m:jc m:val="right"/>
              </m:oMathParaPr>
              <m:oMath>
                <m:sSub>
                  <m:sSubPr>
                    <m:ctrlPr>
                      <w:ins w:id="63" w:author="Cindy Furse" w:date="2025-01-31T10: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64"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65"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6EB56823" w14:textId="77777777" w:rsidR="007747D6" w:rsidRPr="00CF232E" w:rsidRDefault="00453247" w:rsidP="00F23B32">
            <w:pPr>
              <w:pStyle w:val="PARAIndent"/>
              <w:ind w:firstLine="0"/>
            </w:pPr>
            <m:oMathPara>
              <m:oMathParaPr>
                <m:jc m:val="left"/>
              </m:oMathParaPr>
              <m:oMath>
                <m:sSub>
                  <m:sSubPr>
                    <m:ctrlPr>
                      <w:ins w:id="66"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67" w:author="Cindy Furse" w:date="2025-01-31T10:36:00Z">
                        <w:rPr>
                          <w:rFonts w:ascii="Cambria Math" w:hAnsi="Cambria Math" w:cs="Times-Roman"/>
                          <w:i/>
                        </w:rPr>
                      </w:ins>
                    </m:ctrlPr>
                  </m:sSubPr>
                  <m:e>
                    <m:r>
                      <w:rPr>
                        <w:rFonts w:ascii="Cambria Math" w:hAnsi="Cambria Math" w:cs="Times-Roman"/>
                      </w:rPr>
                      <m:t>R</m:t>
                    </m:r>
                  </m:e>
                  <m:sub>
                    <m:sSub>
                      <m:sSubPr>
                        <m:ctrlPr>
                          <w:ins w:id="68"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69"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0"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nary>
                  <m:naryPr>
                    <m:chr m:val="∑"/>
                    <m:limLoc m:val="undOvr"/>
                    <m:supHide m:val="1"/>
                    <m:ctrlPr>
                      <w:ins w:id="71" w:author="Cindy Furse" w:date="2025-01-31T10:36:00Z">
                        <w:rPr>
                          <w:rFonts w:ascii="Cambria Math" w:hAnsi="Cambria Math" w:cs="Times-Roman"/>
                          <w:i/>
                        </w:rPr>
                      </w:ins>
                    </m:ctrlPr>
                  </m:naryPr>
                  <m:sub>
                    <m:r>
                      <w:rPr>
                        <w:rFonts w:ascii="Cambria Math" w:hAnsi="Cambria Math" w:cs="Times-Roman"/>
                      </w:rPr>
                      <m:t>p</m:t>
                    </m:r>
                  </m:sub>
                  <m:sup/>
                  <m:e>
                    <m:sSub>
                      <m:sSubPr>
                        <m:ctrlPr>
                          <w:ins w:id="72"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73" w:author="Cindy Furse" w:date="2025-01-31T10:36:00Z">
                            <w:rPr>
                              <w:rFonts w:ascii="Cambria Math" w:hAnsi="Cambria Math" w:cs="Times-Roman"/>
                              <w:i/>
                            </w:rPr>
                          </w:ins>
                        </m:ctrlPr>
                      </m:sSubPr>
                      <m:e>
                        <m:r>
                          <w:rPr>
                            <w:rFonts w:ascii="Cambria Math" w:hAnsi="Cambria Math" w:cs="Times-Roman"/>
                          </w:rPr>
                          <m:t>R</m:t>
                        </m:r>
                      </m:e>
                      <m:sub>
                        <m:sSub>
                          <m:sSubPr>
                            <m:ctrlPr>
                              <w:ins w:id="74"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75"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76" w:author="Cindy Furse" w:date="2025-01-31T10: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77"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0690019" w14:textId="77777777" w:rsidR="007747D6" w:rsidRPr="00CF232E" w:rsidRDefault="007747D6" w:rsidP="007747D6">
            <w:pPr>
              <w:pStyle w:val="PARAIndent"/>
              <w:ind w:firstLine="0"/>
            </w:pPr>
          </w:p>
        </w:tc>
      </w:tr>
      <w:tr w:rsidR="00303F82" w:rsidRPr="00CF232E" w14:paraId="420F07F3" w14:textId="77777777" w:rsidTr="008A6C90">
        <w:trPr>
          <w:trHeight w:val="283"/>
        </w:trPr>
        <w:tc>
          <w:tcPr>
            <w:tcW w:w="1134" w:type="dxa"/>
            <w:vAlign w:val="center"/>
          </w:tcPr>
          <w:p w14:paraId="7FB3D655" w14:textId="77777777" w:rsidR="00303F82" w:rsidRPr="00CF232E" w:rsidRDefault="00303F82" w:rsidP="006C5643">
            <w:pPr>
              <w:pStyle w:val="PARAIndent"/>
              <w:spacing w:line="276" w:lineRule="auto"/>
            </w:pPr>
          </w:p>
        </w:tc>
        <w:tc>
          <w:tcPr>
            <w:tcW w:w="3346" w:type="dxa"/>
            <w:vAlign w:val="center"/>
          </w:tcPr>
          <w:p w14:paraId="313273BD" w14:textId="77777777" w:rsidR="00303F82" w:rsidRPr="00CF232E" w:rsidRDefault="007747D6"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78" w:author="Cindy Furse" w:date="2025-01-31T10:36:00Z">
                        <w:rPr>
                          <w:rFonts w:ascii="Cambria Math" w:hAnsi="Cambria Math" w:cs="Times-Roman"/>
                          <w:i/>
                        </w:rPr>
                      </w:ins>
                    </m:ctrlPr>
                  </m:naryPr>
                  <m:sub>
                    <m:m>
                      <m:mPr>
                        <m:mcs>
                          <m:mc>
                            <m:mcPr>
                              <m:count m:val="1"/>
                              <m:mcJc m:val="center"/>
                            </m:mcPr>
                          </m:mc>
                        </m:mcs>
                        <m:ctrlPr>
                          <w:ins w:id="79" w:author="Cindy Furse" w:date="2025-01-31T10: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80" w:author="Cindy Furse" w:date="2025-01-31T10: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81" w:author="Cindy Furse" w:date="2025-01-31T10:36:00Z">
                        <w:rPr>
                          <w:rFonts w:ascii="Cambria Math" w:hAnsi="Cambria Math" w:cs="Times-Roman"/>
                          <w:i/>
                        </w:rPr>
                      </w:ins>
                    </m:ctrlPr>
                  </m:sSubPr>
                  <m:e>
                    <m:r>
                      <w:rPr>
                        <w:rFonts w:ascii="Cambria Math" w:hAnsi="Cambria Math" w:cs="Times-Roman"/>
                      </w:rPr>
                      <m:t>R</m:t>
                    </m:r>
                  </m:e>
                  <m:sub>
                    <m:sSub>
                      <m:sSubPr>
                        <m:ctrlPr>
                          <w:ins w:id="82"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83"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84" w:author="Cindy Furse" w:date="2025-01-31T10: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85" w:author="Cindy Furse" w:date="2025-01-31T10: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oMath>
            </m:oMathPara>
          </w:p>
        </w:tc>
        <w:tc>
          <w:tcPr>
            <w:tcW w:w="550" w:type="dxa"/>
            <w:vAlign w:val="center"/>
          </w:tcPr>
          <w:p w14:paraId="778EF30C" w14:textId="0635D547" w:rsidR="00303F82" w:rsidRPr="00CF232E" w:rsidRDefault="00303F82"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6</w:t>
            </w:r>
            <w:r w:rsidRPr="00CF232E">
              <w:fldChar w:fldCharType="end"/>
            </w:r>
            <w:r w:rsidRPr="00CF232E">
              <w:t>)</w:t>
            </w:r>
          </w:p>
        </w:tc>
      </w:tr>
    </w:tbl>
    <w:p w14:paraId="55B0C107" w14:textId="2D441289" w:rsidR="00303F82" w:rsidRPr="00CF232E" w:rsidRDefault="00AD3083" w:rsidP="00F41E99">
      <w:pPr>
        <w:spacing w:before="120" w:after="120"/>
        <w:jc w:val="both"/>
        <w:rPr>
          <w:rFonts w:ascii="Times-Roman" w:hAnsi="Times-Roman" w:cs="Times-Roman"/>
        </w:rPr>
      </w:pPr>
      <w:r w:rsidRPr="00CF232E">
        <w:rPr>
          <w:rFonts w:ascii="Times-Roman" w:hAnsi="Times-Roman" w:cs="Times-Roman"/>
        </w:rPr>
        <w:t>Eq. (6</w:t>
      </w:r>
      <w:r w:rsidR="00173502" w:rsidRPr="00CF232E">
        <w:rPr>
          <w:rFonts w:ascii="Times-Roman" w:hAnsi="Times-Roman" w:cs="Times-Roman"/>
        </w:rPr>
        <w:t xml:space="preserve">) shows that the </w:t>
      </w:r>
      <w:r w:rsidR="00B225F5">
        <w:rPr>
          <w:rFonts w:ascii="Times-Roman" w:hAnsi="Times-Roman" w:cs="Times-Roman"/>
        </w:rPr>
        <w:t>c</w:t>
      </w:r>
      <w:r w:rsidR="00173502" w:rsidRPr="00CF232E">
        <w:rPr>
          <w:rFonts w:ascii="Times-Roman" w:hAnsi="Times-Roman" w:cs="Times-Roman"/>
        </w:rPr>
        <w:t>orrelator’s output depends on the correlation properties of sequences. To further clarify this point, let’s rewrite the</w:t>
      </w:r>
      <w:r w:rsidR="00C45284" w:rsidRPr="00CF232E">
        <w:rPr>
          <w:rFonts w:ascii="Times-Roman" w:hAnsi="Times-Roman" w:cs="Times-Roman"/>
        </w:rPr>
        <w:t xml:space="preserve"> first term of </w:t>
      </w:r>
      <w:r w:rsidR="00B225F5">
        <w:rPr>
          <w:rFonts w:ascii="Times-Roman" w:hAnsi="Times-Roman" w:cs="Times-Roman"/>
        </w:rPr>
        <w:t>(6)</w:t>
      </w:r>
      <w:r w:rsidR="00173502" w:rsidRPr="00CF232E">
        <w:rPr>
          <w:rFonts w:ascii="Times-Roman" w:hAnsi="Times-Roman" w:cs="Times-Roman"/>
        </w:rPr>
        <w:t xml:space="preserve"> as follows </w:t>
      </w:r>
    </w:p>
    <w:tbl>
      <w:tblPr>
        <w:tblW w:w="0" w:type="auto"/>
        <w:jc w:val="right"/>
        <w:tblLook w:val="04A0" w:firstRow="1" w:lastRow="0" w:firstColumn="1" w:lastColumn="0" w:noHBand="0" w:noVBand="1"/>
      </w:tblPr>
      <w:tblGrid>
        <w:gridCol w:w="976"/>
        <w:gridCol w:w="3514"/>
        <w:gridCol w:w="550"/>
      </w:tblGrid>
      <w:tr w:rsidR="00EA1FED" w:rsidRPr="00CF232E" w14:paraId="483C8DFC" w14:textId="77777777" w:rsidTr="00D9287E">
        <w:trPr>
          <w:trHeight w:val="283"/>
          <w:jc w:val="right"/>
        </w:trPr>
        <w:tc>
          <w:tcPr>
            <w:tcW w:w="5172" w:type="dxa"/>
            <w:gridSpan w:val="3"/>
            <w:vAlign w:val="center"/>
          </w:tcPr>
          <w:p w14:paraId="78EA1BE1" w14:textId="77777777" w:rsidR="00EA1FED" w:rsidRPr="00CF232E" w:rsidRDefault="00453247" w:rsidP="00EA1FED">
            <w:pPr>
              <w:pStyle w:val="PARAIndent"/>
              <w:rPr>
                <w:iCs/>
              </w:rPr>
            </w:pPr>
            <m:oMathPara>
              <m:oMathParaPr>
                <m:jc m:val="left"/>
              </m:oMathParaPr>
              <m:oMath>
                <m:sSub>
                  <m:sSubPr>
                    <m:ctrlPr>
                      <w:ins w:id="86" w:author="Cindy Furse" w:date="2025-01-31T10:36:00Z">
                        <w:rPr>
                          <w:rFonts w:ascii="Cambria Math" w:hAnsi="Cambria Math" w:cs="Times-Roman"/>
                          <w:i/>
                          <w:sz w:val="18"/>
                          <w:szCs w:val="18"/>
                        </w:rPr>
                      </w:ins>
                    </m:ctrlPr>
                  </m:sSubPr>
                  <m:e>
                    <m:r>
                      <w:rPr>
                        <w:rFonts w:ascii="Cambria Math" w:hAnsi="Cambria Math" w:cs="Times-Roman"/>
                        <w:sz w:val="18"/>
                        <w:szCs w:val="18"/>
                      </w:rPr>
                      <m:t>R</m:t>
                    </m:r>
                  </m:e>
                  <m:sub>
                    <m:sSub>
                      <m:sSubPr>
                        <m:ctrlPr>
                          <w:ins w:id="87"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88"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89" w:author="Cindy Furse" w:date="2025-01-31T10:36:00Z">
                        <w:rPr>
                          <w:rFonts w:ascii="Cambria Math" w:hAnsi="Cambria Math" w:cs="Times-Roman"/>
                          <w:i/>
                          <w:iCs/>
                          <w:sz w:val="18"/>
                          <w:szCs w:val="18"/>
                        </w:rPr>
                      </w:ins>
                    </m:ctrlPr>
                  </m:dPr>
                  <m:e>
                    <m:r>
                      <w:rPr>
                        <w:rFonts w:ascii="Cambria Math" w:hAnsi="Cambria Math" w:cs="Times-Roman"/>
                        <w:sz w:val="18"/>
                        <w:szCs w:val="18"/>
                      </w:rPr>
                      <m:t>τ</m:t>
                    </m:r>
                  </m:e>
                </m:d>
                <m:r>
                  <w:rPr>
                    <w:rFonts w:ascii="Cambria Math" w:hAnsi="Cambria Math" w:cs="Times-Roman"/>
                    <w:sz w:val="18"/>
                    <w:szCs w:val="18"/>
                  </w:rPr>
                  <m:t>=</m:t>
                </m:r>
                <m:nary>
                  <m:naryPr>
                    <m:chr m:val="∑"/>
                    <m:limLoc m:val="undOvr"/>
                    <m:ctrlPr>
                      <w:ins w:id="90" w:author="Cindy Furse" w:date="2025-01-31T10:36:00Z">
                        <w:rPr>
                          <w:rFonts w:ascii="Cambria Math" w:hAnsi="Cambria Math" w:cs="Times-Roman"/>
                          <w:i/>
                          <w:sz w:val="18"/>
                          <w:szCs w:val="18"/>
                        </w:rPr>
                      </w:ins>
                    </m:ctrlPr>
                  </m:naryPr>
                  <m:sub>
                    <m:r>
                      <w:rPr>
                        <w:rFonts w:ascii="Cambria Math" w:hAnsi="Cambria Math" w:cs="Times-Roman"/>
                        <w:sz w:val="18"/>
                        <w:szCs w:val="18"/>
                      </w:rPr>
                      <m:t>m</m:t>
                    </m:r>
                    <m:r>
                      <w:rPr>
                        <w:rFonts w:ascii="Cambria Math" w:hAnsi="Cambria Math" w:cs="Times-Roman"/>
                        <w:sz w:val="18"/>
                        <w:szCs w:val="18"/>
                      </w:rPr>
                      <m:t>=0</m:t>
                    </m:r>
                  </m:sub>
                  <m:sup>
                    <m:r>
                      <w:rPr>
                        <w:rFonts w:ascii="Cambria Math" w:hAnsi="Cambria Math" w:cs="Times-Roman"/>
                        <w:sz w:val="18"/>
                        <w:szCs w:val="18"/>
                      </w:rPr>
                      <m:t>N</m:t>
                    </m:r>
                    <m:r>
                      <w:rPr>
                        <w:rFonts w:ascii="Cambria Math" w:hAnsi="Cambria Math" w:cs="Times-Roman"/>
                        <w:sz w:val="18"/>
                        <w:szCs w:val="18"/>
                      </w:rPr>
                      <m:t>-1</m:t>
                    </m:r>
                  </m:sup>
                  <m:e>
                    <m:nary>
                      <m:naryPr>
                        <m:chr m:val="∑"/>
                        <m:limLoc m:val="undOvr"/>
                        <m:ctrlPr>
                          <w:ins w:id="91" w:author="Cindy Furse" w:date="2025-01-31T10:36:00Z">
                            <w:rPr>
                              <w:rFonts w:ascii="Cambria Math" w:hAnsi="Cambria Math" w:cs="Times-Roman"/>
                              <w:i/>
                              <w:sz w:val="18"/>
                              <w:szCs w:val="18"/>
                            </w:rPr>
                          </w:ins>
                        </m:ctrlPr>
                      </m:naryPr>
                      <m:sub>
                        <m:r>
                          <w:rPr>
                            <w:rFonts w:ascii="Cambria Math" w:hAnsi="Cambria Math" w:cs="Times-Roman"/>
                            <w:sz w:val="18"/>
                            <w:szCs w:val="18"/>
                          </w:rPr>
                          <m:t>n</m:t>
                        </m:r>
                        <m:r>
                          <w:rPr>
                            <w:rFonts w:ascii="Cambria Math" w:hAnsi="Cambria Math" w:cs="Times-Roman"/>
                            <w:sz w:val="18"/>
                            <w:szCs w:val="18"/>
                          </w:rPr>
                          <m:t>=0</m:t>
                        </m:r>
                      </m:sub>
                      <m:sup>
                        <m:r>
                          <w:rPr>
                            <w:rFonts w:ascii="Cambria Math" w:hAnsi="Cambria Math" w:cs="Times-Roman"/>
                            <w:sz w:val="18"/>
                            <w:szCs w:val="18"/>
                          </w:rPr>
                          <m:t>N</m:t>
                        </m:r>
                        <m:r>
                          <w:rPr>
                            <w:rFonts w:ascii="Cambria Math" w:hAnsi="Cambria Math" w:cs="Times-Roman"/>
                            <w:sz w:val="18"/>
                            <w:szCs w:val="18"/>
                          </w:rPr>
                          <m:t>-1</m:t>
                        </m:r>
                      </m:sup>
                      <m:e>
                        <m:sSub>
                          <m:sSubPr>
                            <m:ctrlPr>
                              <w:ins w:id="92"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r>
                              <w:rPr>
                                <w:rFonts w:ascii="Cambria Math" w:hAnsi="Cambria Math" w:cs="Times-Roman"/>
                                <w:sz w:val="18"/>
                                <w:szCs w:val="18"/>
                              </w:rPr>
                              <m:t>,</m:t>
                            </m:r>
                            <m:r>
                              <w:rPr>
                                <w:rFonts w:ascii="Cambria Math" w:hAnsi="Cambria Math" w:cs="Times-Roman"/>
                                <w:sz w:val="18"/>
                                <w:szCs w:val="18"/>
                              </w:rPr>
                              <m:t>m</m:t>
                            </m:r>
                          </m:sub>
                        </m:sSub>
                        <m:sSub>
                          <m:sSubPr>
                            <m:ctrlPr>
                              <w:ins w:id="93"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r>
                              <w:rPr>
                                <w:rFonts w:ascii="Cambria Math" w:hAnsi="Cambria Math" w:cs="Times-Roman"/>
                                <w:sz w:val="18"/>
                                <w:szCs w:val="18"/>
                              </w:rPr>
                              <m:t>,</m:t>
                            </m:r>
                            <m:r>
                              <w:rPr>
                                <w:rFonts w:ascii="Cambria Math" w:hAnsi="Cambria Math" w:cs="Times-Roman"/>
                                <w:sz w:val="18"/>
                                <w:szCs w:val="18"/>
                              </w:rPr>
                              <m:t>n</m:t>
                            </m:r>
                          </m:sub>
                        </m:sSub>
                      </m:e>
                    </m:nary>
                  </m:e>
                </m:nary>
                <m:f>
                  <m:fPr>
                    <m:ctrlPr>
                      <w:ins w:id="94" w:author="Cindy Furse" w:date="2025-01-31T10:36:00Z">
                        <w:rPr>
                          <w:rFonts w:ascii="Cambria Math" w:hAnsi="Cambria Math" w:cs="Times-Roman"/>
                          <w:i/>
                          <w:sz w:val="18"/>
                          <w:szCs w:val="18"/>
                        </w:rPr>
                      </w:ins>
                    </m:ctrlPr>
                  </m:fPr>
                  <m:num>
                    <m:r>
                      <w:rPr>
                        <w:rFonts w:ascii="Cambria Math" w:hAnsi="Cambria Math" w:cs="Times-Roman"/>
                        <w:sz w:val="18"/>
                        <w:szCs w:val="18"/>
                      </w:rPr>
                      <m:t>1</m:t>
                    </m:r>
                  </m:num>
                  <m:den>
                    <m:r>
                      <w:rPr>
                        <w:rFonts w:ascii="Cambria Math" w:hAnsi="Cambria Math" w:cs="Times-Roman"/>
                        <w:sz w:val="18"/>
                        <w:szCs w:val="18"/>
                      </w:rPr>
                      <m:t>T</m:t>
                    </m:r>
                  </m:den>
                </m:f>
                <m:nary>
                  <m:naryPr>
                    <m:limLoc m:val="undOvr"/>
                    <m:ctrlPr>
                      <w:ins w:id="95" w:author="Cindy Furse" w:date="2025-01-31T10:36:00Z">
                        <w:rPr>
                          <w:rFonts w:ascii="Cambria Math" w:hAnsi="Cambria Math" w:cs="Times-Roman"/>
                          <w:i/>
                          <w:sz w:val="18"/>
                          <w:szCs w:val="18"/>
                        </w:rPr>
                      </w:ins>
                    </m:ctrlPr>
                  </m:naryPr>
                  <m:sub>
                    <m:r>
                      <w:rPr>
                        <w:rFonts w:ascii="Cambria Math" w:hAnsi="Cambria Math" w:cs="Times-Roman"/>
                        <w:sz w:val="18"/>
                        <w:szCs w:val="18"/>
                      </w:rPr>
                      <m:t>0</m:t>
                    </m:r>
                  </m:sub>
                  <m:sup>
                    <m:r>
                      <w:rPr>
                        <w:rFonts w:ascii="Cambria Math" w:hAnsi="Cambria Math" w:cs="Times-Roman"/>
                        <w:sz w:val="18"/>
                        <w:szCs w:val="18"/>
                      </w:rPr>
                      <m:t>T</m:t>
                    </m:r>
                  </m:sup>
                  <m:e>
                    <m:r>
                      <w:rPr>
                        <w:rFonts w:ascii="Cambria Math" w:hAnsi="Cambria Math" w:cs="Times-Roman"/>
                        <w:sz w:val="18"/>
                        <w:szCs w:val="18"/>
                      </w:rPr>
                      <m:t>p</m:t>
                    </m:r>
                    <m:d>
                      <m:dPr>
                        <m:ctrlPr>
                          <w:ins w:id="96" w:author="Cindy Furse" w:date="2025-01-31T10:36:00Z">
                            <w:rPr>
                              <w:rFonts w:ascii="Cambria Math" w:hAnsi="Cambria Math" w:cs="Times-Roman"/>
                              <w:i/>
                              <w:sz w:val="18"/>
                              <w:szCs w:val="18"/>
                            </w:rPr>
                          </w:ins>
                        </m:ctrlPr>
                      </m:dPr>
                      <m:e>
                        <m:r>
                          <w:rPr>
                            <w:rFonts w:ascii="Cambria Math" w:hAnsi="Cambria Math" w:cs="Times-Roman"/>
                            <w:sz w:val="18"/>
                            <w:szCs w:val="18"/>
                          </w:rPr>
                          <m:t>t</m:t>
                        </m:r>
                        <m:r>
                          <w:rPr>
                            <w:rFonts w:ascii="Cambria Math" w:hAnsi="Cambria Math" w:cs="Times-Roman"/>
                            <w:sz w:val="18"/>
                            <w:szCs w:val="18"/>
                          </w:rPr>
                          <m:t>-</m:t>
                        </m:r>
                        <m:r>
                          <w:rPr>
                            <w:rFonts w:ascii="Cambria Math" w:hAnsi="Cambria Math" w:cs="Times-Roman"/>
                            <w:sz w:val="18"/>
                            <w:szCs w:val="18"/>
                          </w:rPr>
                          <m:t>m</m:t>
                        </m:r>
                        <m:sSub>
                          <m:sSubPr>
                            <m:ctrlPr>
                              <w:ins w:id="97"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p</m:t>
                    </m:r>
                    <m:d>
                      <m:dPr>
                        <m:ctrlPr>
                          <w:ins w:id="98" w:author="Cindy Furse" w:date="2025-01-31T10:36:00Z">
                            <w:rPr>
                              <w:rFonts w:ascii="Cambria Math" w:hAnsi="Cambria Math" w:cs="Times-Roman"/>
                              <w:i/>
                              <w:sz w:val="18"/>
                              <w:szCs w:val="18"/>
                            </w:rPr>
                          </w:ins>
                        </m:ctrlPr>
                      </m:dPr>
                      <m:e>
                        <m:r>
                          <w:rPr>
                            <w:rFonts w:ascii="Cambria Math" w:hAnsi="Cambria Math" w:cs="Times-Roman"/>
                            <w:sz w:val="18"/>
                            <w:szCs w:val="18"/>
                          </w:rPr>
                          <m:t>t</m:t>
                        </m:r>
                        <m:r>
                          <w:rPr>
                            <w:rFonts w:ascii="Cambria Math" w:hAnsi="Cambria Math" w:cs="Times-Roman"/>
                            <w:sz w:val="18"/>
                            <w:szCs w:val="18"/>
                          </w:rPr>
                          <m:t>+</m:t>
                        </m:r>
                        <m:r>
                          <w:rPr>
                            <w:rFonts w:ascii="Cambria Math" w:hAnsi="Cambria Math" w:cs="Times-Roman"/>
                            <w:sz w:val="18"/>
                            <w:szCs w:val="18"/>
                          </w:rPr>
                          <m:t>τ</m:t>
                        </m:r>
                        <m:r>
                          <w:rPr>
                            <w:rFonts w:ascii="Cambria Math" w:hAnsi="Cambria Math" w:cs="Times-Roman"/>
                            <w:sz w:val="18"/>
                            <w:szCs w:val="18"/>
                          </w:rPr>
                          <m:t>-</m:t>
                        </m:r>
                        <m:r>
                          <w:rPr>
                            <w:rFonts w:ascii="Cambria Math" w:hAnsi="Cambria Math" w:cs="Times-Roman"/>
                            <w:sz w:val="18"/>
                            <w:szCs w:val="18"/>
                          </w:rPr>
                          <m:t>n</m:t>
                        </m:r>
                        <m:sSub>
                          <m:sSubPr>
                            <m:ctrlPr>
                              <w:ins w:id="99"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 xml:space="preserve"> </m:t>
                    </m:r>
                    <m:r>
                      <w:rPr>
                        <w:rFonts w:ascii="Cambria Math" w:hAnsi="Cambria Math" w:cs="Times-Roman"/>
                        <w:sz w:val="18"/>
                        <w:szCs w:val="18"/>
                      </w:rPr>
                      <m:t>dt</m:t>
                    </m:r>
                  </m:e>
                </m:nary>
              </m:oMath>
            </m:oMathPara>
          </w:p>
        </w:tc>
      </w:tr>
      <w:tr w:rsidR="00173502" w:rsidRPr="00CF232E" w14:paraId="5504D557" w14:textId="77777777" w:rsidTr="00D9287E">
        <w:trPr>
          <w:trHeight w:val="283"/>
          <w:jc w:val="right"/>
        </w:trPr>
        <w:tc>
          <w:tcPr>
            <w:tcW w:w="993" w:type="dxa"/>
            <w:vAlign w:val="center"/>
          </w:tcPr>
          <w:p w14:paraId="561FD124" w14:textId="77777777" w:rsidR="00173502" w:rsidRPr="00CF232E" w:rsidRDefault="00173502" w:rsidP="006F249E">
            <w:pPr>
              <w:pStyle w:val="PARAIndent"/>
            </w:pPr>
          </w:p>
        </w:tc>
        <w:tc>
          <w:tcPr>
            <w:tcW w:w="3629" w:type="dxa"/>
            <w:vAlign w:val="center"/>
          </w:tcPr>
          <w:p w14:paraId="1DA72EB1" w14:textId="77777777" w:rsidR="00173502" w:rsidRPr="00CF232E" w:rsidRDefault="00173502" w:rsidP="00C45284">
            <w:pPr>
              <w:pStyle w:val="PARAIndent"/>
              <w:rPr>
                <w:lang w:eastAsia="zh-CN"/>
              </w:rPr>
            </w:pPr>
          </w:p>
        </w:tc>
        <w:tc>
          <w:tcPr>
            <w:tcW w:w="550" w:type="dxa"/>
            <w:vAlign w:val="center"/>
          </w:tcPr>
          <w:p w14:paraId="31B70342" w14:textId="4DECC857" w:rsidR="00173502" w:rsidRPr="00CF232E" w:rsidRDefault="00173502"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7</w:t>
            </w:r>
            <w:r w:rsidRPr="00CF232E">
              <w:fldChar w:fldCharType="end"/>
            </w:r>
            <w:r w:rsidRPr="00CF232E">
              <w:t>)</w:t>
            </w:r>
          </w:p>
        </w:tc>
      </w:tr>
    </w:tbl>
    <w:p w14:paraId="357946B1" w14:textId="592848DB" w:rsidR="006F249E" w:rsidRPr="00CF232E" w:rsidRDefault="00AD3083" w:rsidP="006F249E">
      <w:pPr>
        <w:spacing w:before="120" w:after="120"/>
        <w:jc w:val="both"/>
        <w:rPr>
          <w:rFonts w:ascii="Times-Roman" w:hAnsi="Times-Roman" w:cs="Times-Roman"/>
        </w:rPr>
      </w:pPr>
      <w:r w:rsidRPr="00CF232E">
        <w:rPr>
          <w:rFonts w:ascii="Times-Roman" w:hAnsi="Times-Roman" w:cs="Times-Roman"/>
        </w:rPr>
        <w:t>The integral in (7</w:t>
      </w:r>
      <w:r w:rsidR="00C45284" w:rsidRPr="00CF232E">
        <w:rPr>
          <w:rFonts w:ascii="Times-Roman" w:hAnsi="Times-Roman" w:cs="Times-Roman"/>
        </w:rPr>
        <w:t xml:space="preserve">) is nonzero only when </w:t>
      </w:r>
      <m:oMath>
        <m:r>
          <w:rPr>
            <w:rFonts w:ascii="Cambria Math" w:hAnsi="Cambria Math" w:cs="Times-Roman"/>
          </w:rPr>
          <m:t>p</m:t>
        </m:r>
        <m:d>
          <m:dPr>
            <m:ctrlPr>
              <w:ins w:id="100" w:author="Cindy Furse" w:date="2025-01-31T10:36:00Z">
                <w:rPr>
                  <w:rFonts w:ascii="Cambria Math" w:hAnsi="Cambria Math" w:cs="Times-Roman"/>
                  <w:i/>
                </w:rPr>
              </w:ins>
            </m:ctrlPr>
          </m:dPr>
          <m:e>
            <m:r>
              <w:rPr>
                <w:rFonts w:ascii="Cambria Math" w:hAnsi="Cambria Math" w:cs="Times-Roman"/>
              </w:rPr>
              <m:t>t-m</m:t>
            </m:r>
            <m:sSub>
              <m:sSubPr>
                <m:ctrlPr>
                  <w:ins w:id="101"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and </w:t>
      </w:r>
      <m:oMath>
        <m:r>
          <w:rPr>
            <w:rFonts w:ascii="Cambria Math" w:hAnsi="Cambria Math" w:cs="Times-Roman"/>
          </w:rPr>
          <m:t>p</m:t>
        </m:r>
        <m:d>
          <m:dPr>
            <m:ctrlPr>
              <w:ins w:id="102" w:author="Cindy Furse" w:date="2025-01-31T10:36:00Z">
                <w:rPr>
                  <w:rFonts w:ascii="Cambria Math" w:hAnsi="Cambria Math" w:cs="Times-Roman"/>
                  <w:i/>
                </w:rPr>
              </w:ins>
            </m:ctrlPr>
          </m:dPr>
          <m:e>
            <m:r>
              <w:rPr>
                <w:rFonts w:ascii="Cambria Math" w:hAnsi="Cambria Math" w:cs="Times-Roman"/>
              </w:rPr>
              <m:t>t+τ-n</m:t>
            </m:r>
            <m:sSub>
              <m:sSubPr>
                <m:ctrlPr>
                  <w:ins w:id="103"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overlap. The delay </w:t>
      </w:r>
      <m:oMath>
        <m:r>
          <w:rPr>
            <w:rFonts w:ascii="Cambria Math" w:hAnsi="Cambria Math" w:cs="Times-Roman"/>
          </w:rPr>
          <m:t>τ=l</m:t>
        </m:r>
        <m:sSub>
          <m:sSubPr>
            <m:ctrlPr>
              <w:ins w:id="104"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sSub>
          <m:sSubPr>
            <m:ctrlPr>
              <w:ins w:id="105" w:author="Cindy Furse" w:date="2025-01-31T10: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oMath>
      <w:r w:rsidR="00C45284" w:rsidRPr="00CF232E">
        <w:rPr>
          <w:rFonts w:ascii="Times-Roman" w:hAnsi="Times-Roman" w:cs="Times-Roman"/>
        </w:rPr>
        <w:t xml:space="preserve">, where </w:t>
      </w:r>
      <m:oMath>
        <m:r>
          <w:rPr>
            <w:rFonts w:ascii="Cambria Math" w:hAnsi="Cambria Math" w:cs="Times-Roman"/>
          </w:rPr>
          <m:t>0≤</m:t>
        </m:r>
        <m:sSub>
          <m:sSubPr>
            <m:ctrlPr>
              <w:ins w:id="106" w:author="Cindy Furse" w:date="2025-01-31T10: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r>
          <w:rPr>
            <w:rFonts w:ascii="Cambria Math" w:hAnsi="Cambria Math" w:cs="Times-Roman"/>
          </w:rPr>
          <m:t>&lt;</m:t>
        </m:r>
        <m:sSub>
          <m:sSubPr>
            <m:ctrlPr>
              <w:ins w:id="107"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oMath>
      <w:r w:rsidR="00B225F5">
        <w:rPr>
          <w:rFonts w:ascii="Times-Roman" w:hAnsi="Times-Roman" w:cs="Times-Roman"/>
        </w:rPr>
        <w:t xml:space="preserve"> is any delay, not necessarily an integer number of chips</w:t>
      </w:r>
      <w:r w:rsidR="00C45284" w:rsidRPr="00CF232E">
        <w:rPr>
          <w:rFonts w:ascii="Times-Roman" w:hAnsi="Times-Roman" w:cs="Times-Roman"/>
        </w:rPr>
        <w:t>.</w:t>
      </w:r>
      <w:r w:rsidR="006F249E" w:rsidRPr="00CF232E">
        <w:rPr>
          <w:rFonts w:asciiTheme="minorHAnsi" w:eastAsiaTheme="minorHAnsi" w:hAnsiTheme="minorHAnsi" w:cstheme="minorBidi"/>
          <w:sz w:val="24"/>
          <w:szCs w:val="24"/>
        </w:rPr>
        <w:t xml:space="preserve"> </w:t>
      </w:r>
      <w:r w:rsidR="006F249E" w:rsidRPr="00CF232E">
        <w:rPr>
          <w:rFonts w:ascii="Times-Roman" w:hAnsi="Times-Roman" w:cs="Times-Roman"/>
        </w:rPr>
        <w:t xml:space="preserve">Using this substitution, the pulses overlap only for </w:t>
      </w:r>
      <m:oMath>
        <m:r>
          <w:rPr>
            <w:rFonts w:ascii="Cambria Math" w:hAnsi="Cambria Math" w:cs="Times-Roman"/>
          </w:rPr>
          <m:t>n=m+l</m:t>
        </m:r>
      </m:oMath>
      <w:r w:rsidR="006F249E" w:rsidRPr="00CF232E">
        <w:rPr>
          <w:rFonts w:ascii="Times-Roman" w:hAnsi="Times-Roman" w:cs="Times-Roman"/>
        </w:rPr>
        <w:t xml:space="preserve"> and </w:t>
      </w:r>
      <m:oMath>
        <m:r>
          <w:rPr>
            <w:rFonts w:ascii="Cambria Math" w:hAnsi="Cambria Math" w:cs="Times-Roman"/>
          </w:rPr>
          <m:t>n=m+l+1</m:t>
        </m:r>
      </m:oMath>
      <w:r w:rsidRPr="00CF232E">
        <w:rPr>
          <w:rFonts w:ascii="Times-Roman" w:hAnsi="Times-Roman" w:cs="Times-Roman"/>
        </w:rPr>
        <w:t>, so that (7</w:t>
      </w:r>
      <w:r w:rsidR="006F249E" w:rsidRPr="00CF232E">
        <w:rPr>
          <w:rFonts w:ascii="Times-Roman" w:hAnsi="Times-Roman" w:cs="Times-Roman"/>
        </w:rPr>
        <w:t>) becomes</w:t>
      </w:r>
      <w:r w:rsidR="00B225F5">
        <w:rPr>
          <w:rFonts w:ascii="Times-Roman" w:hAnsi="Times-Roman" w:cs="Times-Roman"/>
        </w:rPr>
        <w:t xml:space="preserve">  </w:t>
      </w:r>
    </w:p>
    <w:tbl>
      <w:tblPr>
        <w:tblW w:w="0" w:type="auto"/>
        <w:tblLook w:val="04A0" w:firstRow="1" w:lastRow="0" w:firstColumn="1" w:lastColumn="0" w:noHBand="0" w:noVBand="1"/>
      </w:tblPr>
      <w:tblGrid>
        <w:gridCol w:w="1134"/>
        <w:gridCol w:w="3346"/>
        <w:gridCol w:w="550"/>
      </w:tblGrid>
      <w:tr w:rsidR="006F249E" w:rsidRPr="00CF232E" w14:paraId="50F84AD6" w14:textId="77777777" w:rsidTr="006F249E">
        <w:trPr>
          <w:trHeight w:val="283"/>
        </w:trPr>
        <w:tc>
          <w:tcPr>
            <w:tcW w:w="1134" w:type="dxa"/>
            <w:vAlign w:val="center"/>
          </w:tcPr>
          <w:p w14:paraId="0899D736" w14:textId="77777777" w:rsidR="006F249E" w:rsidRPr="00CF232E" w:rsidRDefault="00453247" w:rsidP="006F249E">
            <w:pPr>
              <w:pStyle w:val="PARAIndent"/>
            </w:pPr>
            <m:oMathPara>
              <m:oMathParaPr>
                <m:jc m:val="right"/>
              </m:oMathParaPr>
              <m:oMath>
                <m:sSub>
                  <m:sSubPr>
                    <m:ctrlPr>
                      <w:ins w:id="108" w:author="Cindy Furse" w:date="2025-01-31T10:36:00Z">
                        <w:rPr>
                          <w:rFonts w:ascii="Cambria Math" w:hAnsi="Cambria Math" w:cs="Times-Roman"/>
                          <w:i/>
                        </w:rPr>
                      </w:ins>
                    </m:ctrlPr>
                  </m:sSubPr>
                  <m:e>
                    <m:r>
                      <w:rPr>
                        <w:rFonts w:ascii="Cambria Math" w:hAnsi="Cambria Math" w:cs="Times-Roman"/>
                      </w:rPr>
                      <m:t>R</m:t>
                    </m:r>
                  </m:e>
                  <m:sub>
                    <m:sSub>
                      <m:sSubPr>
                        <m:ctrlPr>
                          <w:ins w:id="109"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0"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1"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10E1DD1B" w14:textId="77777777" w:rsidR="006F249E" w:rsidRPr="00CF232E" w:rsidRDefault="00453247" w:rsidP="006F249E">
            <w:pPr>
              <w:pStyle w:val="PARAIndent"/>
              <w:rPr>
                <w:lang w:eastAsia="zh-CN"/>
              </w:rPr>
            </w:pPr>
            <m:oMathPara>
              <m:oMathParaPr>
                <m:jc m:val="left"/>
              </m:oMathParaPr>
              <m:oMath>
                <m:d>
                  <m:dPr>
                    <m:ctrlPr>
                      <w:ins w:id="112" w:author="Cindy Furse" w:date="2025-01-31T10:36:00Z">
                        <w:rPr>
                          <w:rFonts w:ascii="Cambria Math" w:hAnsi="Cambria Math" w:cs="Times-Roman"/>
                          <w:i/>
                        </w:rPr>
                      </w:ins>
                    </m:ctrlPr>
                  </m:dPr>
                  <m:e>
                    <m:r>
                      <w:rPr>
                        <w:rFonts w:ascii="Cambria Math" w:hAnsi="Cambria Math" w:cs="Times-Roman"/>
                      </w:rPr>
                      <m:t>1-</m:t>
                    </m:r>
                    <m:f>
                      <m:fPr>
                        <m:ctrlPr>
                          <w:ins w:id="113" w:author="Cindy Furse" w:date="2025-01-31T10:36:00Z">
                            <w:rPr>
                              <w:rFonts w:ascii="Cambria Math" w:hAnsi="Cambria Math" w:cs="Times-Roman"/>
                              <w:i/>
                            </w:rPr>
                          </w:ins>
                        </m:ctrlPr>
                      </m:fPr>
                      <m:num>
                        <m:sSub>
                          <m:sSubPr>
                            <m:ctrlPr>
                              <w:ins w:id="114" w:author="Cindy Furse" w:date="2025-01-31T10: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15"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e>
                </m:d>
                <m:sSub>
                  <m:sSubPr>
                    <m:ctrlPr>
                      <w:ins w:id="116" w:author="Cindy Furse" w:date="2025-01-31T10:36:00Z">
                        <w:rPr>
                          <w:rFonts w:ascii="Cambria Math" w:hAnsi="Cambria Math" w:cs="Times-Roman"/>
                          <w:i/>
                        </w:rPr>
                      </w:ins>
                    </m:ctrlPr>
                  </m:sSubPr>
                  <m:e>
                    <m:r>
                      <w:rPr>
                        <w:rFonts w:ascii="Cambria Math" w:hAnsi="Cambria Math" w:cs="Times-Roman"/>
                      </w:rPr>
                      <m:t>E</m:t>
                    </m:r>
                  </m:e>
                  <m:sub>
                    <m:sSub>
                      <m:sSubPr>
                        <m:ctrlPr>
                          <w:ins w:id="117"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18"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9" w:author="Cindy Furse" w:date="2025-01-31T10:36:00Z">
                        <w:rPr>
                          <w:rFonts w:ascii="Cambria Math" w:hAnsi="Cambria Math" w:cs="Times-Roman"/>
                          <w:i/>
                        </w:rPr>
                      </w:ins>
                    </m:ctrlPr>
                  </m:dPr>
                  <m:e>
                    <m:r>
                      <w:rPr>
                        <w:rFonts w:ascii="Cambria Math" w:hAnsi="Cambria Math" w:cs="Times-Roman"/>
                      </w:rPr>
                      <m:t>l</m:t>
                    </m:r>
                  </m:e>
                </m:d>
                <m:r>
                  <w:rPr>
                    <w:rFonts w:ascii="Cambria Math" w:hAnsi="Cambria Math" w:cs="Times-Roman"/>
                  </w:rPr>
                  <m:t>+</m:t>
                </m:r>
                <m:f>
                  <m:fPr>
                    <m:ctrlPr>
                      <w:ins w:id="120" w:author="Cindy Furse" w:date="2025-01-31T10:36:00Z">
                        <w:rPr>
                          <w:rFonts w:ascii="Cambria Math" w:hAnsi="Cambria Math" w:cs="Times-Roman"/>
                          <w:i/>
                        </w:rPr>
                      </w:ins>
                    </m:ctrlPr>
                  </m:fPr>
                  <m:num>
                    <m:sSub>
                      <m:sSubPr>
                        <m:ctrlPr>
                          <w:ins w:id="121" w:author="Cindy Furse" w:date="2025-01-31T10: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22"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sSub>
                  <m:sSubPr>
                    <m:ctrlPr>
                      <w:ins w:id="123" w:author="Cindy Furse" w:date="2025-01-31T10:36:00Z">
                        <w:rPr>
                          <w:rFonts w:ascii="Cambria Math" w:hAnsi="Cambria Math" w:cs="Times-Roman"/>
                          <w:i/>
                        </w:rPr>
                      </w:ins>
                    </m:ctrlPr>
                  </m:sSubPr>
                  <m:e>
                    <m:r>
                      <w:rPr>
                        <w:rFonts w:ascii="Cambria Math" w:hAnsi="Cambria Math" w:cs="Times-Roman"/>
                      </w:rPr>
                      <m:t>E</m:t>
                    </m:r>
                  </m:e>
                  <m:sub>
                    <m:sSub>
                      <m:sSubPr>
                        <m:ctrlPr>
                          <w:ins w:id="124"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25"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26" w:author="Cindy Furse" w:date="2025-01-31T10:36:00Z">
                        <w:rPr>
                          <w:rFonts w:ascii="Cambria Math" w:hAnsi="Cambria Math" w:cs="Times-Roman"/>
                          <w:i/>
                        </w:rPr>
                      </w:ins>
                    </m:ctrlPr>
                  </m:dPr>
                  <m:e>
                    <m:r>
                      <w:rPr>
                        <w:rFonts w:ascii="Cambria Math" w:hAnsi="Cambria Math" w:cs="Times-Roman"/>
                      </w:rPr>
                      <m:t>l</m:t>
                    </m:r>
                    <m:r>
                      <w:rPr>
                        <w:rFonts w:ascii="Cambria Math" w:hAnsi="Cambria Math" w:cs="Times-Roman"/>
                      </w:rPr>
                      <m:t>+1</m:t>
                    </m:r>
                  </m:e>
                </m:d>
              </m:oMath>
            </m:oMathPara>
          </w:p>
        </w:tc>
        <w:tc>
          <w:tcPr>
            <w:tcW w:w="550" w:type="dxa"/>
            <w:vAlign w:val="center"/>
          </w:tcPr>
          <w:p w14:paraId="43EC07E9" w14:textId="753D8747" w:rsidR="006F249E" w:rsidRPr="00CF232E" w:rsidRDefault="006F249E"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8</w:t>
            </w:r>
            <w:r w:rsidRPr="00CF232E">
              <w:fldChar w:fldCharType="end"/>
            </w:r>
            <w:r w:rsidRPr="00CF232E">
              <w:t>)</w:t>
            </w:r>
          </w:p>
        </w:tc>
      </w:tr>
    </w:tbl>
    <w:p w14:paraId="605BE1BC" w14:textId="77777777" w:rsidR="00E40732" w:rsidRPr="00CF232E" w:rsidRDefault="00E40732" w:rsidP="00E40732">
      <w:pPr>
        <w:spacing w:before="120" w:after="120"/>
        <w:jc w:val="both"/>
        <w:rPr>
          <w:rFonts w:ascii="Times-Roman" w:hAnsi="Times-Roman" w:cs="Times-Roman"/>
        </w:rPr>
      </w:pPr>
      <w:r w:rsidRPr="00CF232E">
        <w:rPr>
          <w:rFonts w:ascii="Times-Roman" w:hAnsi="Times-Roman" w:cs="Times-Roman"/>
        </w:rPr>
        <w:t xml:space="preserve">The discrete periodic cross-correlation function (PCCF) of two sequences </w:t>
      </w:r>
      <m:oMath>
        <m:sSub>
          <m:sSubPr>
            <m:ctrlPr>
              <w:ins w:id="127"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oMath>
      <w:r w:rsidRPr="00CF232E">
        <w:rPr>
          <w:rFonts w:ascii="Times-Roman" w:hAnsi="Times-Roman" w:cs="Times-Roman"/>
        </w:rPr>
        <w:t xml:space="preserve"> and </w:t>
      </w:r>
      <m:oMath>
        <m:sSubSup>
          <m:sSubSupPr>
            <m:ctrlPr>
              <w:ins w:id="128"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oMath>
      <w:r w:rsidRPr="00CF232E">
        <w:rPr>
          <w:rFonts w:ascii="Times-Roman" w:hAnsi="Times-Roman" w:cs="Times-Roman"/>
        </w:rPr>
        <w:t xml:space="preserve"> is defined as </w:t>
      </w:r>
    </w:p>
    <w:tbl>
      <w:tblPr>
        <w:tblW w:w="5098" w:type="dxa"/>
        <w:jc w:val="center"/>
        <w:tblLayout w:type="fixed"/>
        <w:tblLook w:val="04A0" w:firstRow="1" w:lastRow="0" w:firstColumn="1" w:lastColumn="0" w:noHBand="0" w:noVBand="1"/>
      </w:tblPr>
      <w:tblGrid>
        <w:gridCol w:w="4531"/>
        <w:gridCol w:w="567"/>
      </w:tblGrid>
      <w:tr w:rsidR="00E40732" w:rsidRPr="00CF232E" w14:paraId="5593EE0E" w14:textId="77777777" w:rsidTr="00E40732">
        <w:trPr>
          <w:trHeight w:val="283"/>
          <w:jc w:val="center"/>
        </w:trPr>
        <w:tc>
          <w:tcPr>
            <w:tcW w:w="4531" w:type="dxa"/>
            <w:vAlign w:val="center"/>
          </w:tcPr>
          <w:p w14:paraId="3FEFDC03" w14:textId="77777777" w:rsidR="00E40732" w:rsidRPr="00CF232E" w:rsidRDefault="00453247" w:rsidP="00E40732">
            <w:pPr>
              <w:spacing w:line="276" w:lineRule="auto"/>
              <w:ind w:firstLine="567"/>
              <w:jc w:val="center"/>
              <w:rPr>
                <w:rFonts w:eastAsia="SimSun"/>
                <w:lang w:eastAsia="zh-CN"/>
              </w:rPr>
            </w:pPr>
            <m:oMathPara>
              <m:oMath>
                <m:sSub>
                  <m:sSubPr>
                    <m:ctrlPr>
                      <w:ins w:id="129" w:author="Cindy Furse" w:date="2025-01-31T10:36:00Z">
                        <w:rPr>
                          <w:rFonts w:ascii="Cambria Math" w:hAnsi="Cambria Math" w:cs="Times-Roman"/>
                          <w:i/>
                        </w:rPr>
                      </w:ins>
                    </m:ctrlPr>
                  </m:sSubPr>
                  <m:e>
                    <m:r>
                      <w:rPr>
                        <w:rFonts w:ascii="Cambria Math" w:hAnsi="Cambria Math" w:cs="Times-Roman"/>
                      </w:rPr>
                      <m:t>E</m:t>
                    </m:r>
                  </m:e>
                  <m:sub>
                    <m:sSub>
                      <m:sSubPr>
                        <m:ctrlPr>
                          <w:ins w:id="130"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131"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32" w:author="Cindy Furse" w:date="2025-01-31T10:36:00Z">
                        <w:rPr>
                          <w:rFonts w:ascii="Cambria Math" w:hAnsi="Cambria Math" w:cs="Times-Roman"/>
                          <w:i/>
                        </w:rPr>
                      </w:ins>
                    </m:ctrlPr>
                  </m:dPr>
                  <m:e>
                    <m:r>
                      <w:rPr>
                        <w:rFonts w:ascii="Cambria Math" w:hAnsi="Cambria Math" w:cs="Times-Roman"/>
                      </w:rPr>
                      <m:t>l</m:t>
                    </m:r>
                  </m:e>
                </m:d>
                <m:r>
                  <w:rPr>
                    <w:rFonts w:ascii="Cambria Math" w:eastAsiaTheme="minorEastAsia" w:hAnsi="Cambria Math" w:cstheme="majorBidi"/>
                    <w:lang w:eastAsia="fr-FR"/>
                  </w:rPr>
                  <m:t>=</m:t>
                </m:r>
                <m:f>
                  <m:fPr>
                    <m:ctrlPr>
                      <w:ins w:id="133" w:author="Cindy Furse" w:date="2025-01-31T10:36:00Z">
                        <w:rPr>
                          <w:rFonts w:ascii="Cambria Math" w:eastAsiaTheme="minorEastAsia" w:hAnsi="Cambria Math" w:cstheme="majorBidi"/>
                          <w:i/>
                          <w:lang w:eastAsia="fr-FR"/>
                        </w:rPr>
                      </w:ins>
                    </m:ctrlPr>
                  </m:fPr>
                  <m:num>
                    <m:r>
                      <w:rPr>
                        <w:rFonts w:ascii="Cambria Math" w:eastAsiaTheme="minorEastAsia" w:hAnsi="Cambria Math" w:cstheme="majorBidi"/>
                        <w:lang w:eastAsia="fr-FR"/>
                      </w:rPr>
                      <m:t>1</m:t>
                    </m:r>
                  </m:num>
                  <m:den>
                    <m:r>
                      <w:rPr>
                        <w:rFonts w:ascii="Cambria Math" w:eastAsiaTheme="minorEastAsia" w:hAnsi="Cambria Math" w:cstheme="majorBidi"/>
                        <w:lang w:eastAsia="fr-FR"/>
                      </w:rPr>
                      <m:t>N</m:t>
                    </m:r>
                  </m:den>
                </m:f>
                <m:nary>
                  <m:naryPr>
                    <m:chr m:val="∑"/>
                    <m:limLoc m:val="undOvr"/>
                    <m:ctrlPr>
                      <w:ins w:id="134" w:author="Cindy Furse" w:date="2025-01-31T10:36:00Z">
                        <w:rPr>
                          <w:rFonts w:ascii="Cambria Math" w:eastAsiaTheme="minorEastAsia" w:hAnsi="Cambria Math" w:cstheme="majorBidi"/>
                          <w:i/>
                          <w:lang w:eastAsia="fr-FR"/>
                        </w:rPr>
                      </w:ins>
                    </m:ctrlPr>
                  </m:naryPr>
                  <m:sub>
                    <m:r>
                      <w:rPr>
                        <w:rFonts w:ascii="Cambria Math" w:eastAsiaTheme="minorEastAsia" w:hAnsi="Cambria Math" w:cstheme="majorBidi"/>
                        <w:lang w:eastAsia="fr-FR"/>
                      </w:rPr>
                      <m:t>n</m:t>
                    </m:r>
                    <m:r>
                      <w:rPr>
                        <w:rFonts w:ascii="Cambria Math" w:eastAsiaTheme="minorEastAsia" w:hAnsi="Cambria Math" w:cstheme="majorBidi"/>
                        <w:lang w:eastAsia="fr-FR"/>
                      </w:rPr>
                      <m:t>=0</m:t>
                    </m:r>
                  </m:sub>
                  <m:sup>
                    <m:r>
                      <w:rPr>
                        <w:rFonts w:ascii="Cambria Math" w:eastAsiaTheme="minorEastAsia" w:hAnsi="Cambria Math" w:cstheme="majorBidi"/>
                        <w:lang w:eastAsia="fr-FR"/>
                      </w:rPr>
                      <m:t>N</m:t>
                    </m:r>
                    <m:r>
                      <w:rPr>
                        <w:rFonts w:ascii="Cambria Math" w:eastAsiaTheme="minorEastAsia" w:hAnsi="Cambria Math" w:cstheme="majorBidi"/>
                        <w:lang w:eastAsia="fr-FR"/>
                      </w:rPr>
                      <m:t>-</m:t>
                    </m:r>
                    <m:r>
                      <w:rPr>
                        <w:rFonts w:ascii="Cambria Math" w:eastAsiaTheme="minorEastAsia" w:hAnsi="Cambria Math" w:cstheme="majorBidi"/>
                        <w:lang w:eastAsia="fr-FR"/>
                      </w:rPr>
                      <m:t>1</m:t>
                    </m:r>
                  </m:sup>
                  <m:e>
                    <m:sSub>
                      <m:sSubPr>
                        <m:ctrlPr>
                          <w:ins w:id="135" w:author="Cindy Furse" w:date="2025-01-31T10:36:00Z">
                            <w:rPr>
                              <w:rFonts w:ascii="Cambria Math" w:hAnsi="Cambria Math"/>
                              <w:i/>
                            </w:rPr>
                          </w:ins>
                        </m:ctrlPr>
                      </m:sSubPr>
                      <m:e>
                        <m:r>
                          <w:rPr>
                            <w:rFonts w:ascii="Cambria Math" w:hAnsi="Cambria Math"/>
                          </w:rPr>
                          <m:t>s</m:t>
                        </m:r>
                      </m:e>
                      <m:sub>
                        <m:r>
                          <w:rPr>
                            <w:rFonts w:ascii="Cambria Math" w:hAnsi="Cambria Math"/>
                          </w:rPr>
                          <m:t>k</m:t>
                        </m:r>
                        <m:r>
                          <w:rPr>
                            <w:rFonts w:ascii="Cambria Math" w:hAnsi="Cambria Math"/>
                          </w:rPr>
                          <m:t>,</m:t>
                        </m:r>
                        <m:r>
                          <w:rPr>
                            <w:rFonts w:ascii="Cambria Math" w:hAnsi="Cambria Math"/>
                          </w:rPr>
                          <m:t>n</m:t>
                        </m:r>
                      </m:sub>
                    </m:sSub>
                    <m:sSubSup>
                      <m:sSubSupPr>
                        <m:ctrlPr>
                          <w:ins w:id="136" w:author="Cindy Furse" w:date="2025-01-31T10:36:00Z">
                            <w:rPr>
                              <w:rFonts w:ascii="Cambria Math" w:hAnsi="Cambria Math"/>
                              <w:i/>
                            </w:rPr>
                          </w:ins>
                        </m:ctrlPr>
                      </m:sSubSupPr>
                      <m:e>
                        <m:r>
                          <w:rPr>
                            <w:rFonts w:ascii="Cambria Math" w:hAnsi="Cambria Math"/>
                          </w:rPr>
                          <m:t>s</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l</m:t>
                        </m:r>
                      </m:sub>
                      <m:sup>
                        <m:r>
                          <w:rPr>
                            <w:rFonts w:ascii="Cambria Math" w:hAnsi="Cambria Math"/>
                          </w:rPr>
                          <m:t>'</m:t>
                        </m:r>
                      </m:sup>
                    </m:sSubSup>
                    <m:r>
                      <m:rPr>
                        <m:sty m:val="p"/>
                      </m:rPr>
                      <w:rPr>
                        <w:rFonts w:ascii="Cambria Math" w:hAnsi="Cambria Math"/>
                      </w:rPr>
                      <m:t xml:space="preserve"> </m:t>
                    </m:r>
                  </m:e>
                </m:nary>
              </m:oMath>
            </m:oMathPara>
          </w:p>
        </w:tc>
        <w:tc>
          <w:tcPr>
            <w:tcW w:w="567" w:type="dxa"/>
            <w:vAlign w:val="center"/>
          </w:tcPr>
          <w:p w14:paraId="6FD83C73" w14:textId="6F46DBE6" w:rsidR="00E40732" w:rsidRPr="00CF232E" w:rsidRDefault="00E40732" w:rsidP="00E40732">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9</w:t>
            </w:r>
            <w:r w:rsidRPr="00CF232E">
              <w:rPr>
                <w:rFonts w:eastAsia="SimSun"/>
                <w:lang w:eastAsia="zh-CN"/>
              </w:rPr>
              <w:fldChar w:fldCharType="end"/>
            </w:r>
            <w:r w:rsidRPr="00CF232E">
              <w:rPr>
                <w:rFonts w:eastAsia="SimSun"/>
                <w:lang w:eastAsia="zh-CN"/>
              </w:rPr>
              <w:t>)</w:t>
            </w:r>
          </w:p>
        </w:tc>
      </w:tr>
    </w:tbl>
    <w:p w14:paraId="210FE1A7" w14:textId="08A45A11" w:rsidR="00C45284" w:rsidRPr="00CF232E" w:rsidRDefault="00E40732" w:rsidP="004B11D2">
      <w:pPr>
        <w:spacing w:before="120" w:after="120"/>
        <w:jc w:val="both"/>
        <w:rPr>
          <w:rFonts w:ascii="Times-Roman" w:hAnsi="Times-Roman" w:cs="Times-Roman"/>
        </w:rPr>
      </w:pPr>
      <w:r w:rsidRPr="00CF232E">
        <w:rPr>
          <w:rFonts w:ascii="Times-Roman" w:hAnsi="Times-Roman" w:cs="Times-Roman"/>
        </w:rPr>
        <w:t>where the subscript</w:t>
      </w:r>
      <m:oMath>
        <m:r>
          <w:rPr>
            <w:rFonts w:ascii="Cambria Math" w:hAnsi="Cambria Math" w:cs="Times-Roman"/>
          </w:rPr>
          <m:t xml:space="preserve"> n+l≥N</m:t>
        </m:r>
      </m:oMath>
      <w:r w:rsidRPr="00CF232E">
        <w:rPr>
          <w:rFonts w:ascii="Times-Roman" w:hAnsi="Times-Roman" w:cs="Times-Roman"/>
        </w:rPr>
        <w:t xml:space="preserve"> is computed modulo</w:t>
      </w:r>
      <m:oMath>
        <m:r>
          <w:rPr>
            <w:rFonts w:ascii="Cambria Math" w:hAnsi="Cambria Math" w:cs="Times-Roman"/>
          </w:rPr>
          <m:t xml:space="preserve"> N</m:t>
        </m:r>
      </m:oMath>
      <w:r w:rsidRPr="00CF232E">
        <w:rPr>
          <w:rFonts w:ascii="Times-Roman" w:hAnsi="Times-Roman" w:cs="Times-Roman"/>
        </w:rPr>
        <w:t>. When</w:t>
      </w:r>
      <m:oMath>
        <m:r>
          <w:rPr>
            <w:rFonts w:ascii="Cambria Math" w:hAnsi="Cambria Math" w:cs="Times-Roman"/>
          </w:rPr>
          <m:t xml:space="preserve"> k=i</m:t>
        </m:r>
      </m:oMath>
      <w:r w:rsidRPr="00CF232E">
        <w:rPr>
          <w:rFonts w:ascii="Times-Roman" w:hAnsi="Times-Roman" w:cs="Times-Roman"/>
        </w:rPr>
        <w:t>, the PCCF becomes the periodic autocorrelation function (PACF).</w:t>
      </w:r>
      <w:r w:rsidR="004B11D2" w:rsidRPr="00CF232E">
        <w:rPr>
          <w:rFonts w:ascii="Times-Roman" w:hAnsi="Times-Roman" w:cs="Times-Roman"/>
        </w:rPr>
        <w:t xml:space="preserve"> </w:t>
      </w:r>
      <w:r w:rsidR="006F249E" w:rsidRPr="00CF232E">
        <w:rPr>
          <w:rFonts w:ascii="Times-Roman" w:hAnsi="Times-Roman" w:cs="Times-Roman"/>
        </w:rPr>
        <w:t xml:space="preserve">Similarly, it can </w:t>
      </w:r>
      <w:r w:rsidR="00120243" w:rsidRPr="00CF232E">
        <w:rPr>
          <w:rFonts w:ascii="Times-Roman" w:hAnsi="Times-Roman" w:cs="Times-Roman"/>
        </w:rPr>
        <w:t xml:space="preserve">also </w:t>
      </w:r>
      <w:r w:rsidR="006F249E" w:rsidRPr="00CF232E">
        <w:rPr>
          <w:rFonts w:ascii="Times-Roman" w:hAnsi="Times-Roman" w:cs="Times-Roman"/>
        </w:rPr>
        <w:t xml:space="preserve">be shown that </w:t>
      </w:r>
      <w:r w:rsidR="00380B58">
        <w:rPr>
          <w:rFonts w:ascii="Times-Roman" w:hAnsi="Times-Roman" w:cs="Times-Roman"/>
        </w:rPr>
        <w:t>the autocorrelation of one of the reflections in (6) with a delay</w:t>
      </w:r>
      <w:r w:rsidR="00ED2662">
        <w:rPr>
          <w:rFonts w:ascii="Times-Roman" w:hAnsi="Times-Roman" w:cs="Times-Roman"/>
        </w:rPr>
        <w:t xml:space="preserve"> </w:t>
      </w:r>
      <w:r w:rsidR="00ED2662" w:rsidRPr="00ED2662">
        <w:rPr>
          <w:rFonts w:ascii="Times-Roman" w:hAnsi="Times-Roman" w:cs="Times-Roman"/>
          <w:i/>
          <w:iCs/>
        </w:rPr>
        <w:sym w:font="Symbol" w:char="F074"/>
      </w:r>
      <w:r w:rsidR="00ED2662" w:rsidRPr="00ED2662">
        <w:rPr>
          <w:rFonts w:ascii="Times-Roman" w:hAnsi="Times-Roman" w:cs="Times-Roman"/>
          <w:i/>
          <w:iCs/>
          <w:vertAlign w:val="subscript"/>
        </w:rPr>
        <w:t>p</w:t>
      </w:r>
      <w:r w:rsidR="00380B58" w:rsidRPr="00ED2662">
        <w:rPr>
          <w:rFonts w:ascii="Times-Roman" w:hAnsi="Times-Roman" w:cs="Times-Roman"/>
          <w:i/>
          <w:iCs/>
        </w:rPr>
        <w:t xml:space="preserve"> </w:t>
      </w:r>
      <w:r w:rsidR="00380B58">
        <w:rPr>
          <w:rFonts w:ascii="Times-Roman" w:hAnsi="Times-Roman" w:cs="Times-Roman"/>
        </w:rPr>
        <w:t>from the wire network is</w:t>
      </w:r>
    </w:p>
    <w:tbl>
      <w:tblPr>
        <w:tblW w:w="5046" w:type="dxa"/>
        <w:jc w:val="right"/>
        <w:tblLook w:val="04A0" w:firstRow="1" w:lastRow="0" w:firstColumn="1" w:lastColumn="0" w:noHBand="0" w:noVBand="1"/>
      </w:tblPr>
      <w:tblGrid>
        <w:gridCol w:w="1095"/>
        <w:gridCol w:w="3401"/>
        <w:gridCol w:w="550"/>
      </w:tblGrid>
      <w:tr w:rsidR="00EA1FED" w:rsidRPr="00CF232E" w14:paraId="202E0A26" w14:textId="77777777" w:rsidTr="00D73CF9">
        <w:trPr>
          <w:trHeight w:val="283"/>
          <w:jc w:val="right"/>
        </w:trPr>
        <w:tc>
          <w:tcPr>
            <w:tcW w:w="5046" w:type="dxa"/>
            <w:gridSpan w:val="3"/>
            <w:vAlign w:val="center"/>
          </w:tcPr>
          <w:p w14:paraId="79507F3C" w14:textId="77777777" w:rsidR="00EA1FED" w:rsidRPr="00CF232E" w:rsidRDefault="00EA1FED" w:rsidP="00EA1FED">
            <w:pPr>
              <w:pStyle w:val="PARAIndent"/>
            </w:pPr>
            <m:oMathPara>
              <m:oMathParaPr>
                <m:jc m:val="left"/>
              </m:oMathParaPr>
              <m:oMath>
                <m:r>
                  <w:rPr>
                    <w:rFonts w:ascii="Cambria Math" w:hAnsi="Cambria Math" w:cs="Times-Roman"/>
                    <w:sz w:val="18"/>
                    <w:szCs w:val="18"/>
                  </w:rPr>
                  <m:t xml:space="preserve"> </m:t>
                </m:r>
                <m:sSub>
                  <m:sSubPr>
                    <m:ctrlPr>
                      <w:ins w:id="137" w:author="Cindy Furse" w:date="2025-01-31T10:36:00Z">
                        <w:rPr>
                          <w:rFonts w:ascii="Cambria Math" w:hAnsi="Cambria Math" w:cs="Times-Roman"/>
                          <w:i/>
                          <w:sz w:val="18"/>
                          <w:szCs w:val="18"/>
                        </w:rPr>
                      </w:ins>
                    </m:ctrlPr>
                  </m:sSubPr>
                  <m:e>
                    <m:r>
                      <w:rPr>
                        <w:rFonts w:ascii="Cambria Math" w:hAnsi="Cambria Math" w:cs="Times-Roman"/>
                        <w:sz w:val="18"/>
                        <w:szCs w:val="18"/>
                      </w:rPr>
                      <m:t>R</m:t>
                    </m:r>
                  </m:e>
                  <m:sub>
                    <m:sSub>
                      <m:sSubPr>
                        <m:ctrlPr>
                          <w:ins w:id="138"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39"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0" w:author="Cindy Furse" w:date="2025-01-31T10: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41" w:author="Cindy Furse" w:date="2025-01-31T10: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p</m:t>
                        </m:r>
                      </m:sub>
                    </m:sSub>
                  </m:e>
                </m:d>
                <m:r>
                  <w:rPr>
                    <w:rFonts w:ascii="Cambria Math" w:hAnsi="Cambria Math" w:cs="Times-Roman"/>
                    <w:sz w:val="18"/>
                    <w:szCs w:val="18"/>
                  </w:rPr>
                  <m:t>=</m:t>
                </m:r>
                <m:d>
                  <m:dPr>
                    <m:ctrlPr>
                      <w:ins w:id="142" w:author="Cindy Furse" w:date="2025-01-31T10:36:00Z">
                        <w:rPr>
                          <w:rFonts w:ascii="Cambria Math" w:hAnsi="Cambria Math" w:cs="Times-Roman"/>
                          <w:i/>
                          <w:sz w:val="18"/>
                          <w:szCs w:val="18"/>
                        </w:rPr>
                      </w:ins>
                    </m:ctrlPr>
                  </m:dPr>
                  <m:e>
                    <m:r>
                      <w:rPr>
                        <w:rFonts w:ascii="Cambria Math" w:hAnsi="Cambria Math" w:cs="Times-Roman"/>
                        <w:sz w:val="18"/>
                        <w:szCs w:val="18"/>
                      </w:rPr>
                      <m:t>1-</m:t>
                    </m:r>
                    <m:f>
                      <m:fPr>
                        <m:ctrlPr>
                          <w:ins w:id="143" w:author="Cindy Furse" w:date="2025-01-31T10:36:00Z">
                            <w:rPr>
                              <w:rFonts w:ascii="Cambria Math" w:hAnsi="Cambria Math" w:cs="Times-Roman"/>
                              <w:i/>
                              <w:sz w:val="18"/>
                              <w:szCs w:val="18"/>
                            </w:rPr>
                          </w:ins>
                        </m:ctrlPr>
                      </m:fPr>
                      <m:num>
                        <m:sSub>
                          <m:sSubPr>
                            <m:ctrlPr>
                              <w:ins w:id="144" w:author="Cindy Furse" w:date="2025-01-31T10: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45"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46" w:author="Cindy Furse" w:date="2025-01-31T10:36:00Z">
                        <w:rPr>
                          <w:rFonts w:ascii="Cambria Math" w:hAnsi="Cambria Math" w:cs="Times-Roman"/>
                          <w:i/>
                          <w:sz w:val="18"/>
                          <w:szCs w:val="18"/>
                        </w:rPr>
                      </w:ins>
                    </m:ctrlPr>
                  </m:sSubPr>
                  <m:e>
                    <m:r>
                      <w:rPr>
                        <w:rFonts w:ascii="Cambria Math" w:hAnsi="Cambria Math" w:cs="Times-Roman"/>
                        <w:sz w:val="18"/>
                        <w:szCs w:val="18"/>
                      </w:rPr>
                      <m:t>E</m:t>
                    </m:r>
                  </m:e>
                  <m:sub>
                    <m:sSub>
                      <m:sSubPr>
                        <m:ctrlPr>
                          <w:ins w:id="147"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48"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49" w:author="Cindy Furse" w:date="2025-01-31T10:36:00Z">
                        <w:rPr>
                          <w:rFonts w:ascii="Cambria Math" w:hAnsi="Cambria Math" w:cs="Times-Roman"/>
                          <w:i/>
                          <w:sz w:val="18"/>
                          <w:szCs w:val="18"/>
                        </w:rPr>
                      </w:ins>
                    </m:ctrlPr>
                  </m:dPr>
                  <m:e>
                    <m:r>
                      <w:rPr>
                        <w:rFonts w:ascii="Cambria Math" w:hAnsi="Cambria Math" w:cs="Times-Roman"/>
                        <w:sz w:val="18"/>
                        <w:szCs w:val="18"/>
                      </w:rPr>
                      <m:t>l-</m:t>
                    </m:r>
                    <m:sSub>
                      <m:sSubPr>
                        <m:ctrlPr>
                          <w:ins w:id="150"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r>
                  <w:rPr>
                    <w:rFonts w:ascii="Cambria Math" w:hAnsi="Cambria Math" w:cs="Times-Roman"/>
                    <w:sz w:val="18"/>
                    <w:szCs w:val="18"/>
                  </w:rPr>
                  <m:t>+</m:t>
                </m:r>
                <m:f>
                  <m:fPr>
                    <m:ctrlPr>
                      <w:ins w:id="151" w:author="Cindy Furse" w:date="2025-01-31T10:36:00Z">
                        <w:rPr>
                          <w:rFonts w:ascii="Cambria Math" w:hAnsi="Cambria Math" w:cs="Times-Roman"/>
                          <w:i/>
                          <w:sz w:val="18"/>
                          <w:szCs w:val="18"/>
                        </w:rPr>
                      </w:ins>
                    </m:ctrlPr>
                  </m:fPr>
                  <m:num>
                    <m:sSub>
                      <m:sSubPr>
                        <m:ctrlPr>
                          <w:ins w:id="152" w:author="Cindy Furse" w:date="2025-01-31T10: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53"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54" w:author="Cindy Furse" w:date="2025-01-31T10:36:00Z">
                        <w:rPr>
                          <w:rFonts w:ascii="Cambria Math" w:hAnsi="Cambria Math" w:cs="Times-Roman"/>
                          <w:i/>
                          <w:sz w:val="18"/>
                          <w:szCs w:val="18"/>
                        </w:rPr>
                      </w:ins>
                    </m:ctrlPr>
                  </m:sSubPr>
                  <m:e>
                    <m:r>
                      <w:rPr>
                        <w:rFonts w:ascii="Cambria Math" w:hAnsi="Cambria Math" w:cs="Times-Roman"/>
                        <w:sz w:val="18"/>
                        <w:szCs w:val="18"/>
                      </w:rPr>
                      <m:t>E</m:t>
                    </m:r>
                  </m:e>
                  <m:sub>
                    <m:sSub>
                      <m:sSubPr>
                        <m:ctrlPr>
                          <w:ins w:id="155"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56"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57" w:author="Cindy Furse" w:date="2025-01-31T10:36:00Z">
                        <w:rPr>
                          <w:rFonts w:ascii="Cambria Math" w:hAnsi="Cambria Math" w:cs="Times-Roman"/>
                          <w:i/>
                          <w:sz w:val="18"/>
                          <w:szCs w:val="18"/>
                        </w:rPr>
                      </w:ins>
                    </m:ctrlPr>
                  </m:dPr>
                  <m:e>
                    <m:r>
                      <w:rPr>
                        <w:rFonts w:ascii="Cambria Math" w:hAnsi="Cambria Math" w:cs="Times-Roman"/>
                        <w:sz w:val="18"/>
                        <w:szCs w:val="18"/>
                      </w:rPr>
                      <m:t>l-</m:t>
                    </m:r>
                    <m:sSub>
                      <m:sSubPr>
                        <m:ctrlPr>
                          <w:ins w:id="158"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r>
                      <w:rPr>
                        <w:rFonts w:ascii="Cambria Math" w:hAnsi="Cambria Math" w:cs="Times-Roman"/>
                        <w:sz w:val="18"/>
                        <w:szCs w:val="18"/>
                      </w:rPr>
                      <m:t>+1</m:t>
                    </m:r>
                  </m:e>
                </m:d>
              </m:oMath>
            </m:oMathPara>
          </w:p>
        </w:tc>
      </w:tr>
      <w:tr w:rsidR="00EA1FED" w:rsidRPr="00CF232E" w14:paraId="363C4890" w14:textId="77777777" w:rsidTr="00D73CF9">
        <w:trPr>
          <w:trHeight w:val="283"/>
          <w:jc w:val="right"/>
        </w:trPr>
        <w:tc>
          <w:tcPr>
            <w:tcW w:w="1103" w:type="dxa"/>
            <w:vAlign w:val="center"/>
          </w:tcPr>
          <w:p w14:paraId="21481645" w14:textId="77777777" w:rsidR="00EA1FED" w:rsidRPr="00CF232E" w:rsidRDefault="00EA1FED" w:rsidP="006F249E">
            <w:pPr>
              <w:pStyle w:val="PARAIndent"/>
              <w:rPr>
                <w:rFonts w:ascii="Times-Roman" w:hAnsi="Times-Roman" w:cs="Times-Roman"/>
              </w:rPr>
            </w:pPr>
          </w:p>
        </w:tc>
        <w:tc>
          <w:tcPr>
            <w:tcW w:w="3433" w:type="dxa"/>
            <w:vAlign w:val="center"/>
          </w:tcPr>
          <w:p w14:paraId="658B0CF6" w14:textId="77777777" w:rsidR="00EA1FED" w:rsidRPr="00CF232E" w:rsidRDefault="00EA1FED" w:rsidP="006F249E">
            <w:pPr>
              <w:pStyle w:val="PARAIndent"/>
            </w:pPr>
          </w:p>
        </w:tc>
        <w:tc>
          <w:tcPr>
            <w:tcW w:w="510" w:type="dxa"/>
            <w:vAlign w:val="center"/>
          </w:tcPr>
          <w:p w14:paraId="227D268A" w14:textId="736BEC06" w:rsidR="00EA1FED" w:rsidRPr="00CF232E" w:rsidRDefault="00EA1FED"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10</w:t>
            </w:r>
            <w:r w:rsidRPr="00CF232E">
              <w:fldChar w:fldCharType="end"/>
            </w:r>
            <w:r w:rsidRPr="00CF232E">
              <w:t>)</w:t>
            </w:r>
          </w:p>
        </w:tc>
      </w:tr>
    </w:tbl>
    <w:p w14:paraId="41B87A47" w14:textId="08F250BE" w:rsidR="006F249E" w:rsidRPr="00CF232E" w:rsidRDefault="00380B58" w:rsidP="006F249E">
      <w:pPr>
        <w:spacing w:before="120" w:after="120"/>
        <w:jc w:val="both"/>
        <w:rPr>
          <w:rFonts w:ascii="Times-Roman" w:hAnsi="Times-Roman" w:cs="Times-Roman"/>
        </w:rPr>
      </w:pPr>
      <w:r>
        <w:rPr>
          <w:rFonts w:ascii="Times-Roman" w:hAnsi="Times-Roman" w:cs="Times-Roman"/>
        </w:rPr>
        <w:t>and a similar cross correlation between reference and an interference signal in (6) is</w:t>
      </w:r>
    </w:p>
    <w:tbl>
      <w:tblPr>
        <w:tblW w:w="5046" w:type="dxa"/>
        <w:tblLook w:val="04A0" w:firstRow="1" w:lastRow="0" w:firstColumn="1" w:lastColumn="0" w:noHBand="0" w:noVBand="1"/>
      </w:tblPr>
      <w:tblGrid>
        <w:gridCol w:w="1244"/>
        <w:gridCol w:w="3236"/>
        <w:gridCol w:w="566"/>
      </w:tblGrid>
      <w:tr w:rsidR="00EA1FED" w:rsidRPr="00CF232E" w14:paraId="42645D2B" w14:textId="77777777" w:rsidTr="00D73CF9">
        <w:trPr>
          <w:trHeight w:val="283"/>
        </w:trPr>
        <w:tc>
          <w:tcPr>
            <w:tcW w:w="5046" w:type="dxa"/>
            <w:gridSpan w:val="3"/>
            <w:vAlign w:val="center"/>
          </w:tcPr>
          <w:p w14:paraId="5D37D7F3" w14:textId="77777777" w:rsidR="00EA1FED" w:rsidRPr="00CF232E" w:rsidRDefault="00453247" w:rsidP="00113C98">
            <w:pPr>
              <w:pStyle w:val="PARAIndent"/>
            </w:pPr>
            <m:oMathPara>
              <m:oMathParaPr>
                <m:jc m:val="left"/>
              </m:oMathParaPr>
              <m:oMath>
                <m:sSub>
                  <m:sSubPr>
                    <m:ctrlPr>
                      <w:ins w:id="159" w:author="Cindy Furse" w:date="2025-01-31T10:36:00Z">
                        <w:rPr>
                          <w:rFonts w:ascii="Cambria Math" w:hAnsi="Cambria Math" w:cs="Times-Roman"/>
                          <w:i/>
                          <w:sz w:val="18"/>
                          <w:szCs w:val="18"/>
                        </w:rPr>
                      </w:ins>
                    </m:ctrlPr>
                  </m:sSubPr>
                  <m:e>
                    <m:r>
                      <w:rPr>
                        <w:rFonts w:ascii="Cambria Math" w:hAnsi="Cambria Math" w:cs="Times-Roman"/>
                        <w:sz w:val="18"/>
                        <w:szCs w:val="18"/>
                      </w:rPr>
                      <m:t>R</m:t>
                    </m:r>
                  </m:e>
                  <m:sub>
                    <m:sSub>
                      <m:sSubPr>
                        <m:ctrlPr>
                          <w:ins w:id="160"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61"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62" w:author="Cindy Furse" w:date="2025-01-31T10: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163" w:author="Cindy Furse" w:date="2025-01-31T10: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k</m:t>
                        </m:r>
                      </m:sub>
                    </m:sSub>
                  </m:e>
                </m:d>
                <m:r>
                  <w:rPr>
                    <w:rFonts w:ascii="Cambria Math" w:hAnsi="Cambria Math" w:cs="Times-Roman"/>
                    <w:sz w:val="18"/>
                    <w:szCs w:val="18"/>
                  </w:rPr>
                  <m:t>=</m:t>
                </m:r>
                <m:d>
                  <m:dPr>
                    <m:ctrlPr>
                      <w:ins w:id="164" w:author="Cindy Furse" w:date="2025-01-31T10:36:00Z">
                        <w:rPr>
                          <w:rFonts w:ascii="Cambria Math" w:hAnsi="Cambria Math" w:cs="Times-Roman"/>
                          <w:i/>
                          <w:sz w:val="18"/>
                          <w:szCs w:val="18"/>
                        </w:rPr>
                      </w:ins>
                    </m:ctrlPr>
                  </m:dPr>
                  <m:e>
                    <m:r>
                      <w:rPr>
                        <w:rFonts w:ascii="Cambria Math" w:hAnsi="Cambria Math" w:cs="Times-Roman"/>
                        <w:sz w:val="18"/>
                        <w:szCs w:val="18"/>
                      </w:rPr>
                      <m:t>1-</m:t>
                    </m:r>
                    <m:f>
                      <m:fPr>
                        <m:ctrlPr>
                          <w:ins w:id="165" w:author="Cindy Furse" w:date="2025-01-31T10:36:00Z">
                            <w:rPr>
                              <w:rFonts w:ascii="Cambria Math" w:hAnsi="Cambria Math" w:cs="Times-Roman"/>
                              <w:i/>
                              <w:sz w:val="18"/>
                              <w:szCs w:val="18"/>
                            </w:rPr>
                          </w:ins>
                        </m:ctrlPr>
                      </m:fPr>
                      <m:num>
                        <m:sSub>
                          <m:sSubPr>
                            <m:ctrlPr>
                              <w:ins w:id="166" w:author="Cindy Furse" w:date="2025-01-31T10: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67"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168" w:author="Cindy Furse" w:date="2025-01-31T10:36:00Z">
                        <w:rPr>
                          <w:rFonts w:ascii="Cambria Math" w:hAnsi="Cambria Math" w:cs="Times-Roman"/>
                          <w:i/>
                          <w:sz w:val="18"/>
                          <w:szCs w:val="18"/>
                        </w:rPr>
                      </w:ins>
                    </m:ctrlPr>
                  </m:sSubPr>
                  <m:e>
                    <m:r>
                      <w:rPr>
                        <w:rFonts w:ascii="Cambria Math" w:hAnsi="Cambria Math" w:cs="Times-Roman"/>
                        <w:sz w:val="18"/>
                        <w:szCs w:val="18"/>
                      </w:rPr>
                      <m:t>E</m:t>
                    </m:r>
                  </m:e>
                  <m:sub>
                    <m:sSub>
                      <m:sSubPr>
                        <m:ctrlPr>
                          <w:ins w:id="169"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0"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1" w:author="Cindy Furse" w:date="2025-01-31T10:36:00Z">
                        <w:rPr>
                          <w:rFonts w:ascii="Cambria Math" w:hAnsi="Cambria Math" w:cs="Times-Roman"/>
                          <w:i/>
                          <w:sz w:val="18"/>
                          <w:szCs w:val="18"/>
                        </w:rPr>
                      </w:ins>
                    </m:ctrlPr>
                  </m:dPr>
                  <m:e>
                    <m:r>
                      <w:rPr>
                        <w:rFonts w:ascii="Cambria Math" w:hAnsi="Cambria Math" w:cs="Times-Roman"/>
                        <w:sz w:val="18"/>
                        <w:szCs w:val="18"/>
                      </w:rPr>
                      <m:t>l</m:t>
                    </m:r>
                    <m:r>
                      <w:rPr>
                        <w:rFonts w:ascii="Cambria Math" w:hAnsi="Cambria Math" w:cs="Times-Roman"/>
                        <w:sz w:val="18"/>
                        <w:szCs w:val="18"/>
                      </w:rPr>
                      <m:t>-</m:t>
                    </m:r>
                    <m:sSub>
                      <m:sSubPr>
                        <m:ctrlPr>
                          <w:ins w:id="172"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r>
                  <w:rPr>
                    <w:rFonts w:ascii="Cambria Math" w:hAnsi="Cambria Math" w:cs="Times-Roman"/>
                    <w:sz w:val="18"/>
                    <w:szCs w:val="18"/>
                  </w:rPr>
                  <m:t>+</m:t>
                </m:r>
                <m:f>
                  <m:fPr>
                    <m:ctrlPr>
                      <w:ins w:id="173" w:author="Cindy Furse" w:date="2025-01-31T10:36:00Z">
                        <w:rPr>
                          <w:rFonts w:ascii="Cambria Math" w:hAnsi="Cambria Math" w:cs="Times-Roman"/>
                          <w:i/>
                          <w:sz w:val="18"/>
                          <w:szCs w:val="18"/>
                        </w:rPr>
                      </w:ins>
                    </m:ctrlPr>
                  </m:fPr>
                  <m:num>
                    <m:sSub>
                      <m:sSubPr>
                        <m:ctrlPr>
                          <w:ins w:id="174" w:author="Cindy Furse" w:date="2025-01-31T10: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175" w:author="Cindy Furse" w:date="2025-01-31T10: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176" w:author="Cindy Furse" w:date="2025-01-31T10:36:00Z">
                        <w:rPr>
                          <w:rFonts w:ascii="Cambria Math" w:hAnsi="Cambria Math" w:cs="Times-Roman"/>
                          <w:i/>
                          <w:sz w:val="18"/>
                          <w:szCs w:val="18"/>
                        </w:rPr>
                      </w:ins>
                    </m:ctrlPr>
                  </m:sSubPr>
                  <m:e>
                    <m:r>
                      <w:rPr>
                        <w:rFonts w:ascii="Cambria Math" w:hAnsi="Cambria Math" w:cs="Times-Roman"/>
                        <w:sz w:val="18"/>
                        <w:szCs w:val="18"/>
                      </w:rPr>
                      <m:t>E</m:t>
                    </m:r>
                  </m:e>
                  <m:sub>
                    <m:sSub>
                      <m:sSubPr>
                        <m:ctrlPr>
                          <w:ins w:id="177" w:author="Cindy Furse" w:date="2025-01-31T10: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178" w:author="Cindy Furse" w:date="2025-01-31T10: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79" w:author="Cindy Furse" w:date="2025-01-31T10:36:00Z">
                        <w:rPr>
                          <w:rFonts w:ascii="Cambria Math" w:hAnsi="Cambria Math" w:cs="Times-Roman"/>
                          <w:i/>
                          <w:sz w:val="18"/>
                          <w:szCs w:val="18"/>
                        </w:rPr>
                      </w:ins>
                    </m:ctrlPr>
                  </m:dPr>
                  <m:e>
                    <m:r>
                      <w:rPr>
                        <w:rFonts w:ascii="Cambria Math" w:hAnsi="Cambria Math" w:cs="Times-Roman"/>
                        <w:sz w:val="18"/>
                        <w:szCs w:val="18"/>
                      </w:rPr>
                      <m:t>l</m:t>
                    </m:r>
                    <m:r>
                      <w:rPr>
                        <w:rFonts w:ascii="Cambria Math" w:hAnsi="Cambria Math" w:cs="Times-Roman"/>
                        <w:sz w:val="18"/>
                        <w:szCs w:val="18"/>
                      </w:rPr>
                      <m:t>-</m:t>
                    </m:r>
                    <m:sSub>
                      <m:sSubPr>
                        <m:ctrlPr>
                          <w:ins w:id="180"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r>
                      <w:rPr>
                        <w:rFonts w:ascii="Cambria Math" w:hAnsi="Cambria Math" w:cs="Times-Roman"/>
                        <w:sz w:val="18"/>
                        <w:szCs w:val="18"/>
                      </w:rPr>
                      <m:t>+1</m:t>
                    </m:r>
                  </m:e>
                </m:d>
              </m:oMath>
            </m:oMathPara>
          </w:p>
        </w:tc>
      </w:tr>
      <w:tr w:rsidR="00EA1FED" w:rsidRPr="00CF232E" w14:paraId="4CF528BF" w14:textId="77777777" w:rsidTr="00D73CF9">
        <w:trPr>
          <w:trHeight w:val="283"/>
        </w:trPr>
        <w:tc>
          <w:tcPr>
            <w:tcW w:w="1244" w:type="dxa"/>
            <w:vAlign w:val="center"/>
          </w:tcPr>
          <w:p w14:paraId="1F5716EF" w14:textId="77777777" w:rsidR="00EA1FED" w:rsidRPr="00CF232E" w:rsidRDefault="00EA1FED" w:rsidP="00113C98">
            <w:pPr>
              <w:pStyle w:val="PARAIndent"/>
              <w:rPr>
                <w:rFonts w:ascii="Times-Roman" w:hAnsi="Times-Roman" w:cs="Times-Roman"/>
              </w:rPr>
            </w:pPr>
          </w:p>
        </w:tc>
        <w:tc>
          <w:tcPr>
            <w:tcW w:w="3236" w:type="dxa"/>
            <w:vAlign w:val="center"/>
          </w:tcPr>
          <w:p w14:paraId="6B17A045" w14:textId="77777777" w:rsidR="00EA1FED" w:rsidRPr="00CF232E" w:rsidRDefault="00EA1FED" w:rsidP="00113C98">
            <w:pPr>
              <w:pStyle w:val="PARAIndent"/>
            </w:pPr>
          </w:p>
        </w:tc>
        <w:tc>
          <w:tcPr>
            <w:tcW w:w="566" w:type="dxa"/>
            <w:vAlign w:val="center"/>
          </w:tcPr>
          <w:p w14:paraId="046C61EB" w14:textId="3C21292D" w:rsidR="00EA1FED" w:rsidRPr="00CF232E" w:rsidRDefault="00EA1FED" w:rsidP="00113C98">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11</w:t>
            </w:r>
            <w:r w:rsidRPr="00CF232E">
              <w:fldChar w:fldCharType="end"/>
            </w:r>
            <w:r w:rsidRPr="00CF232E">
              <w:t>)</w:t>
            </w:r>
          </w:p>
        </w:tc>
      </w:tr>
    </w:tbl>
    <w:p w14:paraId="7428FFF3" w14:textId="7B375200" w:rsidR="00AD3083" w:rsidRPr="00CF232E" w:rsidRDefault="00AD3083" w:rsidP="00AD3083">
      <w:pPr>
        <w:spacing w:after="120"/>
        <w:jc w:val="both"/>
        <w:rPr>
          <w:rFonts w:ascii="Times-Roman" w:hAnsi="Times-Roman" w:cs="Times-Roman"/>
        </w:rPr>
      </w:pPr>
      <w:r w:rsidRPr="00CF232E">
        <w:rPr>
          <w:rFonts w:ascii="Times-Roman" w:hAnsi="Times-Roman" w:cs="Times-Roman"/>
        </w:rPr>
        <w:t>Note that in the special case where</w:t>
      </w:r>
      <w:r w:rsidR="00380B58">
        <w:rPr>
          <w:rFonts w:ascii="Times-Roman" w:hAnsi="Times-Roman" w:cs="Times-Roman"/>
        </w:rPr>
        <w:t xml:space="preserve"> reference and </w:t>
      </w:r>
      <w:proofErr w:type="spellStart"/>
      <w:r w:rsidR="00380B58">
        <w:rPr>
          <w:rFonts w:ascii="Times-Roman" w:hAnsi="Times-Roman" w:cs="Times-Roman"/>
        </w:rPr>
        <w:t>reflectionsignals</w:t>
      </w:r>
      <w:proofErr w:type="spellEnd"/>
      <w:r w:rsidR="00380B58">
        <w:rPr>
          <w:rFonts w:ascii="Times-Roman" w:hAnsi="Times-Roman" w:cs="Times-Roman"/>
        </w:rPr>
        <w:t xml:space="preserve"> are shifted by an integral number of chips,</w:t>
      </w:r>
      <w:r w:rsidRPr="00CF232E">
        <w:rPr>
          <w:rFonts w:ascii="Times-Roman" w:hAnsi="Times-Roman" w:cs="Times-Roman"/>
        </w:rPr>
        <w:t xml:space="preserve"> </w:t>
      </w:r>
      <m:oMath>
        <m:r>
          <w:rPr>
            <w:rFonts w:ascii="Cambria Math" w:hAnsi="Cambria Math" w:cs="Times-Roman"/>
          </w:rPr>
          <m:t>τ=l</m:t>
        </m:r>
        <m:sSub>
          <m:sSubPr>
            <m:ctrlPr>
              <w:ins w:id="181" w:author="Cindy Furse" w:date="2025-01-31T10: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(6) becomes </w:t>
      </w:r>
    </w:p>
    <w:tbl>
      <w:tblPr>
        <w:tblW w:w="0" w:type="auto"/>
        <w:tblLook w:val="04A0" w:firstRow="1" w:lastRow="0" w:firstColumn="1" w:lastColumn="0" w:noHBand="0" w:noVBand="1"/>
      </w:tblPr>
      <w:tblGrid>
        <w:gridCol w:w="1134"/>
        <w:gridCol w:w="3346"/>
        <w:gridCol w:w="550"/>
      </w:tblGrid>
      <w:tr w:rsidR="00AD3083" w:rsidRPr="00CF232E" w14:paraId="2724C1AB" w14:textId="77777777" w:rsidTr="00113C98">
        <w:trPr>
          <w:trHeight w:val="283"/>
        </w:trPr>
        <w:tc>
          <w:tcPr>
            <w:tcW w:w="1134" w:type="dxa"/>
            <w:vAlign w:val="center"/>
          </w:tcPr>
          <w:p w14:paraId="63F001F0" w14:textId="77777777" w:rsidR="00AD3083" w:rsidRPr="00CF232E" w:rsidRDefault="00453247" w:rsidP="00113C98">
            <w:pPr>
              <w:pStyle w:val="PARAIndent"/>
              <w:spacing w:line="360" w:lineRule="auto"/>
              <w:rPr>
                <w:iCs/>
              </w:rPr>
            </w:pPr>
            <m:oMathPara>
              <m:oMathParaPr>
                <m:jc m:val="right"/>
              </m:oMathParaPr>
              <m:oMath>
                <m:sSub>
                  <m:sSubPr>
                    <m:ctrlPr>
                      <w:ins w:id="182" w:author="Cindy Furse" w:date="2025-01-31T10: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83"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4"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9874D5A" w14:textId="77777777" w:rsidR="00AD3083" w:rsidRPr="00CF232E" w:rsidRDefault="00453247" w:rsidP="00113C98">
            <w:pPr>
              <w:pStyle w:val="PARAIndent"/>
              <w:ind w:firstLine="0"/>
            </w:pPr>
            <m:oMathPara>
              <m:oMathParaPr>
                <m:jc m:val="left"/>
              </m:oMathParaPr>
              <m:oMath>
                <m:sSub>
                  <m:sSubPr>
                    <m:ctrlPr>
                      <w:ins w:id="185"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186" w:author="Cindy Furse" w:date="2025-01-31T10:36:00Z">
                        <w:rPr>
                          <w:rFonts w:ascii="Cambria Math" w:hAnsi="Cambria Math" w:cs="Times-Roman"/>
                          <w:i/>
                        </w:rPr>
                      </w:ins>
                    </m:ctrlPr>
                  </m:sSubPr>
                  <m:e>
                    <m:r>
                      <w:rPr>
                        <w:rFonts w:ascii="Cambria Math" w:hAnsi="Cambria Math" w:cs="Times-Roman"/>
                      </w:rPr>
                      <m:t>E</m:t>
                    </m:r>
                  </m:e>
                  <m:sub>
                    <m:sSub>
                      <m:sSubPr>
                        <m:ctrlPr>
                          <w:ins w:id="187"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88"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9" w:author="Cindy Furse" w:date="2025-01-31T10:36:00Z">
                        <w:rPr>
                          <w:rFonts w:ascii="Cambria Math" w:hAnsi="Cambria Math" w:cs="Times-Roman"/>
                          <w:i/>
                        </w:rPr>
                      </w:ins>
                    </m:ctrlPr>
                  </m:dPr>
                  <m:e>
                    <m:r>
                      <w:rPr>
                        <w:rFonts w:ascii="Cambria Math" w:hAnsi="Cambria Math" w:cs="Times-Roman"/>
                      </w:rPr>
                      <m:t>l</m:t>
                    </m:r>
                  </m:e>
                </m:d>
                <m:r>
                  <w:rPr>
                    <w:rFonts w:ascii="Cambria Math" w:hAnsi="Cambria Math" w:cs="Times-Roman"/>
                  </w:rPr>
                  <m:t>+</m:t>
                </m:r>
                <m:nary>
                  <m:naryPr>
                    <m:chr m:val="∑"/>
                    <m:limLoc m:val="undOvr"/>
                    <m:supHide m:val="1"/>
                    <m:ctrlPr>
                      <w:ins w:id="190" w:author="Cindy Furse" w:date="2025-01-31T10:36:00Z">
                        <w:rPr>
                          <w:rFonts w:ascii="Cambria Math" w:hAnsi="Cambria Math" w:cs="Times-Roman"/>
                          <w:i/>
                        </w:rPr>
                      </w:ins>
                    </m:ctrlPr>
                  </m:naryPr>
                  <m:sub>
                    <m:r>
                      <w:rPr>
                        <w:rFonts w:ascii="Cambria Math" w:hAnsi="Cambria Math" w:cs="Times-Roman"/>
                      </w:rPr>
                      <m:t>p</m:t>
                    </m:r>
                  </m:sub>
                  <m:sup/>
                  <m:e>
                    <m:sSub>
                      <m:sSubPr>
                        <m:ctrlPr>
                          <w:ins w:id="191"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192" w:author="Cindy Furse" w:date="2025-01-31T10:36:00Z">
                            <w:rPr>
                              <w:rFonts w:ascii="Cambria Math" w:hAnsi="Cambria Math" w:cs="Times-Roman"/>
                              <w:i/>
                            </w:rPr>
                          </w:ins>
                        </m:ctrlPr>
                      </m:sSubPr>
                      <m:e>
                        <m:r>
                          <w:rPr>
                            <w:rFonts w:ascii="Cambria Math" w:hAnsi="Cambria Math" w:cs="Times-Roman"/>
                          </w:rPr>
                          <m:t>E</m:t>
                        </m:r>
                      </m:e>
                      <m:sub>
                        <m:sSub>
                          <m:sSubPr>
                            <m:ctrlPr>
                              <w:ins w:id="193"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94"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5" w:author="Cindy Furse" w:date="2025-01-31T10:36:00Z">
                            <w:rPr>
                              <w:rFonts w:ascii="Cambria Math" w:hAnsi="Cambria Math" w:cs="Times-Roman"/>
                              <w:i/>
                            </w:rPr>
                          </w:ins>
                        </m:ctrlPr>
                      </m:dPr>
                      <m:e>
                        <m:r>
                          <w:rPr>
                            <w:rFonts w:ascii="Cambria Math" w:hAnsi="Cambria Math" w:cs="Times-Roman"/>
                          </w:rPr>
                          <m:t>l</m:t>
                        </m:r>
                        <m:r>
                          <w:rPr>
                            <w:rFonts w:ascii="Cambria Math" w:hAnsi="Cambria Math" w:cs="Times-Roman"/>
                          </w:rPr>
                          <m:t>-</m:t>
                        </m:r>
                        <m:sSub>
                          <m:sSubPr>
                            <m:ctrlPr>
                              <w:ins w:id="196"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e>
                </m:nary>
              </m:oMath>
            </m:oMathPara>
          </w:p>
        </w:tc>
        <w:tc>
          <w:tcPr>
            <w:tcW w:w="550" w:type="dxa"/>
            <w:vAlign w:val="center"/>
          </w:tcPr>
          <w:p w14:paraId="26AF1E29" w14:textId="77777777" w:rsidR="00AD3083" w:rsidRPr="00CF232E" w:rsidRDefault="00AD3083" w:rsidP="00113C98">
            <w:pPr>
              <w:pStyle w:val="PARAIndent"/>
              <w:ind w:firstLine="0"/>
            </w:pPr>
          </w:p>
        </w:tc>
      </w:tr>
      <w:tr w:rsidR="00AD3083" w:rsidRPr="00CF232E" w14:paraId="64F0F77E" w14:textId="77777777" w:rsidTr="00113C98">
        <w:trPr>
          <w:trHeight w:val="283"/>
        </w:trPr>
        <w:tc>
          <w:tcPr>
            <w:tcW w:w="1134" w:type="dxa"/>
            <w:vAlign w:val="center"/>
          </w:tcPr>
          <w:p w14:paraId="48268E7E" w14:textId="77777777" w:rsidR="00AD3083" w:rsidRPr="00CF232E" w:rsidRDefault="00AD3083" w:rsidP="006C5643">
            <w:pPr>
              <w:pStyle w:val="PARAIndent"/>
              <w:spacing w:line="276" w:lineRule="auto"/>
            </w:pPr>
          </w:p>
        </w:tc>
        <w:tc>
          <w:tcPr>
            <w:tcW w:w="3346" w:type="dxa"/>
            <w:vAlign w:val="center"/>
          </w:tcPr>
          <w:p w14:paraId="0A355BA8" w14:textId="77777777" w:rsidR="00AD3083" w:rsidRPr="00CF232E" w:rsidRDefault="00AD3083"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197" w:author="Cindy Furse" w:date="2025-01-31T10:36:00Z">
                        <w:rPr>
                          <w:rFonts w:ascii="Cambria Math" w:hAnsi="Cambria Math" w:cs="Times-Roman"/>
                          <w:i/>
                        </w:rPr>
                      </w:ins>
                    </m:ctrlPr>
                  </m:naryPr>
                  <m:sub>
                    <m:m>
                      <m:mPr>
                        <m:mcs>
                          <m:mc>
                            <m:mcPr>
                              <m:count m:val="1"/>
                              <m:mcJc m:val="center"/>
                            </m:mcPr>
                          </m:mc>
                        </m:mcs>
                        <m:ctrlPr>
                          <w:ins w:id="198" w:author="Cindy Furse" w:date="2025-01-31T10: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199" w:author="Cindy Furse" w:date="2025-01-31T10: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200" w:author="Cindy Furse" w:date="2025-01-31T10:36:00Z">
                        <w:rPr>
                          <w:rFonts w:ascii="Cambria Math" w:hAnsi="Cambria Math" w:cs="Times-Roman"/>
                          <w:i/>
                        </w:rPr>
                      </w:ins>
                    </m:ctrlPr>
                  </m:sSubPr>
                  <m:e>
                    <m:r>
                      <w:rPr>
                        <w:rFonts w:ascii="Cambria Math" w:hAnsi="Cambria Math" w:cs="Times-Roman"/>
                      </w:rPr>
                      <m:t>E</m:t>
                    </m:r>
                  </m:e>
                  <m:sub>
                    <m:sSub>
                      <m:sSubPr>
                        <m:ctrlPr>
                          <w:ins w:id="201" w:author="Cindy Furse" w:date="2025-01-31T10: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202"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3" w:author="Cindy Furse" w:date="2025-01-31T10:36:00Z">
                        <w:rPr>
                          <w:rFonts w:ascii="Cambria Math" w:hAnsi="Cambria Math" w:cs="Times-Roman"/>
                          <w:i/>
                        </w:rPr>
                      </w:ins>
                    </m:ctrlPr>
                  </m:dPr>
                  <m:e>
                    <m:r>
                      <w:rPr>
                        <w:rFonts w:ascii="Cambria Math" w:hAnsi="Cambria Math" w:cs="Times-Roman"/>
                      </w:rPr>
                      <m:t>l-</m:t>
                    </m:r>
                    <m:sSub>
                      <m:sSubPr>
                        <m:ctrlPr>
                          <w:ins w:id="204" w:author="Cindy Furse" w:date="2025-01-31T10: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oMath>
            </m:oMathPara>
          </w:p>
        </w:tc>
        <w:tc>
          <w:tcPr>
            <w:tcW w:w="550" w:type="dxa"/>
            <w:vAlign w:val="center"/>
          </w:tcPr>
          <w:p w14:paraId="3C09F461" w14:textId="47BA63C9" w:rsidR="00AD3083" w:rsidRPr="00CF232E" w:rsidRDefault="00AD3083"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12</w:t>
            </w:r>
            <w:r w:rsidRPr="00CF232E">
              <w:fldChar w:fldCharType="end"/>
            </w:r>
            <w:r w:rsidRPr="00CF232E">
              <w:t>)</w:t>
            </w:r>
          </w:p>
        </w:tc>
      </w:tr>
    </w:tbl>
    <w:p w14:paraId="0B5376D7" w14:textId="23149D21" w:rsidR="00E4018D" w:rsidRPr="00CF232E" w:rsidRDefault="00E4018D" w:rsidP="00235BCA">
      <w:pPr>
        <w:spacing w:before="120" w:after="120"/>
        <w:jc w:val="both"/>
        <w:rPr>
          <w:rFonts w:ascii="Times-Roman" w:hAnsi="Times-Roman" w:cs="Times-Roman"/>
        </w:rPr>
      </w:pPr>
      <w:r w:rsidRPr="00CF232E">
        <w:rPr>
          <w:rFonts w:ascii="Times-Roman" w:hAnsi="Times-Roman" w:cs="Times-Roman"/>
        </w:rPr>
        <w:t>A similar expression was obtained in</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{"citationID":"4EWzQq80","properties":{"formattedCitation":"[4]","plainCitation":"[4]","noteIndex":0},"citationItems":[{"id":3677,"uris":["http://zotero.org/groups/2827401/items/MISWZVU7"],"itemData":{"id":3677,"type":"article-journal","abstract":"Spread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[4]</w:t>
      </w:r>
      <w:r w:rsidR="001A375C">
        <w:rPr>
          <w:rFonts w:ascii="Times-Roman" w:hAnsi="Times-Roman" w:cs="Times-Roman"/>
        </w:rPr>
        <w:fldChar w:fldCharType="end"/>
      </w:r>
      <w:r w:rsidRPr="00CF232E">
        <w:rPr>
          <w:rFonts w:ascii="Times-Roman" w:hAnsi="Times-Roman" w:cs="Times-Roman"/>
        </w:rPr>
        <w:t xml:space="preserve"> where</w:t>
      </w:r>
      <m:oMath>
        <m:r>
          <w:rPr>
            <w:rFonts w:ascii="Cambria Math" w:hAnsi="Cambria Math" w:cs="Times-Roman"/>
          </w:rPr>
          <m:t xml:space="preserve"> </m:t>
        </m:r>
        <m:sSub>
          <m:sSubPr>
            <m:ctrlPr>
              <w:ins w:id="205" w:author="Cindy Furse" w:date="2025-01-31T10: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06"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7" w:author="Cindy Furse" w:date="2025-01-31T10:36:00Z">
                <w:rPr>
                  <w:rFonts w:ascii="Cambria Math" w:hAnsi="Cambria Math" w:cs="Times-Roman"/>
                  <w:i/>
                  <w:iCs/>
                </w:rPr>
              </w:ins>
            </m:ctrlPr>
          </m:dPr>
          <m:e>
            <m:r>
              <w:rPr>
                <w:rFonts w:ascii="Cambria Math" w:hAnsi="Cambria Math" w:cs="Times-Roman"/>
              </w:rPr>
              <m:t>τ</m:t>
            </m:r>
          </m:e>
        </m:d>
      </m:oMath>
      <w:r w:rsidRPr="00CF232E">
        <w:rPr>
          <w:rFonts w:ascii="Times-Roman" w:hAnsi="Times-Roman" w:cs="Times-Roman"/>
          <w:iCs/>
        </w:rPr>
        <w:t xml:space="preserve"> is dependent on the </w:t>
      </w:r>
      <w:r w:rsidRPr="00CF232E">
        <w:rPr>
          <w:rFonts w:ascii="Times-Roman" w:hAnsi="Times-Roman" w:cs="Times-Roman"/>
          <w:i/>
        </w:rPr>
        <w:t>aperiodic</w:t>
      </w:r>
      <w:r w:rsidRPr="00CF232E">
        <w:rPr>
          <w:rFonts w:ascii="Times-Roman" w:hAnsi="Times-Roman" w:cs="Times-Roman"/>
          <w:iCs/>
        </w:rPr>
        <w:t xml:space="preserve"> correlation properties. In contrast, (12) depends on the </w:t>
      </w:r>
      <w:r w:rsidRPr="00CF232E">
        <w:rPr>
          <w:rFonts w:ascii="Times-Roman" w:hAnsi="Times-Roman" w:cs="Times-Roman"/>
          <w:i/>
        </w:rPr>
        <w:t>periodic</w:t>
      </w:r>
      <w:r w:rsidRPr="00CF232E">
        <w:rPr>
          <w:rFonts w:ascii="Times-Roman" w:hAnsi="Times-Roman" w:cs="Times-Roman"/>
          <w:iCs/>
        </w:rPr>
        <w:t xml:space="preserve"> correlation properties. </w:t>
      </w:r>
      <w:r w:rsidR="00380B58">
        <w:rPr>
          <w:rFonts w:ascii="Times-Roman" w:hAnsi="Times-Roman" w:cs="Times-Roman"/>
          <w:iCs/>
        </w:rPr>
        <w:t xml:space="preserve">Also, similar results can be obtained for spread spectrum time domain reflectometry (SSTDR), which uses a sine wave (or other function) modulated by the STDR signal. The performance </w:t>
      </w:r>
      <w:r w:rsidRPr="00CF232E">
        <w:rPr>
          <w:rFonts w:ascii="Times-Roman" w:hAnsi="Times-Roman" w:cs="Times-Roman"/>
          <w:iCs/>
        </w:rPr>
        <w:t xml:space="preserve">of </w:t>
      </w:r>
      <w:r w:rsidR="00026D1E" w:rsidRPr="00CF232E">
        <w:rPr>
          <w:rFonts w:ascii="Times-Roman" w:hAnsi="Times-Roman" w:cs="Times-Roman"/>
          <w:iCs/>
        </w:rPr>
        <w:t xml:space="preserve">the </w:t>
      </w:r>
      <w:r w:rsidRPr="00CF232E">
        <w:rPr>
          <w:rFonts w:ascii="Times-Roman" w:hAnsi="Times-Roman" w:cs="Times-Roman"/>
          <w:iCs/>
        </w:rPr>
        <w:t>diagnos</w:t>
      </w:r>
      <w:r w:rsidR="00380B58">
        <w:rPr>
          <w:rFonts w:ascii="Times-Roman" w:hAnsi="Times-Roman" w:cs="Times-Roman"/>
          <w:iCs/>
        </w:rPr>
        <w:t>tic</w:t>
      </w:r>
      <w:r w:rsidRPr="00CF232E">
        <w:rPr>
          <w:rFonts w:ascii="Times-Roman" w:hAnsi="Times-Roman" w:cs="Times-Roman"/>
          <w:iCs/>
        </w:rPr>
        <w:t xml:space="preserve"> system</w:t>
      </w:r>
      <w:r w:rsidR="00380B58">
        <w:rPr>
          <w:rFonts w:ascii="Times-Roman" w:hAnsi="Times-Roman" w:cs="Times-Roman"/>
          <w:iCs/>
        </w:rPr>
        <w:t xml:space="preserve"> is improved</w:t>
      </w:r>
      <w:r w:rsidRPr="00CF232E">
        <w:rPr>
          <w:rFonts w:ascii="Times-Roman" w:hAnsi="Times-Roman" w:cs="Times-Roman"/>
          <w:iCs/>
        </w:rPr>
        <w:t xml:space="preserve"> if </w:t>
      </w:r>
      <w:r w:rsidR="00235BCA" w:rsidRPr="00CF232E">
        <w:rPr>
          <w:rFonts w:ascii="Times-Roman" w:hAnsi="Times-Roman" w:cs="Times-Roman"/>
          <w:iCs/>
        </w:rPr>
        <w:t xml:space="preserve">sequences </w:t>
      </w:r>
      <w:r w:rsidR="00380B58">
        <w:rPr>
          <w:rFonts w:ascii="Times-Roman" w:hAnsi="Times-Roman" w:cs="Times-Roman"/>
          <w:iCs/>
        </w:rPr>
        <w:t xml:space="preserve">with low </w:t>
      </w:r>
      <w:r w:rsidR="004D1636">
        <w:rPr>
          <w:rFonts w:ascii="Times-Roman" w:hAnsi="Times-Roman" w:cs="Times-Roman"/>
          <w:iCs/>
        </w:rPr>
        <w:t>cross-correlation</w:t>
      </w:r>
      <w:r w:rsidR="00380B58">
        <w:rPr>
          <w:rFonts w:ascii="Times-Roman" w:hAnsi="Times-Roman" w:cs="Times-Roman"/>
          <w:iCs/>
        </w:rPr>
        <w:t xml:space="preserve"> and high autocorrelation are used</w:t>
      </w:r>
      <w:r w:rsidR="00235BCA" w:rsidRPr="00CF232E">
        <w:rPr>
          <w:rFonts w:ascii="Times-Roman" w:hAnsi="Times-Roman" w:cs="Times-Roman"/>
          <w:iCs/>
        </w:rPr>
        <w:t xml:space="preserve">. </w:t>
      </w:r>
    </w:p>
    <w:p w14:paraId="1C02D652" w14:textId="77777777" w:rsidR="00AD3083" w:rsidRPr="00CF232E" w:rsidRDefault="00235BCA" w:rsidP="00AD3083">
      <w:pPr>
        <w:pStyle w:val="Heading1"/>
        <w:rPr>
          <w:lang w:val="en-US"/>
        </w:rPr>
      </w:pPr>
      <w:r w:rsidRPr="00CF232E">
        <w:rPr>
          <w:lang w:val="en-US"/>
        </w:rPr>
        <w:t>Sequences Selection for the Proposed System</w:t>
      </w:r>
    </w:p>
    <w:p w14:paraId="752BAF49" w14:textId="39AE8FF5" w:rsidR="00E56774" w:rsidRPr="007746D4" w:rsidRDefault="00235BCA" w:rsidP="00E56774">
      <w:pPr>
        <w:spacing w:before="120" w:after="120"/>
        <w:jc w:val="both"/>
        <w:rPr>
          <w:rFonts w:ascii="Times-Roman" w:hAnsi="Times-Roman"/>
        </w:rPr>
      </w:pPr>
      <w:r w:rsidRPr="00701F2B">
        <w:rPr>
          <w:rFonts w:ascii="Times-Roman" w:hAnsi="Times-Roman" w:cs="Times-Roman"/>
        </w:rPr>
        <w:t xml:space="preserve">According to (12), the nonzero side-lobes of the PACF </w:t>
      </w:r>
      <w:r w:rsidR="0012447E" w:rsidRPr="00701F2B">
        <w:rPr>
          <w:rFonts w:ascii="Times-Roman" w:hAnsi="Times-Roman" w:cs="Times-Roman"/>
        </w:rPr>
        <w:t>cause</w:t>
      </w:r>
      <w:r w:rsidRPr="00701F2B">
        <w:rPr>
          <w:rFonts w:ascii="Times-Roman" w:hAnsi="Times-Roman" w:cs="Times-Roman"/>
        </w:rPr>
        <w:t xml:space="preserve"> interference of the test signal with itself (self-interference) and the nonzero PCCF causes interference </w:t>
      </w:r>
      <w:r w:rsidR="00C76B12" w:rsidRPr="00701F2B">
        <w:rPr>
          <w:rFonts w:ascii="Times-Roman" w:hAnsi="Times-Roman" w:cs="Times-Roman"/>
        </w:rPr>
        <w:t>between test signals generated by other sensors in the network</w:t>
      </w:r>
      <w:r w:rsidR="006C5643" w:rsidRPr="00701F2B">
        <w:rPr>
          <w:rFonts w:ascii="Times-Roman" w:hAnsi="Times-Roman" w:cs="Times-Roman"/>
        </w:rPr>
        <w:t xml:space="preserve"> (mutual interference)</w:t>
      </w:r>
      <w:r w:rsidR="00C76B12" w:rsidRPr="00701F2B">
        <w:rPr>
          <w:rFonts w:ascii="Times-Roman" w:hAnsi="Times-Roman" w:cs="Times-Roman"/>
        </w:rPr>
        <w:t xml:space="preserve">. Therefore, the optimal sequence set should have impulse-like PACF </w:t>
      </w:r>
      <w:r w:rsidR="00380B58" w:rsidRPr="00701F2B">
        <w:rPr>
          <w:rFonts w:ascii="Times-Roman" w:hAnsi="Times-Roman" w:cs="Times-Roman"/>
        </w:rPr>
        <w:t xml:space="preserve">(zero </w:t>
      </w:r>
      <w:r w:rsidR="004D1636">
        <w:rPr>
          <w:rFonts w:ascii="Times-Roman" w:hAnsi="Times-Roman" w:cs="Times-Roman"/>
        </w:rPr>
        <w:t>side lobes</w:t>
      </w:r>
      <w:r w:rsidR="00380B58" w:rsidRPr="00701F2B">
        <w:rPr>
          <w:rFonts w:ascii="Times-Roman" w:hAnsi="Times-Roman" w:cs="Times-Roman"/>
        </w:rPr>
        <w:t xml:space="preserve">) </w:t>
      </w:r>
      <w:r w:rsidR="00C76B12" w:rsidRPr="00701F2B">
        <w:rPr>
          <w:rFonts w:ascii="Times-Roman" w:hAnsi="Times-Roman" w:cs="Times-Roman"/>
        </w:rPr>
        <w:t xml:space="preserve">and zero PCCF. </w:t>
      </w:r>
      <w:r w:rsidR="00176816" w:rsidRPr="00701F2B">
        <w:rPr>
          <w:rFonts w:ascii="Times-Roman" w:hAnsi="Times-Roman" w:cs="Times-Roman"/>
        </w:rPr>
        <w:t xml:space="preserve">Among the conventional sequences, </w:t>
      </w:r>
      <w:r w:rsidR="00297EA4" w:rsidRPr="00701F2B">
        <w:rPr>
          <w:rFonts w:ascii="Times-Roman" w:hAnsi="Times-Roman"/>
        </w:rPr>
        <w:t>maximal-length</w:t>
      </w:r>
      <w:r w:rsidR="00176816" w:rsidRPr="00701F2B">
        <w:rPr>
          <w:rFonts w:ascii="Times-Roman" w:hAnsi="Times-Roman"/>
        </w:rPr>
        <w:t xml:space="preserve"> </w:t>
      </w:r>
      <w:r w:rsidR="00297EA4" w:rsidRPr="00701F2B">
        <w:rPr>
          <w:rFonts w:ascii="Times-Roman" w:hAnsi="Times-Roman"/>
          <w:i/>
          <w:iCs/>
        </w:rPr>
        <w:t>m</w:t>
      </w:r>
      <w:r w:rsidR="00297EA4" w:rsidRPr="00701F2B">
        <w:rPr>
          <w:rFonts w:ascii="Times-Roman" w:hAnsi="Times-Roman"/>
        </w:rPr>
        <w:t>-</w:t>
      </w:r>
      <w:r w:rsidR="00176816" w:rsidRPr="00701F2B">
        <w:rPr>
          <w:rFonts w:ascii="Times-Roman" w:hAnsi="Times-Roman"/>
        </w:rPr>
        <w:t xml:space="preserve">sequences have </w:t>
      </w:r>
      <w:r w:rsidR="00C76B12" w:rsidRPr="00701F2B">
        <w:rPr>
          <w:rFonts w:ascii="Times-Roman" w:hAnsi="Times-Roman"/>
        </w:rPr>
        <w:t xml:space="preserve">the smallest </w:t>
      </w:r>
      <w:r w:rsidR="00176816" w:rsidRPr="00701F2B">
        <w:rPr>
          <w:rFonts w:ascii="Times-Roman" w:hAnsi="Times-Roman"/>
        </w:rPr>
        <w:t>PACF</w:t>
      </w:r>
      <w:r w:rsidR="00C76B12" w:rsidRPr="00701F2B">
        <w:rPr>
          <w:rFonts w:ascii="Times-Roman" w:hAnsi="Times-Roman"/>
        </w:rPr>
        <w:t xml:space="preserve"> </w:t>
      </w:r>
      <w:r w:rsidR="00F2149E" w:rsidRPr="00701F2B">
        <w:rPr>
          <w:rFonts w:ascii="Times-Roman" w:hAnsi="Times-Roman"/>
        </w:rPr>
        <w:t>side lobes</w:t>
      </w:r>
      <m:oMath>
        <m:r>
          <w:rPr>
            <w:rFonts w:ascii="Cambria Math" w:hAnsi="Cambria Math"/>
          </w:rPr>
          <m:t xml:space="preserve"> </m:t>
        </m:r>
        <m:d>
          <m:dPr>
            <m:ctrlPr>
              <w:ins w:id="208" w:author="Cindy Furse" w:date="2025-01-31T10:36:00Z">
                <w:rPr>
                  <w:rFonts w:ascii="Cambria Math" w:hAnsi="Cambria Math"/>
                  <w:i/>
                </w:rPr>
              </w:ins>
            </m:ctrlPr>
          </m:dPr>
          <m:e>
            <m:r>
              <w:rPr>
                <w:rFonts w:ascii="Cambria Math" w:hAnsi="Cambria Math"/>
              </w:rPr>
              <m:t>-1</m:t>
            </m:r>
          </m:e>
        </m:d>
      </m:oMath>
      <w:r w:rsidR="00C76B12" w:rsidRPr="00701F2B">
        <w:rPr>
          <w:rFonts w:ascii="Times-Roman" w:hAnsi="Times-Roman"/>
        </w:rPr>
        <w:t>.</w:t>
      </w:r>
      <w:r w:rsidR="00297EA4" w:rsidRPr="00701F2B">
        <w:rPr>
          <w:rFonts w:ascii="Times-Roman" w:hAnsi="Times-Roman"/>
        </w:rPr>
        <w:t xml:space="preserve"> The disadvantage of these sequences </w:t>
      </w:r>
      <w:r w:rsidR="005F2AE1" w:rsidRPr="00701F2B">
        <w:rPr>
          <w:rFonts w:ascii="Times-Roman" w:hAnsi="Times-Roman"/>
        </w:rPr>
        <w:t>is</w:t>
      </w:r>
      <w:r w:rsidR="00297EA4" w:rsidRPr="00701F2B">
        <w:rPr>
          <w:rFonts w:ascii="Times-Roman" w:hAnsi="Times-Roman"/>
        </w:rPr>
        <w:t xml:space="preserve"> their </w:t>
      </w:r>
      <w:r w:rsidR="005F2AE1" w:rsidRPr="00701F2B">
        <w:rPr>
          <w:rFonts w:ascii="Times-Roman" w:hAnsi="Times-Roman"/>
        </w:rPr>
        <w:t xml:space="preserve">poor </w:t>
      </w:r>
      <w:r w:rsidR="00297EA4" w:rsidRPr="00701F2B">
        <w:rPr>
          <w:rFonts w:ascii="Times-Roman" w:hAnsi="Times-Roman"/>
        </w:rPr>
        <w:t xml:space="preserve">PCCF </w:t>
      </w:r>
      <w:r w:rsidR="005F2AE1" w:rsidRPr="00701F2B">
        <w:rPr>
          <w:rFonts w:ascii="Times-Roman" w:hAnsi="Times-Roman"/>
        </w:rPr>
        <w:t xml:space="preserve">which </w:t>
      </w:r>
      <w:r w:rsidR="00297EA4" w:rsidRPr="00701F2B">
        <w:rPr>
          <w:rFonts w:ascii="Times-Roman" w:hAnsi="Times-Roman"/>
        </w:rPr>
        <w:t>increase</w:t>
      </w:r>
      <w:r w:rsidR="005F2AE1" w:rsidRPr="00701F2B">
        <w:rPr>
          <w:rFonts w:ascii="Times-Roman" w:hAnsi="Times-Roman"/>
        </w:rPr>
        <w:t>s</w:t>
      </w:r>
      <w:r w:rsidR="00297EA4" w:rsidRPr="00701F2B">
        <w:rPr>
          <w:rFonts w:ascii="Times-Roman" w:hAnsi="Times-Roman"/>
        </w:rPr>
        <w:t xml:space="preserve"> rapidly with their length</w:t>
      </w:r>
      <w:r w:rsidR="001A375C">
        <w:rPr>
          <w:rFonts w:ascii="Times-Roman" w:hAnsi="Times-Roman"/>
        </w:rPr>
        <w:t xml:space="preserve"> </w:t>
      </w:r>
      <w:r w:rsidR="00561FAC" w:rsidRPr="00E41203">
        <w:rPr>
          <w:rFonts w:ascii="Times-Roman" w:hAnsi="Times-Roman"/>
          <w:highlight w:val="red"/>
        </w:rPr>
        <w:t>[</w:t>
      </w:r>
      <w:r w:rsidR="00380B58" w:rsidRPr="00E41203">
        <w:rPr>
          <w:rFonts w:ascii="Times-Roman" w:hAnsi="Times-Roman"/>
          <w:highlight w:val="red"/>
        </w:rPr>
        <w:t>ref</w:t>
      </w:r>
      <w:r w:rsidR="00561FAC" w:rsidRPr="00E41203">
        <w:rPr>
          <w:rFonts w:ascii="Times-Roman" w:hAnsi="Times-Roman"/>
          <w:highlight w:val="red"/>
        </w:rPr>
        <w:t>]</w:t>
      </w:r>
      <w:r w:rsidR="00297EA4" w:rsidRPr="00E41203">
        <w:rPr>
          <w:rFonts w:ascii="Times-Roman" w:hAnsi="Times-Roman"/>
          <w:highlight w:val="red"/>
        </w:rPr>
        <w:t>.</w:t>
      </w:r>
      <w:r w:rsidR="00836D17" w:rsidRPr="00701F2B">
        <w:rPr>
          <w:rFonts w:ascii="Times-Roman" w:hAnsi="Times-Roman"/>
        </w:rPr>
        <w:t xml:space="preserve"> Consequently, </w:t>
      </w:r>
      <w:r w:rsidR="00836D17" w:rsidRPr="00701F2B">
        <w:rPr>
          <w:rFonts w:ascii="Times-Roman" w:hAnsi="Times-Roman"/>
          <w:i/>
          <w:iCs/>
        </w:rPr>
        <w:t>m</w:t>
      </w:r>
      <w:r w:rsidR="00297EA4" w:rsidRPr="00701F2B">
        <w:rPr>
          <w:rFonts w:ascii="Times-Roman" w:hAnsi="Times-Roman"/>
        </w:rPr>
        <w:t xml:space="preserve">-sequences are optimal for </w:t>
      </w:r>
      <w:r w:rsidR="00F2149E" w:rsidRPr="00701F2B">
        <w:rPr>
          <w:rFonts w:ascii="Times-Roman" w:hAnsi="Times-Roman"/>
        </w:rPr>
        <w:t>single-point</w:t>
      </w:r>
      <w:r w:rsidR="00297EA4" w:rsidRPr="00701F2B">
        <w:rPr>
          <w:rFonts w:ascii="Times-Roman" w:hAnsi="Times-Roman"/>
        </w:rPr>
        <w:t xml:space="preserve"> diagnos</w:t>
      </w:r>
      <w:r w:rsidR="009C3FBF">
        <w:rPr>
          <w:rFonts w:ascii="Times-Roman" w:hAnsi="Times-Roman"/>
        </w:rPr>
        <w:t>tic</w:t>
      </w:r>
      <w:r w:rsidR="00297EA4" w:rsidRPr="00701F2B">
        <w:rPr>
          <w:rFonts w:ascii="Times-Roman" w:hAnsi="Times-Roman"/>
        </w:rPr>
        <w:t xml:space="preserve"> systems. Large sets of sequences with relatively good PCCF </w:t>
      </w:r>
      <w:r w:rsidR="005F2AE1" w:rsidRPr="00701F2B">
        <w:rPr>
          <w:rFonts w:ascii="Times-Roman" w:hAnsi="Times-Roman"/>
        </w:rPr>
        <w:t>such as</w:t>
      </w:r>
      <w:r w:rsidR="00836D17" w:rsidRPr="00701F2B">
        <w:rPr>
          <w:rFonts w:ascii="Times-Roman" w:hAnsi="Times-Roman"/>
        </w:rPr>
        <w:t xml:space="preserve"> </w:t>
      </w:r>
      <w:proofErr w:type="gramStart"/>
      <w:r w:rsidR="00A218E7" w:rsidRPr="00701F2B">
        <w:rPr>
          <w:rFonts w:ascii="Times-Roman" w:hAnsi="Times-Roman"/>
        </w:rPr>
        <w:t>G</w:t>
      </w:r>
      <w:r w:rsidR="0012447E" w:rsidRPr="00701F2B">
        <w:rPr>
          <w:rFonts w:ascii="Times-Roman" w:hAnsi="Times-Roman"/>
        </w:rPr>
        <w:t>old</w:t>
      </w:r>
      <w:proofErr w:type="gramEnd"/>
      <w:r w:rsidR="00836D17" w:rsidRPr="00701F2B">
        <w:rPr>
          <w:rFonts w:ascii="Times-Roman" w:hAnsi="Times-Roman"/>
        </w:rPr>
        <w:t xml:space="preserve"> sequences </w:t>
      </w:r>
      <w:r w:rsidR="005F2AE1" w:rsidRPr="00701F2B">
        <w:rPr>
          <w:rFonts w:ascii="Times-Roman" w:hAnsi="Times-Roman"/>
        </w:rPr>
        <w:t xml:space="preserve">can be generated from a pair of </w:t>
      </w:r>
      <w:r w:rsidR="005F2AE1" w:rsidRPr="00701F2B">
        <w:rPr>
          <w:rFonts w:ascii="Times-Roman" w:hAnsi="Times-Roman"/>
          <w:i/>
          <w:iCs/>
        </w:rPr>
        <w:t>m</w:t>
      </w:r>
      <w:r w:rsidR="005F2AE1" w:rsidRPr="00701F2B">
        <w:rPr>
          <w:rFonts w:ascii="Times-Roman" w:hAnsi="Times-Roman"/>
        </w:rPr>
        <w:t xml:space="preserve">-sequences called </w:t>
      </w:r>
      <w:r w:rsidR="0012447E" w:rsidRPr="00701F2B">
        <w:rPr>
          <w:rFonts w:ascii="Times-Roman" w:hAnsi="Times-Roman"/>
        </w:rPr>
        <w:t xml:space="preserve">the </w:t>
      </w:r>
      <w:r w:rsidR="005F2AE1" w:rsidRPr="00701F2B">
        <w:rPr>
          <w:rFonts w:ascii="Times-Roman" w:hAnsi="Times-Roman"/>
        </w:rPr>
        <w:t>preferred pair.</w:t>
      </w:r>
      <w:r w:rsidR="00AB07DA" w:rsidRPr="00701F2B">
        <w:rPr>
          <w:rFonts w:ascii="Times-Roman" w:hAnsi="Times-Roman"/>
        </w:rPr>
        <w:t xml:space="preserve"> Zero Correlation Zone (ZCZ) </w:t>
      </w:r>
      <w:r w:rsidR="0012447E" w:rsidRPr="00701F2B">
        <w:rPr>
          <w:rFonts w:ascii="Times-Roman" w:hAnsi="Times-Roman"/>
        </w:rPr>
        <w:t>sequences</w:t>
      </w:r>
      <w:r w:rsidR="00AB07DA" w:rsidRPr="00701F2B">
        <w:rPr>
          <w:rFonts w:ascii="Times-Roman" w:hAnsi="Times-Roman"/>
        </w:rPr>
        <w:t xml:space="preserve"> have </w:t>
      </w:r>
      <w:r w:rsidR="0012447E" w:rsidRPr="00701F2B">
        <w:rPr>
          <w:rFonts w:ascii="Times-Roman" w:hAnsi="Times-Roman"/>
        </w:rPr>
        <w:t xml:space="preserve">recently </w:t>
      </w:r>
      <w:r w:rsidR="00AB07DA" w:rsidRPr="00701F2B">
        <w:rPr>
          <w:rFonts w:ascii="Times-Roman" w:hAnsi="Times-Roman"/>
        </w:rPr>
        <w:t>been introduced to the field of wire diagnos</w:t>
      </w:r>
      <w:r w:rsidR="009C3FBF">
        <w:rPr>
          <w:rFonts w:ascii="Times-Roman" w:hAnsi="Times-Roman"/>
        </w:rPr>
        <w:t>tics</w:t>
      </w:r>
      <w:r w:rsidR="00AB07DA" w:rsidRPr="00701F2B">
        <w:rPr>
          <w:rFonts w:ascii="Times-Roman" w:hAnsi="Times-Roman"/>
        </w:rPr>
        <w:t xml:space="preserve">. Their performance </w:t>
      </w:r>
      <w:r w:rsidR="00AB07DA" w:rsidRPr="00701F2B">
        <w:rPr>
          <w:rFonts w:ascii="Times-Roman" w:hAnsi="Times-Roman"/>
        </w:rPr>
        <w:t xml:space="preserve">was evaluated in the case </w:t>
      </w:r>
      <w:r w:rsidR="0012447E" w:rsidRPr="00701F2B">
        <w:rPr>
          <w:rFonts w:ascii="Times-Roman" w:hAnsi="Times-Roman"/>
        </w:rPr>
        <w:t xml:space="preserve">of </w:t>
      </w:r>
      <w:r w:rsidR="00AB07DA" w:rsidRPr="00701F2B">
        <w:rPr>
          <w:rFonts w:ascii="Times-Roman" w:hAnsi="Times-Roman"/>
        </w:rPr>
        <w:t>simultaneous diagnosis of multiple wires in</w:t>
      </w:r>
      <w:r w:rsidR="001A375C">
        <w:rPr>
          <w:rFonts w:ascii="Times-Roman" w:hAnsi="Times-Roman"/>
        </w:rPr>
        <w:t xml:space="preserve"> </w:t>
      </w:r>
      <w:r w:rsidR="001A375C">
        <w:rPr>
          <w:rFonts w:ascii="Times-Roman" w:hAnsi="Times-Roman"/>
        </w:rPr>
        <w:fldChar w:fldCharType="begin"/>
      </w:r>
      <w:r w:rsidR="001A375C">
        <w:rPr>
          <w:rFonts w:ascii="Times-Roman" w:hAnsi="Times-Roman"/>
        </w:rPr>
        <w:instrText xml:space="preserve"> ADDIN ZOTERO_ITEM CSL_CITATION {"citationID":"fGERdFLe","properties":{"formattedCitation":"[5]","plainCitation":"[5]","noteIndex":0},"citationItems":[{"id":5761,"uris":["http://zotero.org/groups/2827401/items/PQJGJNXR"],"itemData":{"id":5761,"type":"article-journal","container-title":"IEEE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1A375C" w:rsidRPr="001A375C">
        <w:rPr>
          <w:rFonts w:ascii="Times-Roman" w:hAnsi="Times-Roman"/>
        </w:rPr>
        <w:t>[5]</w:t>
      </w:r>
      <w:r w:rsidR="001A375C">
        <w:rPr>
          <w:rFonts w:ascii="Times-Roman" w:hAnsi="Times-Roman"/>
        </w:rPr>
        <w:fldChar w:fldCharType="end"/>
      </w:r>
      <w:r w:rsidR="0012447E" w:rsidRPr="00701F2B">
        <w:rPr>
          <w:rFonts w:ascii="Times-Roman" w:hAnsi="Times-Roman"/>
        </w:rPr>
        <w:t xml:space="preserve">, distributed diagnosis of </w:t>
      </w:r>
      <w:r w:rsidR="00AB07DA" w:rsidRPr="00701F2B">
        <w:rPr>
          <w:rFonts w:ascii="Times-Roman" w:hAnsi="Times-Roman"/>
        </w:rPr>
        <w:t>noisy wire networks in</w:t>
      </w:r>
      <w:r w:rsidR="001A375C">
        <w:rPr>
          <w:rFonts w:ascii="Times-Roman" w:hAnsi="Times-Roman"/>
        </w:rPr>
        <w:t xml:space="preserve"> </w:t>
      </w:r>
      <w:r w:rsidR="001A375C">
        <w:rPr>
          <w:rFonts w:ascii="Times-Roman" w:hAnsi="Times-Roman"/>
        </w:rPr>
        <w:fldChar w:fldCharType="begin"/>
      </w:r>
      <w:r w:rsidR="001A375C">
        <w:rPr>
          <w:rFonts w:ascii="Times-Roman" w:hAnsi="Times-Roman"/>
        </w:rPr>
        <w:instrText xml:space="preserve"> ADDIN ZOTERO_ITEM CSL_CITATION {"citationID":"JOmznllw","properties":{"formattedCitation":"[4]","plainCitation":"[4]","noteIndex":0},"citationItems":[{"id":3677,"uris":["http://zotero.org/groups/2827401/items/MISWZVU7"],"itemData":{"id":3677,"type":"article-journal","abstract":"Spread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rPr>
        <w:fldChar w:fldCharType="separate"/>
      </w:r>
      <w:r w:rsidR="001A375C" w:rsidRPr="001A375C">
        <w:rPr>
          <w:rFonts w:ascii="Times-Roman" w:hAnsi="Times-Roman"/>
        </w:rPr>
        <w:t>[4]</w:t>
      </w:r>
      <w:r w:rsidR="001A375C">
        <w:rPr>
          <w:rFonts w:ascii="Times-Roman" w:hAnsi="Times-Roman"/>
        </w:rPr>
        <w:fldChar w:fldCharType="end"/>
      </w:r>
      <w:r w:rsidR="0012447E" w:rsidRPr="00701F2B">
        <w:rPr>
          <w:rFonts w:ascii="Times-Roman" w:hAnsi="Times-Roman"/>
        </w:rPr>
        <w:t>, and simultaneous diagnosis of shielded cable bundles</w:t>
      </w:r>
      <w:r w:rsidR="0012447E" w:rsidRPr="00701F2B">
        <w:rPr>
          <w:rFonts w:ascii="Times-Roman" w:hAnsi="Times-Roman"/>
          <w:b/>
          <w:bCs/>
        </w:rPr>
        <w:t xml:space="preserve"> </w:t>
      </w:r>
      <w:r w:rsidR="0012447E" w:rsidRPr="00701F2B">
        <w:rPr>
          <w:rFonts w:ascii="Times-Roman" w:hAnsi="Times-Roman"/>
        </w:rPr>
        <w:t xml:space="preserve"> in</w:t>
      </w:r>
      <w:r w:rsidR="001A375C">
        <w:rPr>
          <w:rFonts w:ascii="Times-Roman" w:hAnsi="Times-Roman"/>
        </w:rPr>
        <w:t xml:space="preserve"> </w:t>
      </w:r>
      <w:r w:rsidR="001A375C">
        <w:rPr>
          <w:rFonts w:ascii="Times-Roman" w:hAnsi="Times-Roman"/>
        </w:rPr>
        <w:fldChar w:fldCharType="begin"/>
      </w:r>
      <w:r w:rsidR="001A375C">
        <w:rPr>
          <w:rFonts w:ascii="Times-Roman" w:hAnsi="Times-Roman"/>
        </w:rPr>
        <w:instrText xml:space="preserve"> ADDIN ZOTERO_ITEM CSL_CITATION {"citationID":"waTKkySA","properties":{"formattedCitation":"[6]","plainCitation":"[6]","noteIndex":0},"citationItems":[{"id":5763,"uris":["http://zotero.org/groups/2827401/items/5H9A6VRW"],"itemData":{"id":5763,"type":"article-journal","container-title":"Nondestructive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rPr>
        <w:fldChar w:fldCharType="separate"/>
      </w:r>
      <w:r w:rsidR="001A375C" w:rsidRPr="001A375C">
        <w:rPr>
          <w:rFonts w:ascii="Times-Roman" w:hAnsi="Times-Roman"/>
        </w:rPr>
        <w:t>[6]</w:t>
      </w:r>
      <w:r w:rsidR="001A375C">
        <w:rPr>
          <w:rFonts w:ascii="Times-Roman" w:hAnsi="Times-Roman"/>
        </w:rPr>
        <w:fldChar w:fldCharType="end"/>
      </w:r>
      <w:r w:rsidR="008874F5" w:rsidRPr="00701F2B">
        <w:rPr>
          <w:rFonts w:ascii="Times-Roman" w:hAnsi="Times-Roman"/>
        </w:rPr>
        <w:t xml:space="preserve">. </w:t>
      </w:r>
      <w:r w:rsidR="00AB07DA" w:rsidRPr="00701F2B">
        <w:rPr>
          <w:rFonts w:ascii="Times-Roman" w:hAnsi="Times-Roman"/>
        </w:rPr>
        <w:t>The distinctive property of ZCZ sequences is that they have a zero-</w:t>
      </w:r>
      <w:r w:rsidR="00A218E7" w:rsidRPr="00701F2B">
        <w:rPr>
          <w:rFonts w:ascii="Times-Roman" w:hAnsi="Times-Roman"/>
        </w:rPr>
        <w:t xml:space="preserve">correlation </w:t>
      </w:r>
      <w:r w:rsidR="00AB07DA" w:rsidRPr="00701F2B">
        <w:rPr>
          <w:rFonts w:ascii="Times-Roman" w:hAnsi="Times-Roman"/>
        </w:rPr>
        <w:t>zon</w:t>
      </w:r>
      <w:r w:rsidR="00E40732" w:rsidRPr="00701F2B">
        <w:rPr>
          <w:rFonts w:ascii="Times-Roman" w:hAnsi="Times-Roman"/>
        </w:rPr>
        <w:t>e in their PACF and PCCF</w:t>
      </w:r>
      <w:r w:rsidR="00E56774">
        <w:rPr>
          <w:rFonts w:ascii="Times-Roman" w:hAnsi="Times-Roman"/>
        </w:rPr>
        <w:t xml:space="preserve">. </w:t>
      </w:r>
      <w:r w:rsidR="00562525">
        <w:rPr>
          <w:rFonts w:ascii="Times-Roman" w:hAnsi="Times-Roman"/>
        </w:rPr>
        <w:t>I</w:t>
      </w:r>
      <w:r w:rsidR="00E56774" w:rsidRPr="00701F2B">
        <w:rPr>
          <w:rFonts w:ascii="Times-Roman" w:hAnsi="Times-Roman"/>
        </w:rPr>
        <w:t xml:space="preserve">f the zero-correlation zone width is chosen to be large enough, interference from other </w:t>
      </w:r>
      <w:r w:rsidR="00E56774" w:rsidRPr="007746D4">
        <w:rPr>
          <w:rFonts w:ascii="Times-Roman" w:hAnsi="Times-Roman"/>
        </w:rPr>
        <w:t xml:space="preserve">codes transmitting simultaneously can be eliminated. To do this, the zero-correlation zone must </w:t>
      </w:r>
      <w:r w:rsidR="00E56774" w:rsidRPr="007746D4">
        <w:rPr>
          <w:rFonts w:ascii="Times-Roman" w:hAnsi="Times-Roman"/>
          <w:bCs/>
        </w:rPr>
        <w:t xml:space="preserve">satisfy the following bound: </w:t>
      </w:r>
    </w:p>
    <w:tbl>
      <w:tblPr>
        <w:tblW w:w="5098" w:type="dxa"/>
        <w:jc w:val="center"/>
        <w:tblLayout w:type="fixed"/>
        <w:tblLook w:val="04A0" w:firstRow="1" w:lastRow="0" w:firstColumn="1" w:lastColumn="0" w:noHBand="0" w:noVBand="1"/>
      </w:tblPr>
      <w:tblGrid>
        <w:gridCol w:w="4531"/>
        <w:gridCol w:w="567"/>
      </w:tblGrid>
      <w:tr w:rsidR="00E56774" w:rsidRPr="007746D4" w14:paraId="6BD2E564" w14:textId="77777777" w:rsidTr="000D62CC">
        <w:trPr>
          <w:trHeight w:val="283"/>
          <w:jc w:val="center"/>
        </w:trPr>
        <w:tc>
          <w:tcPr>
            <w:tcW w:w="4531" w:type="dxa"/>
            <w:vAlign w:val="center"/>
          </w:tcPr>
          <w:p w14:paraId="27F08599" w14:textId="77777777" w:rsidR="00E56774" w:rsidRPr="007746D4" w:rsidRDefault="00453247" w:rsidP="000D62CC">
            <w:pPr>
              <w:spacing w:line="276" w:lineRule="auto"/>
              <w:jc w:val="center"/>
              <w:rPr>
                <w:rFonts w:ascii="Times-Roman" w:hAnsi="Times-Roman"/>
              </w:rPr>
            </w:pPr>
            <m:oMathPara>
              <m:oMathParaPr>
                <m:jc m:val="center"/>
              </m:oMathParaPr>
              <m:oMath>
                <m:sSub>
                  <m:sSubPr>
                    <m:ctrlPr>
                      <w:ins w:id="209" w:author="Cindy Furse" w:date="2025-01-31T10:36:00Z">
                        <w:rPr>
                          <w:rFonts w:ascii="Cambria Math" w:hAnsi="Cambria Math"/>
                          <w:bCs/>
                          <w:i/>
                        </w:rPr>
                      </w:ins>
                    </m:ctrlPr>
                  </m:sSubPr>
                  <m:e>
                    <m:r>
                      <w:rPr>
                        <w:rFonts w:ascii="Cambria Math" w:hAnsi="Cambria Math"/>
                      </w:rPr>
                      <m:t xml:space="preserve"> </m:t>
                    </m:r>
                    <m:r>
                      <w:rPr>
                        <w:rFonts w:ascii="Cambria Math" w:hAnsi="Cambria Math"/>
                      </w:rPr>
                      <m:t>Z</m:t>
                    </m:r>
                  </m:e>
                  <m:sub>
                    <m:r>
                      <w:rPr>
                        <w:rFonts w:ascii="Cambria Math" w:hAnsi="Cambria Math"/>
                      </w:rPr>
                      <m:t>o</m:t>
                    </m:r>
                  </m:sub>
                </m:sSub>
                <m:r>
                  <w:rPr>
                    <w:rFonts w:ascii="Cambria Math" w:eastAsia="SimSun" w:hAnsi="Cambria Math"/>
                    <w:lang w:eastAsia="zh-CN"/>
                  </w:rPr>
                  <m:t>≥</m:t>
                </m:r>
                <m:f>
                  <m:fPr>
                    <m:ctrlPr>
                      <w:ins w:id="210" w:author="Cindy Furse" w:date="2025-01-31T10:36:00Z">
                        <w:rPr>
                          <w:rFonts w:ascii="Cambria Math" w:hAnsi="Cambria Math"/>
                          <w:i/>
                        </w:rPr>
                      </w:ins>
                    </m:ctrlPr>
                  </m:fPr>
                  <m:num>
                    <m:r>
                      <w:rPr>
                        <w:rFonts w:ascii="Cambria Math" w:hAnsi="Cambria Math"/>
                      </w:rPr>
                      <m:t xml:space="preserve">2 </m:t>
                    </m:r>
                    <m:r>
                      <w:rPr>
                        <w:rFonts w:ascii="Cambria Math" w:hAnsi="Cambria Math"/>
                      </w:rPr>
                      <m:t>d</m:t>
                    </m:r>
                  </m:num>
                  <m:den>
                    <m:r>
                      <w:rPr>
                        <w:rFonts w:ascii="Cambria Math" w:hAnsi="Cambria Math"/>
                      </w:rPr>
                      <m:t>v</m:t>
                    </m:r>
                    <m:r>
                      <w:rPr>
                        <w:rFonts w:ascii="Cambria Math" w:hAnsi="Cambria Math"/>
                      </w:rPr>
                      <m:t xml:space="preserve"> </m:t>
                    </m:r>
                    <m:sSub>
                      <m:sSubPr>
                        <m:ctrlPr>
                          <w:ins w:id="211" w:author="Cindy Furse" w:date="2025-01-31T10:36:00Z">
                            <w:rPr>
                              <w:rFonts w:ascii="Cambria Math" w:eastAsia="SimSun" w:hAnsi="Cambria Math"/>
                              <w:i/>
                              <w:lang w:eastAsia="zh-CN"/>
                            </w:rPr>
                          </w:ins>
                        </m:ctrlPr>
                      </m:sSubPr>
                      <m:e>
                        <m:r>
                          <w:rPr>
                            <w:rFonts w:ascii="Cambria Math" w:eastAsia="SimSun" w:hAnsi="Cambria Math"/>
                            <w:lang w:eastAsia="zh-CN"/>
                          </w:rPr>
                          <m:t>T</m:t>
                        </m:r>
                      </m:e>
                      <m:sub>
                        <m:r>
                          <w:rPr>
                            <w:rFonts w:ascii="Cambria Math" w:eastAsia="SimSun" w:hAnsi="Cambria Math"/>
                            <w:lang w:eastAsia="zh-CN"/>
                          </w:rPr>
                          <m:t>c</m:t>
                        </m:r>
                      </m:sub>
                    </m:sSub>
                  </m:den>
                </m:f>
              </m:oMath>
            </m:oMathPara>
          </w:p>
        </w:tc>
        <w:tc>
          <w:tcPr>
            <w:tcW w:w="567" w:type="dxa"/>
            <w:vAlign w:val="center"/>
          </w:tcPr>
          <w:p w14:paraId="5141FEA5" w14:textId="77777777" w:rsidR="00E56774" w:rsidRPr="007746D4" w:rsidRDefault="00E56774" w:rsidP="000D62CC">
            <w:pPr>
              <w:spacing w:line="276" w:lineRule="auto"/>
              <w:jc w:val="center"/>
              <w:rPr>
                <w:rFonts w:ascii="Times-Roman" w:hAnsi="Times-Roman"/>
              </w:rPr>
            </w:pPr>
            <w:r w:rsidRPr="007746D4">
              <w:rPr>
                <w:rFonts w:ascii="Times-Roman" w:hAnsi="Times-Roman"/>
              </w:rPr>
              <w:t>(</w:t>
            </w:r>
            <w:r w:rsidRPr="007746D4">
              <w:rPr>
                <w:rFonts w:ascii="Times-Roman" w:hAnsi="Times-Roman"/>
              </w:rPr>
              <w:fldChar w:fldCharType="begin"/>
            </w:r>
            <w:r w:rsidRPr="007746D4">
              <w:rPr>
                <w:rFonts w:ascii="Times-Roman" w:hAnsi="Times-Roman"/>
              </w:rPr>
              <w:instrText xml:space="preserve"> SEQ Équation \* ARABIC </w:instrText>
            </w:r>
            <w:r w:rsidRPr="007746D4">
              <w:rPr>
                <w:rFonts w:ascii="Times-Roman" w:hAnsi="Times-Roman"/>
              </w:rPr>
              <w:fldChar w:fldCharType="separate"/>
            </w:r>
            <w:r w:rsidRPr="007746D4">
              <w:rPr>
                <w:rFonts w:ascii="Times-Roman" w:hAnsi="Times-Roman"/>
                <w:noProof/>
              </w:rPr>
              <w:t>13</w:t>
            </w:r>
            <w:r w:rsidRPr="007746D4">
              <w:rPr>
                <w:rFonts w:ascii="Times-Roman" w:hAnsi="Times-Roman"/>
              </w:rPr>
              <w:fldChar w:fldCharType="end"/>
            </w:r>
            <w:r w:rsidRPr="007746D4">
              <w:rPr>
                <w:rFonts w:ascii="Times-Roman" w:hAnsi="Times-Roman"/>
              </w:rPr>
              <w:t>)</w:t>
            </w:r>
          </w:p>
        </w:tc>
      </w:tr>
    </w:tbl>
    <w:p w14:paraId="7C127466" w14:textId="3D18A546" w:rsidR="00562525" w:rsidRPr="007746D4" w:rsidRDefault="007746D4" w:rsidP="00E56774">
      <w:pPr>
        <w:spacing w:before="120"/>
        <w:jc w:val="both"/>
        <w:rPr>
          <w:rFonts w:ascii="Times-Roman" w:hAnsi="Times-Roman"/>
        </w:rPr>
      </w:pPr>
      <w:r w:rsidRPr="007746D4">
        <w:rPr>
          <w:rFonts w:ascii="Times-Roman" w:hAnsi="Times-Roman"/>
        </w:rPr>
        <w:t>w</w:t>
      </w:r>
      <w:r w:rsidR="00E56774" w:rsidRPr="007746D4">
        <w:rPr>
          <w:rFonts w:ascii="Times-Roman" w:hAnsi="Times-Roman"/>
        </w:rPr>
        <w:t xml:space="preserve">here </w:t>
      </w:r>
      <m:oMath>
        <m:sSub>
          <m:sSubPr>
            <m:ctrlPr>
              <w:ins w:id="212" w:author="Cindy Furse" w:date="2025-01-31T10:36:00Z">
                <w:rPr>
                  <w:rFonts w:ascii="Cambria Math" w:hAnsi="Cambria Math"/>
                  <w:bCs/>
                  <w:i/>
                </w:rPr>
              </w:ins>
            </m:ctrlPr>
          </m:sSubPr>
          <m:e>
            <m:r>
              <w:rPr>
                <w:rFonts w:ascii="Cambria Math" w:hAnsi="Cambria Math"/>
              </w:rPr>
              <m:t xml:space="preserve"> Z</m:t>
            </m:r>
          </m:e>
          <m:sub>
            <m:r>
              <w:rPr>
                <w:rFonts w:ascii="Cambria Math" w:hAnsi="Cambria Math"/>
              </w:rPr>
              <m:t>o</m:t>
            </m:r>
          </m:sub>
        </m:sSub>
      </m:oMath>
      <w:r w:rsidR="00E56774" w:rsidRPr="007746D4">
        <w:rPr>
          <w:rFonts w:ascii="Times-Roman" w:hAnsi="Times-Roman"/>
          <w:bCs/>
        </w:rPr>
        <w:t xml:space="preserve"> is the zero-zone in the correlation function,</w:t>
      </w:r>
      <w:r w:rsidR="00E56774" w:rsidRPr="007746D4">
        <w:rPr>
          <w:rFonts w:ascii="Times-Roman" w:hAnsi="Times-Roman"/>
        </w:rPr>
        <w:t xml:space="preserve"> </w:t>
      </w:r>
      <m:oMath>
        <m:r>
          <w:rPr>
            <w:rFonts w:ascii="Cambria Math" w:hAnsi="Cambria Math"/>
          </w:rPr>
          <m:t>d</m:t>
        </m:r>
      </m:oMath>
      <w:r w:rsidR="00E56774" w:rsidRPr="007746D4">
        <w:rPr>
          <w:rFonts w:ascii="Times-Roman" w:hAnsi="Times-Roman"/>
        </w:rPr>
        <w:t xml:space="preserve"> is the distance to the farthest point in the wired network, </w:t>
      </w:r>
      <m:oMath>
        <m:r>
          <w:rPr>
            <w:rFonts w:ascii="Cambria Math" w:hAnsi="Cambria Math"/>
          </w:rPr>
          <m:t>v</m:t>
        </m:r>
      </m:oMath>
      <w:r w:rsidR="00E56774" w:rsidRPr="007746D4">
        <w:rPr>
          <w:rFonts w:ascii="Times-Roman" w:hAnsi="Times-Roman"/>
        </w:rPr>
        <w:t xml:space="preserve"> is the propagation speed in the wire,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E56774" w:rsidRPr="007746D4">
        <w:rPr>
          <w:rFonts w:ascii="Times-Roman" w:hAnsi="Times-Roman"/>
        </w:rPr>
        <w:t xml:space="preserve"> is the chip duration. </w:t>
      </w:r>
    </w:p>
    <w:p w14:paraId="27996293" w14:textId="77777777" w:rsidR="00E862BC" w:rsidRDefault="00561FAC" w:rsidP="00E862BC">
      <w:pPr>
        <w:spacing w:before="120"/>
        <w:jc w:val="both"/>
        <w:rPr>
          <w:rFonts w:ascii="Times-Roman" w:hAnsi="Times-Roman"/>
        </w:rPr>
      </w:pPr>
      <w:r w:rsidRPr="007746D4">
        <w:rPr>
          <w:rFonts w:ascii="Times-Roman" w:hAnsi="Times-Roman"/>
        </w:rPr>
        <w:t xml:space="preserve">For example, </w:t>
      </w:r>
      <w:r w:rsidR="00E56774" w:rsidRPr="007746D4">
        <w:rPr>
          <w:rFonts w:ascii="Times-Roman" w:hAnsi="Times-Roman"/>
        </w:rPr>
        <w:t xml:space="preserve">let’s assume </w:t>
      </w:r>
      <w:r w:rsidRPr="007746D4">
        <w:rPr>
          <w:rFonts w:ascii="Times-Roman" w:hAnsi="Times-Roman"/>
        </w:rPr>
        <w:t xml:space="preserve">the chip rate is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=25 MHz</m:t>
        </m:r>
      </m:oMath>
      <w:r w:rsidRPr="007746D4">
        <w:rPr>
          <w:rFonts w:ascii="Times-Roman" w:hAnsi="Times-Roman"/>
        </w:rPr>
        <w:t xml:space="preserve"> then the corresponding chip duration is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=40 ns</m:t>
        </m:r>
      </m:oMath>
      <w:r w:rsidRPr="007746D4">
        <w:rPr>
          <w:rFonts w:ascii="Times-Roman" w:hAnsi="Times-Roman"/>
        </w:rPr>
        <w:t>.</w:t>
      </w:r>
      <w:r w:rsidR="00E56774" w:rsidRPr="007746D4">
        <w:rPr>
          <w:rFonts w:ascii="Times-Roman" w:hAnsi="Times-Roman"/>
        </w:rPr>
        <w:t xml:space="preserve"> </w:t>
      </w:r>
      <w:r w:rsidR="00D02036" w:rsidRPr="007746D4">
        <w:rPr>
          <w:rFonts w:ascii="Times-Roman" w:hAnsi="Times-Roman"/>
        </w:rPr>
        <w:t>By taking t</w:t>
      </w:r>
      <w:r w:rsidR="00E56774" w:rsidRPr="007746D4">
        <w:rPr>
          <w:rFonts w:ascii="Times-Roman" w:hAnsi="Times-Roman"/>
        </w:rPr>
        <w:t>he propagation speed in wires</w:t>
      </w:r>
      <w:r w:rsidR="00D02036" w:rsidRPr="007746D4">
        <w:rPr>
          <w:rFonts w:ascii="Times-Roman" w:hAnsi="Times-Roman"/>
        </w:rPr>
        <w:t xml:space="preserve"> to be</w:t>
      </w:r>
      <w:r w:rsidR="00E56774" w:rsidRPr="007746D4">
        <w:rPr>
          <w:rFonts w:ascii="Times-Roman" w:hAnsi="Times-Roman"/>
        </w:rPr>
        <w:t xml:space="preserve"> two-thirds the speed of light </w:t>
      </w:r>
      <m:oMath>
        <m:r>
          <w:rPr>
            <w:rFonts w:ascii="Cambria Math" w:hAnsi="Cambria Math"/>
          </w:rPr>
          <m:t xml:space="preserve">v=2 x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oMath>
      <w:r w:rsidR="001F05AA" w:rsidRPr="007746D4">
        <w:rPr>
          <w:rFonts w:ascii="Times-Roman" w:hAnsi="Times-Roman"/>
        </w:rPr>
        <w:t xml:space="preserve"> and</w:t>
      </w:r>
      <w:r w:rsidR="00D02036" w:rsidRPr="007746D4">
        <w:rPr>
          <w:rFonts w:ascii="Times-Roman" w:hAnsi="Times-Roman"/>
        </w:rPr>
        <w:t xml:space="preserve"> the </w:t>
      </w:r>
      <w:proofErr w:type="gramStart"/>
      <w:r w:rsidR="00D02036" w:rsidRPr="007746D4">
        <w:rPr>
          <w:rFonts w:ascii="Times-Roman" w:hAnsi="Times-Roman"/>
        </w:rPr>
        <w:t>zero zone</w:t>
      </w:r>
      <w:proofErr w:type="gramEnd"/>
      <w:r w:rsidR="00D02036" w:rsidRPr="007746D4">
        <w:rPr>
          <w:rFonts w:ascii="Times-Roman" w:hAnsi="Times-Roman"/>
        </w:rPr>
        <w:t xml:space="preserve"> equal to </w:t>
      </w:r>
      <m:oMath>
        <m:r>
          <w:rPr>
            <w:rFonts w:ascii="Cambria Math" w:hAnsi="Cambria Math"/>
          </w:rPr>
          <m:t>16</m:t>
        </m:r>
      </m:oMath>
      <w:r w:rsidR="00D02036" w:rsidRPr="007746D4">
        <w:rPr>
          <w:rFonts w:ascii="Times-Roman" w:hAnsi="Times-Roman"/>
        </w:rPr>
        <w:t xml:space="preserve">, </w:t>
      </w:r>
      <w:r w:rsidR="001F05AA" w:rsidRPr="007746D4">
        <w:rPr>
          <w:rFonts w:ascii="Times-Roman" w:hAnsi="Times-Roman"/>
        </w:rPr>
        <w:t xml:space="preserve">the interference can be reduced up to a distance equal to </w:t>
      </w:r>
      <m:oMath>
        <m:r>
          <w:rPr>
            <w:rFonts w:ascii="Cambria Math" w:hAnsi="Cambria Math"/>
          </w:rPr>
          <m:t>d=64 m</m:t>
        </m:r>
      </m:oMath>
      <w:r w:rsidR="003972E4" w:rsidRPr="007746D4">
        <w:rPr>
          <w:rFonts w:ascii="Times-Roman" w:hAnsi="Times-Roman"/>
        </w:rPr>
        <w:t xml:space="preserve"> from the testing point</w:t>
      </w:r>
      <w:r w:rsidR="001F05AA" w:rsidRPr="007746D4">
        <w:rPr>
          <w:rFonts w:ascii="Times-Roman" w:hAnsi="Times-Roman"/>
        </w:rPr>
        <w:t>.</w:t>
      </w:r>
      <w:r w:rsidR="00562525" w:rsidRPr="007746D4">
        <w:rPr>
          <w:rFonts w:ascii="Times-Roman" w:hAnsi="Times-Roman"/>
        </w:rPr>
        <w:t xml:space="preserve"> The periodic correlation properties of </w:t>
      </w:r>
      <w:r w:rsidR="00611FBF" w:rsidRPr="007746D4">
        <w:rPr>
          <w:rFonts w:ascii="Times-Roman" w:hAnsi="Times-Roman"/>
        </w:rPr>
        <w:t xml:space="preserve">16 </w:t>
      </w:r>
      <w:r w:rsidR="00562525" w:rsidRPr="007746D4">
        <w:rPr>
          <w:rFonts w:ascii="Times-Roman" w:hAnsi="Times-Roman"/>
        </w:rPr>
        <w:t xml:space="preserve">ZCZ codes </w:t>
      </w:r>
      <w:r w:rsidR="00611FBF" w:rsidRPr="007746D4">
        <w:rPr>
          <w:rFonts w:ascii="Times-Roman" w:hAnsi="Times-Roman"/>
        </w:rPr>
        <w:t xml:space="preserve">each of length </w:t>
      </w:r>
      <m:oMath>
        <m:r>
          <w:rPr>
            <w:rFonts w:ascii="Cambria Math" w:hAnsi="Cambria Math"/>
          </w:rPr>
          <m:t>N=512</m:t>
        </m:r>
      </m:oMath>
      <w:r w:rsidR="00611FBF" w:rsidRPr="007746D4">
        <w:rPr>
          <w:rFonts w:ascii="Times-Roman" w:hAnsi="Times-Roman"/>
        </w:rPr>
        <w:t xml:space="preserve"> </w:t>
      </w:r>
      <w:r w:rsidR="00562525" w:rsidRPr="007746D4">
        <w:rPr>
          <w:rFonts w:ascii="Times-Roman" w:hAnsi="Times-Roman"/>
        </w:rPr>
        <w:t>are shown</w:t>
      </w:r>
      <w:r w:rsidR="00E56774" w:rsidRPr="007746D4">
        <w:rPr>
          <w:rFonts w:ascii="Times-Roman" w:hAnsi="Times-Roman"/>
        </w:rPr>
        <w:t xml:space="preserve"> in </w:t>
      </w:r>
      <w:r w:rsidR="00E56774" w:rsidRPr="007746D4">
        <w:rPr>
          <w:rFonts w:ascii="Times-Roman" w:hAnsi="Times-Roman"/>
        </w:rPr>
        <w:fldChar w:fldCharType="begin"/>
      </w:r>
      <w:r w:rsidR="00E56774" w:rsidRPr="007746D4">
        <w:rPr>
          <w:rFonts w:ascii="Times-Roman" w:hAnsi="Times-Roman"/>
        </w:rPr>
        <w:instrText xml:space="preserve"> REF _Ref189071568 \h </w:instrText>
      </w:r>
      <w:r w:rsidR="003972E4" w:rsidRPr="007746D4">
        <w:rPr>
          <w:rFonts w:ascii="Times-Roman" w:hAnsi="Times-Roman"/>
        </w:rPr>
        <w:instrText xml:space="preserve"> \* MERGEFORMAT </w:instrText>
      </w:r>
      <w:r w:rsidR="00E56774" w:rsidRPr="007746D4">
        <w:rPr>
          <w:rFonts w:ascii="Times-Roman" w:hAnsi="Times-Roman"/>
        </w:rPr>
      </w:r>
      <w:r w:rsidR="00E56774" w:rsidRPr="007746D4">
        <w:rPr>
          <w:rFonts w:ascii="Times-Roman" w:hAnsi="Times-Roman"/>
        </w:rPr>
        <w:fldChar w:fldCharType="separate"/>
      </w:r>
      <w:r w:rsidR="00E56774" w:rsidRPr="007746D4">
        <w:rPr>
          <w:rFonts w:ascii="Times-Roman" w:hAnsi="Times-Roman" w:cs="Times-Roman"/>
          <w:bCs/>
        </w:rPr>
        <w:t xml:space="preserve">Fig. </w:t>
      </w:r>
      <w:r w:rsidR="00E56774" w:rsidRPr="007746D4">
        <w:rPr>
          <w:rFonts w:ascii="Times-Roman" w:hAnsi="Times-Roman" w:cs="Times-Roman"/>
          <w:bCs/>
          <w:noProof/>
        </w:rPr>
        <w:t>2</w:t>
      </w:r>
      <w:r w:rsidR="00E56774" w:rsidRPr="007746D4">
        <w:rPr>
          <w:rFonts w:ascii="Times-Roman" w:hAnsi="Times-Roman"/>
        </w:rPr>
        <w:fldChar w:fldCharType="end"/>
      </w:r>
      <w:r w:rsidR="007746D4" w:rsidRPr="007746D4">
        <w:rPr>
          <w:rFonts w:ascii="Times-Roman" w:hAnsi="Times-Roman"/>
        </w:rPr>
        <w:t xml:space="preserve">. </w:t>
      </w:r>
    </w:p>
    <w:p w14:paraId="4BA45907" w14:textId="12F00BA3" w:rsidR="00E862BC" w:rsidRDefault="00554E72" w:rsidP="00E862BC">
      <w:pPr>
        <w:spacing w:before="120"/>
        <w:jc w:val="both"/>
        <w:rPr>
          <w:rFonts w:ascii="Times-Roman" w:hAnsi="Times-Roman"/>
        </w:rPr>
      </w:pPr>
      <w:r>
        <w:rPr>
          <w:rFonts w:ascii="Times-Roman" w:hAnsi="Times-Roman"/>
          <w:noProof/>
        </w:rPr>
        <w:drawing>
          <wp:inline distT="0" distB="0" distL="0" distR="0" wp14:anchorId="097B21F6" wp14:editId="1DFB2C6E">
            <wp:extent cx="3193415" cy="1683385"/>
            <wp:effectExtent l="0" t="0" r="6985" b="0"/>
            <wp:docPr id="4114848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3415" cy="1683385"/>
                    </a:xfrm>
                    <a:prstGeom prst="rect">
                      <a:avLst/>
                    </a:prstGeom>
                    <a:noFill/>
                    <a:ln>
                      <a:noFill/>
                    </a:ln>
                  </pic:spPr>
                </pic:pic>
              </a:graphicData>
            </a:graphic>
          </wp:inline>
        </w:drawing>
      </w:r>
    </w:p>
    <w:p w14:paraId="7009A90C" w14:textId="08479810" w:rsidR="00BE21BA" w:rsidRPr="00BE21BA" w:rsidRDefault="00BE21BA" w:rsidP="00BE21BA">
      <w:pPr>
        <w:jc w:val="center"/>
        <w:rPr>
          <w:rFonts w:ascii="Times-Roman" w:hAnsi="Times-Roman" w:cs="Times-Roman"/>
          <w:bCs/>
        </w:rPr>
      </w:pPr>
      <w:bookmarkStart w:id="213" w:name="_Ref189071568"/>
      <w:r w:rsidRPr="00701F2B">
        <w:rPr>
          <w:rFonts w:ascii="Times-Roman" w:hAnsi="Times-Roman" w:cs="Times-Roman"/>
          <w:bCs/>
        </w:rPr>
        <w:t xml:space="preserve">Fig. </w:t>
      </w:r>
      <w:r w:rsidRPr="00701F2B">
        <w:rPr>
          <w:rFonts w:ascii="Times-Roman" w:hAnsi="Times-Roman" w:cs="Times-Roman"/>
          <w:bCs/>
        </w:rPr>
        <w:fldChar w:fldCharType="begin"/>
      </w:r>
      <w:r w:rsidRPr="00701F2B">
        <w:rPr>
          <w:rFonts w:ascii="Times-Roman" w:hAnsi="Times-Roman" w:cs="Times-Roman"/>
          <w:bCs/>
        </w:rPr>
        <w:instrText xml:space="preserve"> SEQ Figure \* ARABIC </w:instrText>
      </w:r>
      <w:r w:rsidRPr="00701F2B">
        <w:rPr>
          <w:rFonts w:ascii="Times-Roman" w:hAnsi="Times-Roman" w:cs="Times-Roman"/>
          <w:bCs/>
        </w:rPr>
        <w:fldChar w:fldCharType="separate"/>
      </w:r>
      <w:r>
        <w:rPr>
          <w:rFonts w:ascii="Times-Roman" w:hAnsi="Times-Roman" w:cs="Times-Roman"/>
          <w:bCs/>
          <w:noProof/>
        </w:rPr>
        <w:t>2</w:t>
      </w:r>
      <w:r w:rsidRPr="00701F2B">
        <w:rPr>
          <w:rFonts w:ascii="Times-Roman" w:hAnsi="Times-Roman" w:cs="Times-Roman"/>
        </w:rPr>
        <w:fldChar w:fldCharType="end"/>
      </w:r>
      <w:bookmarkEnd w:id="213"/>
      <w:r w:rsidRPr="00701F2B">
        <w:rPr>
          <w:rFonts w:ascii="Times-Roman" w:hAnsi="Times-Roman" w:cs="Times-Roman"/>
          <w:bCs/>
        </w:rPr>
        <w:t xml:space="preserve">.  PACF (top) and PCCF (bottom) of ZCZ </w:t>
      </w:r>
      <w:r>
        <w:rPr>
          <w:rFonts w:ascii="Times-Roman" w:hAnsi="Times-Roman" w:cs="Times-Roman"/>
          <w:bCs/>
        </w:rPr>
        <w:t>codes</w:t>
      </w:r>
      <w:r w:rsidRPr="00701F2B">
        <w:rPr>
          <w:rFonts w:ascii="Times-Roman" w:hAnsi="Times-Roman" w:cs="Times-Roman"/>
          <w:bCs/>
        </w:rPr>
        <w:t>.</w:t>
      </w:r>
    </w:p>
    <w:p w14:paraId="6F1F02EF" w14:textId="0588DA55" w:rsidR="00AB07DA" w:rsidRPr="00701F2B" w:rsidRDefault="007746D4" w:rsidP="00BE21BA">
      <w:pPr>
        <w:spacing w:before="120"/>
        <w:jc w:val="both"/>
        <w:rPr>
          <w:rFonts w:ascii="Times-Roman" w:hAnsi="Times-Roman"/>
        </w:rPr>
      </w:pPr>
      <w:r w:rsidRPr="00BE21BA">
        <w:rPr>
          <w:rFonts w:ascii="Times-Roman" w:hAnsi="Times-Roman"/>
        </w:rPr>
        <w:t xml:space="preserve">The </w:t>
      </w:r>
      <m:oMath>
        <m:r>
          <w:rPr>
            <w:rFonts w:ascii="Cambria Math" w:hAnsi="Cambria Math"/>
          </w:rPr>
          <m:t>d=64m</m:t>
        </m:r>
      </m:oMath>
      <w:r w:rsidR="004D1636" w:rsidRPr="00BE21BA">
        <w:rPr>
          <w:rFonts w:ascii="Times-Roman" w:hAnsi="Times-Roman"/>
        </w:rPr>
        <w:t xml:space="preserve"> zone is clearly seen (after which, the desired zero correlation</w:t>
      </w:r>
      <w:r w:rsidR="00BE21BA" w:rsidRPr="00BE21BA">
        <w:rPr>
          <w:rFonts w:ascii="Times-Roman" w:hAnsi="Times-Roman"/>
        </w:rPr>
        <w:t xml:space="preserve"> disappear)</w:t>
      </w:r>
      <w:r w:rsidR="004D1636" w:rsidRPr="00BE21BA">
        <w:rPr>
          <w:rFonts w:ascii="Times-Roman" w:hAnsi="Times-Roman"/>
        </w:rPr>
        <w:t>.</w:t>
      </w:r>
      <w:r w:rsidR="00BE21BA" w:rsidRPr="00BE21BA">
        <w:rPr>
          <w:rFonts w:ascii="Times-Roman" w:hAnsi="Times-Roman"/>
        </w:rPr>
        <w:t xml:space="preserve"> </w:t>
      </w:r>
      <w:r w:rsidR="00A218E7" w:rsidRPr="00BE21BA">
        <w:rPr>
          <w:rFonts w:ascii="Times-Roman" w:hAnsi="Times-Roman"/>
        </w:rPr>
        <w:t>ZCZ codes are</w:t>
      </w:r>
      <w:r w:rsidR="00AB07DA" w:rsidRPr="00BE21BA">
        <w:rPr>
          <w:rFonts w:ascii="Times-Roman" w:hAnsi="Times-Roman"/>
        </w:rPr>
        <w:t xml:space="preserve"> significant because </w:t>
      </w:r>
      <w:r w:rsidR="00BE21BA" w:rsidRPr="00BE21BA">
        <w:rPr>
          <w:rFonts w:ascii="Times-Roman" w:hAnsi="Times-Roman"/>
        </w:rPr>
        <w:t xml:space="preserve">by </w:t>
      </w:r>
      <w:r w:rsidR="00197B04" w:rsidRPr="00BE21BA">
        <w:rPr>
          <w:rFonts w:ascii="Times-Roman" w:hAnsi="Times-Roman"/>
        </w:rPr>
        <w:t>u</w:t>
      </w:r>
      <w:r w:rsidR="00AB07DA" w:rsidRPr="00BE21BA">
        <w:rPr>
          <w:rFonts w:ascii="Times-Roman" w:hAnsi="Times-Roman"/>
        </w:rPr>
        <w:t>sing</w:t>
      </w:r>
      <w:r w:rsidR="00CF232E" w:rsidRPr="00BE21BA">
        <w:rPr>
          <w:rFonts w:ascii="Times-Roman" w:hAnsi="Times-Roman"/>
        </w:rPr>
        <w:t xml:space="preserve"> a</w:t>
      </w:r>
      <w:r w:rsidR="00AB07DA" w:rsidRPr="00BE21BA">
        <w:rPr>
          <w:rFonts w:ascii="Times-Roman" w:hAnsi="Times-Roman"/>
        </w:rPr>
        <w:t xml:space="preserve"> ZCZ </w:t>
      </w:r>
      <w:proofErr w:type="gramStart"/>
      <w:r w:rsidR="00AB07DA" w:rsidRPr="00BE21BA">
        <w:rPr>
          <w:rFonts w:ascii="Times-Roman" w:hAnsi="Times-Roman"/>
        </w:rPr>
        <w:t>sequence ,</w:t>
      </w:r>
      <w:proofErr w:type="gramEnd"/>
      <w:r w:rsidR="00A218E7" w:rsidRPr="00BE21BA">
        <w:rPr>
          <w:rFonts w:ascii="Times-Roman" w:hAnsi="Times-Roman"/>
        </w:rPr>
        <w:t xml:space="preserve"> </w:t>
      </w:r>
      <w:r w:rsidR="006C5643" w:rsidRPr="00BE21BA">
        <w:rPr>
          <w:rFonts w:ascii="Times-Roman" w:hAnsi="Times-Roman"/>
        </w:rPr>
        <w:t>(12</w:t>
      </w:r>
      <w:r w:rsidR="00AB07DA" w:rsidRPr="00BE21BA">
        <w:rPr>
          <w:rFonts w:ascii="Times-Roman" w:hAnsi="Times-Roman"/>
        </w:rPr>
        <w:t xml:space="preserve">) </w:t>
      </w:r>
      <w:r w:rsidR="006C5643" w:rsidRPr="00BE21BA">
        <w:rPr>
          <w:rFonts w:ascii="Times-Roman" w:hAnsi="Times-Roman"/>
        </w:rPr>
        <w:t>becomes</w:t>
      </w:r>
      <w:r w:rsidR="00AB07DA" w:rsidRPr="00701F2B">
        <w:rPr>
          <w:rFonts w:ascii="Times-Roman" w:hAnsi="Times-Roman"/>
        </w:rPr>
        <w:t xml:space="preserve"> </w:t>
      </w:r>
    </w:p>
    <w:tbl>
      <w:tblPr>
        <w:tblW w:w="0" w:type="auto"/>
        <w:tblLook w:val="04A0" w:firstRow="1" w:lastRow="0" w:firstColumn="1" w:lastColumn="0" w:noHBand="0" w:noVBand="1"/>
      </w:tblPr>
      <w:tblGrid>
        <w:gridCol w:w="4480"/>
        <w:gridCol w:w="550"/>
      </w:tblGrid>
      <w:tr w:rsidR="006C5643" w:rsidRPr="00701F2B" w14:paraId="7FD160E2" w14:textId="77777777" w:rsidTr="00FA0EC1">
        <w:trPr>
          <w:trHeight w:val="283"/>
        </w:trPr>
        <w:tc>
          <w:tcPr>
            <w:tcW w:w="4480" w:type="dxa"/>
            <w:vAlign w:val="center"/>
          </w:tcPr>
          <w:p w14:paraId="13C07766" w14:textId="77777777" w:rsidR="006C5643" w:rsidRPr="00701F2B" w:rsidRDefault="00453247" w:rsidP="006C5643">
            <w:pPr>
              <w:pStyle w:val="PARAIndent"/>
              <w:spacing w:line="276" w:lineRule="auto"/>
              <w:rPr>
                <w:rFonts w:ascii="Times-Roman" w:hAnsi="Times-Roman"/>
                <w:iCs/>
              </w:rPr>
            </w:pPr>
            <m:oMathPara>
              <m:oMath>
                <m:sSub>
                  <m:sSubPr>
                    <m:ctrlPr>
                      <w:ins w:id="214" w:author="Cindy Furse" w:date="2025-01-31T10: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15" w:author="Cindy Furse" w:date="2025-01-31T10: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16" w:author="Cindy Furse" w:date="2025-01-31T10:36:00Z">
                        <w:rPr>
                          <w:rFonts w:ascii="Cambria Math" w:hAnsi="Cambria Math" w:cs="Times-Roman"/>
                          <w:i/>
                          <w:iCs/>
                        </w:rPr>
                      </w:ins>
                    </m:ctrlPr>
                  </m:dPr>
                  <m:e>
                    <m:r>
                      <w:rPr>
                        <w:rFonts w:ascii="Cambria Math" w:hAnsi="Cambria Math" w:cs="Times-Roman"/>
                      </w:rPr>
                      <m:t>τ</m:t>
                    </m:r>
                  </m:e>
                </m:d>
                <m:r>
                  <w:rPr>
                    <w:rFonts w:ascii="Cambria Math" w:hAnsi="Cambria Math" w:cs="Times-Roman"/>
                  </w:rPr>
                  <m:t>=</m:t>
                </m:r>
                <m:sSub>
                  <m:sSubPr>
                    <m:ctrlPr>
                      <w:ins w:id="217"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18" w:author="Cindy Furse" w:date="2025-01-31T10: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nary>
                  <m:naryPr>
                    <m:chr m:val="∑"/>
                    <m:limLoc m:val="undOvr"/>
                    <m:supHide m:val="1"/>
                    <m:ctrlPr>
                      <w:ins w:id="219" w:author="Cindy Furse" w:date="2025-01-31T10:36:00Z">
                        <w:rPr>
                          <w:rFonts w:ascii="Cambria Math" w:hAnsi="Cambria Math" w:cs="Times-Roman"/>
                          <w:i/>
                        </w:rPr>
                      </w:ins>
                    </m:ctrlPr>
                  </m:naryPr>
                  <m:sub>
                    <m:r>
                      <w:rPr>
                        <w:rFonts w:ascii="Cambria Math" w:hAnsi="Cambria Math" w:cs="Times-Roman"/>
                      </w:rPr>
                      <m:t>p</m:t>
                    </m:r>
                  </m:sub>
                  <m:sup/>
                  <m:e>
                    <m:sSub>
                      <m:sSubPr>
                        <m:ctrlPr>
                          <w:ins w:id="220" w:author="Cindy Furse" w:date="2025-01-31T10: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221" w:author="Cindy Furse" w:date="2025-01-31T10:36:00Z">
                            <w:rPr>
                              <w:rFonts w:ascii="Cambria Math" w:hAnsi="Cambria Math" w:cs="Times-Roman"/>
                              <w:i/>
                            </w:rPr>
                          </w:ins>
                        </m:ctrlPr>
                      </m:sSubPr>
                      <m:e>
                        <m:r>
                          <w:rPr>
                            <w:rFonts w:ascii="Cambria Math" w:hAnsi="Cambria Math" w:cs="Times-Roman"/>
                          </w:rPr>
                          <m:t>δ</m:t>
                        </m:r>
                      </m:e>
                      <m:sub>
                        <m:r>
                          <w:rPr>
                            <w:rFonts w:ascii="Cambria Math" w:hAnsi="Cambria Math" w:cs="Times-Roman"/>
                          </w:rPr>
                          <m:t>l</m:t>
                        </m:r>
                        <m:r>
                          <w:rPr>
                            <w:rFonts w:ascii="Cambria Math" w:hAnsi="Cambria Math" w:cs="Times-Roman"/>
                          </w:rPr>
                          <m:t>-</m:t>
                        </m:r>
                        <m:r>
                          <w:rPr>
                            <w:rFonts w:ascii="Cambria Math" w:hAnsi="Cambria Math" w:cs="Times-Roman"/>
                          </w:rPr>
                          <m:t>p</m:t>
                        </m:r>
                      </m:sub>
                    </m:sSub>
                  </m:e>
                </m:nary>
              </m:oMath>
            </m:oMathPara>
          </w:p>
        </w:tc>
        <w:tc>
          <w:tcPr>
            <w:tcW w:w="550" w:type="dxa"/>
            <w:vAlign w:val="center"/>
          </w:tcPr>
          <w:p w14:paraId="59B13F2C" w14:textId="541E601D" w:rsidR="006C5643" w:rsidRPr="00701F2B" w:rsidRDefault="006C5643" w:rsidP="006C5643">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E7EBF81" w14:textId="00108A80" w:rsidR="00FA0EC1" w:rsidRPr="00701F2B" w:rsidRDefault="00A218E7" w:rsidP="00FA0EC1">
      <w:pPr>
        <w:pStyle w:val="PARAIndent"/>
        <w:spacing w:before="120" w:after="120"/>
        <w:ind w:firstLine="0"/>
        <w:rPr>
          <w:rFonts w:ascii="Times-Roman" w:hAnsi="Times-Roman"/>
        </w:rPr>
      </w:pPr>
      <w:r w:rsidRPr="00701F2B">
        <w:rPr>
          <w:rFonts w:ascii="Times-Roman" w:hAnsi="Times-Roman"/>
        </w:rPr>
        <w:t>w</w:t>
      </w:r>
      <w:r w:rsidR="00FA0EC1" w:rsidRPr="00701F2B">
        <w:rPr>
          <w:rFonts w:ascii="Times-Roman" w:hAnsi="Times-Roman"/>
        </w:rPr>
        <w:t xml:space="preserve">here </w:t>
      </w:r>
      <m:oMath>
        <m:sSub>
          <m:sSubPr>
            <m:ctrlPr>
              <w:ins w:id="222" w:author="Cindy Furse" w:date="2025-01-31T10: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oMath>
      <w:r w:rsidR="00FA0EC1" w:rsidRPr="00701F2B">
        <w:rPr>
          <w:rFonts w:ascii="Times-Roman" w:hAnsi="Times-Roman"/>
        </w:rPr>
        <w:t xml:space="preserve"> is the Kronecker delta defined as </w:t>
      </w:r>
    </w:p>
    <w:tbl>
      <w:tblPr>
        <w:tblW w:w="5098" w:type="dxa"/>
        <w:jc w:val="center"/>
        <w:tblLayout w:type="fixed"/>
        <w:tblLook w:val="04A0" w:firstRow="1" w:lastRow="0" w:firstColumn="1" w:lastColumn="0" w:noHBand="0" w:noVBand="1"/>
      </w:tblPr>
      <w:tblGrid>
        <w:gridCol w:w="2265"/>
        <w:gridCol w:w="2266"/>
        <w:gridCol w:w="567"/>
      </w:tblGrid>
      <w:tr w:rsidR="00FA0EC1" w:rsidRPr="00701F2B" w14:paraId="327E943A" w14:textId="77777777" w:rsidTr="00FA0EC1">
        <w:trPr>
          <w:trHeight w:val="227"/>
          <w:jc w:val="center"/>
        </w:trPr>
        <w:tc>
          <w:tcPr>
            <w:tcW w:w="2265" w:type="dxa"/>
            <w:vMerge w:val="restart"/>
            <w:vAlign w:val="center"/>
          </w:tcPr>
          <w:p w14:paraId="7F858603" w14:textId="77777777" w:rsidR="00FA0EC1" w:rsidRPr="00701F2B" w:rsidRDefault="00453247" w:rsidP="00C646E6">
            <w:pPr>
              <w:spacing w:line="276" w:lineRule="auto"/>
              <w:jc w:val="both"/>
              <w:rPr>
                <w:rFonts w:ascii="Times-Roman" w:hAnsi="Times-Roman" w:cs="Times-Roman"/>
              </w:rPr>
            </w:pPr>
            <m:oMathPara>
              <m:oMathParaPr>
                <m:jc m:val="right"/>
              </m:oMathParaPr>
              <m:oMath>
                <m:sSub>
                  <m:sSubPr>
                    <m:ctrlPr>
                      <w:ins w:id="223" w:author="Cindy Furse" w:date="2025-01-31T10: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d>
                  <m:dPr>
                    <m:begChr m:val="{"/>
                    <m:endChr m:val=""/>
                    <m:ctrlPr>
                      <w:ins w:id="224" w:author="Cindy Furse" w:date="2025-01-31T10:36:00Z">
                        <w:rPr>
                          <w:rFonts w:ascii="Cambria Math" w:hAnsi="Cambria Math" w:cs="Times-Roman"/>
                          <w:i/>
                        </w:rPr>
                      </w:ins>
                    </m:ctrlPr>
                  </m:dPr>
                  <m:e>
                    <m:eqArr>
                      <m:eqArrPr>
                        <m:ctrlPr>
                          <w:ins w:id="225" w:author="Cindy Furse" w:date="2025-01-31T10:36:00Z">
                            <w:rPr>
                              <w:rFonts w:ascii="Cambria Math" w:hAnsi="Cambria Math" w:cs="Times-Roman"/>
                              <w:i/>
                            </w:rPr>
                          </w:ins>
                        </m:ctrlPr>
                      </m:eqArrPr>
                      <m:e>
                        <m:r>
                          <w:rPr>
                            <w:rFonts w:ascii="Cambria Math" w:hAnsi="Cambria Math" w:cs="Times-Roman"/>
                          </w:rPr>
                          <m:t>0</m:t>
                        </m:r>
                      </m:e>
                      <m:e>
                        <m:r>
                          <w:rPr>
                            <w:rFonts w:ascii="Cambria Math" w:hAnsi="Cambria Math" w:cs="Times-Roman"/>
                          </w:rPr>
                          <m:t>1</m:t>
                        </m:r>
                      </m:e>
                    </m:eqArr>
                  </m:e>
                </m:d>
              </m:oMath>
            </m:oMathPara>
          </w:p>
        </w:tc>
        <w:tc>
          <w:tcPr>
            <w:tcW w:w="2266" w:type="dxa"/>
            <w:vAlign w:val="center"/>
          </w:tcPr>
          <w:p w14:paraId="40730C3D"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restart"/>
            <w:vAlign w:val="center"/>
          </w:tcPr>
          <w:p w14:paraId="18A95069" w14:textId="5F735927" w:rsidR="00FA0EC1" w:rsidRPr="00701F2B" w:rsidRDefault="00FA0EC1" w:rsidP="00FA0EC1">
            <w:pPr>
              <w:jc w:val="center"/>
              <w:rPr>
                <w:rFonts w:ascii="Times-Roman" w:hAnsi="Times-Roman" w:cs="Times-Roman"/>
              </w:rPr>
            </w:pPr>
            <w:r w:rsidRPr="00701F2B">
              <w:rPr>
                <w:rFonts w:ascii="Times-Roman" w:hAnsi="Times-Roman" w:cs="Times-Roman"/>
              </w:rPr>
              <w:t>(</w:t>
            </w:r>
            <w:r w:rsidRPr="00701F2B">
              <w:rPr>
                <w:rFonts w:ascii="Times-Roman" w:hAnsi="Times-Roman" w:cs="Times-Roman"/>
              </w:rPr>
              <w:fldChar w:fldCharType="begin"/>
            </w:r>
            <w:r w:rsidRPr="00701F2B">
              <w:rPr>
                <w:rFonts w:ascii="Times-Roman" w:hAnsi="Times-Roman" w:cs="Times-Roman"/>
              </w:rPr>
              <w:instrText xml:space="preserve"> SEQ Équation \* ARABIC </w:instrText>
            </w:r>
            <w:r w:rsidRPr="00701F2B">
              <w:rPr>
                <w:rFonts w:ascii="Times-Roman" w:hAnsi="Times-Roman" w:cs="Times-Roman"/>
              </w:rPr>
              <w:fldChar w:fldCharType="separate"/>
            </w:r>
            <w:r w:rsidR="00842F9F" w:rsidRPr="00701F2B">
              <w:rPr>
                <w:rFonts w:ascii="Times-Roman" w:hAnsi="Times-Roman" w:cs="Times-Roman"/>
                <w:noProof/>
              </w:rPr>
              <w:t>15</w:t>
            </w:r>
            <w:r w:rsidRPr="00701F2B">
              <w:rPr>
                <w:rFonts w:ascii="Times-Roman" w:hAnsi="Times-Roman" w:cs="Times-Roman"/>
              </w:rPr>
              <w:fldChar w:fldCharType="end"/>
            </w:r>
            <w:r w:rsidRPr="00701F2B">
              <w:rPr>
                <w:rFonts w:ascii="Times-Roman" w:hAnsi="Times-Roman" w:cs="Times-Roman"/>
              </w:rPr>
              <w:t>)</w:t>
            </w:r>
          </w:p>
        </w:tc>
      </w:tr>
      <w:tr w:rsidR="00FA0EC1" w:rsidRPr="00701F2B" w14:paraId="091AD2FC" w14:textId="77777777" w:rsidTr="00FA0EC1">
        <w:trPr>
          <w:trHeight w:val="227"/>
          <w:jc w:val="center"/>
        </w:trPr>
        <w:tc>
          <w:tcPr>
            <w:tcW w:w="2265" w:type="dxa"/>
            <w:vMerge/>
            <w:vAlign w:val="center"/>
          </w:tcPr>
          <w:p w14:paraId="3D0944DF" w14:textId="77777777" w:rsidR="00FA0EC1" w:rsidRPr="00701F2B" w:rsidRDefault="00FA0EC1" w:rsidP="00FA0EC1">
            <w:pPr>
              <w:jc w:val="both"/>
              <w:rPr>
                <w:rFonts w:ascii="Times-Roman" w:hAnsi="Times-Roman" w:cs="Times-Roman"/>
              </w:rPr>
            </w:pPr>
          </w:p>
        </w:tc>
        <w:tc>
          <w:tcPr>
            <w:tcW w:w="2266" w:type="dxa"/>
            <w:vAlign w:val="center"/>
          </w:tcPr>
          <w:p w14:paraId="27A3E3A6"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ign w:val="center"/>
          </w:tcPr>
          <w:p w14:paraId="55611977" w14:textId="77777777" w:rsidR="00FA0EC1" w:rsidRPr="00701F2B" w:rsidRDefault="00FA0EC1" w:rsidP="00FA0EC1">
            <w:pPr>
              <w:jc w:val="center"/>
              <w:rPr>
                <w:rFonts w:ascii="Times-Roman" w:hAnsi="Times-Roman" w:cs="Times-Roman"/>
              </w:rPr>
            </w:pPr>
          </w:p>
        </w:tc>
      </w:tr>
    </w:tbl>
    <w:p w14:paraId="49D9C584" w14:textId="2BBF749C" w:rsidR="00ED4DDC" w:rsidRPr="00701F2B" w:rsidRDefault="00A218E7" w:rsidP="00C60C19">
      <w:pPr>
        <w:spacing w:before="120" w:after="120"/>
        <w:jc w:val="both"/>
        <w:rPr>
          <w:rFonts w:ascii="Times-Roman" w:hAnsi="Times-Roman"/>
        </w:rPr>
      </w:pPr>
      <w:r w:rsidRPr="00701F2B">
        <w:rPr>
          <w:rFonts w:ascii="Times-Roman" w:hAnsi="Times-Roman"/>
        </w:rPr>
        <w:t>In this case,</w:t>
      </w:r>
      <w:r w:rsidR="00C60C19" w:rsidRPr="00701F2B">
        <w:rPr>
          <w:rFonts w:ascii="Times-Roman" w:hAnsi="Times-Roman"/>
        </w:rPr>
        <w:t xml:space="preserve"> </w:t>
      </w:r>
      <w:r w:rsidR="006C5643" w:rsidRPr="00701F2B">
        <w:rPr>
          <w:rFonts w:ascii="Times-Roman" w:hAnsi="Times-Roman"/>
        </w:rPr>
        <w:t xml:space="preserve">both self-interference and mutual </w:t>
      </w:r>
      <w:r w:rsidR="00C60C19" w:rsidRPr="00701F2B">
        <w:rPr>
          <w:rFonts w:ascii="Times-Roman" w:hAnsi="Times-Roman"/>
        </w:rPr>
        <w:t>interference</w:t>
      </w:r>
      <w:r w:rsidR="006C5643" w:rsidRPr="00701F2B">
        <w:rPr>
          <w:rFonts w:ascii="Times-Roman" w:hAnsi="Times-Roman"/>
        </w:rPr>
        <w:t xml:space="preserve"> are eliminated.</w:t>
      </w:r>
      <w:r w:rsidR="00777A52" w:rsidRPr="00701F2B">
        <w:rPr>
          <w:rFonts w:ascii="Times-Roman" w:hAnsi="Times-Roman"/>
        </w:rPr>
        <w:t xml:space="preserve"> The drawback of these sequences is the tradeoff between the zero-</w:t>
      </w:r>
      <w:r w:rsidRPr="00701F2B">
        <w:rPr>
          <w:rFonts w:ascii="Times-Roman" w:hAnsi="Times-Roman"/>
        </w:rPr>
        <w:t xml:space="preserve">correlation </w:t>
      </w:r>
      <w:r w:rsidR="00777A52" w:rsidRPr="00701F2B">
        <w:rPr>
          <w:rFonts w:ascii="Times-Roman" w:hAnsi="Times-Roman"/>
        </w:rPr>
        <w:t xml:space="preserve">zone width and the number of sequences </w:t>
      </w:r>
      <w:r w:rsidRPr="00701F2B">
        <w:rPr>
          <w:rFonts w:ascii="Times-Roman" w:hAnsi="Times-Roman"/>
        </w:rPr>
        <w:t xml:space="preserve">available </w:t>
      </w:r>
      <w:r w:rsidR="00777A52" w:rsidRPr="00701F2B">
        <w:rPr>
          <w:rFonts w:ascii="Times-Roman" w:hAnsi="Times-Roman"/>
        </w:rPr>
        <w:t xml:space="preserve">for a </w:t>
      </w:r>
      <w:r w:rsidRPr="00701F2B">
        <w:rPr>
          <w:rFonts w:ascii="Times-Roman" w:hAnsi="Times-Roman"/>
        </w:rPr>
        <w:t>specific</w:t>
      </w:r>
      <w:r w:rsidR="00777A52" w:rsidRPr="00701F2B">
        <w:rPr>
          <w:rFonts w:ascii="Times-Roman" w:hAnsi="Times-Roman"/>
        </w:rPr>
        <w:t xml:space="preserve"> sequence length. For more details, refer to Table 1 in </w:t>
      </w:r>
      <w:r w:rsidR="001A375C">
        <w:rPr>
          <w:rFonts w:ascii="Times-Roman" w:hAnsi="Times-Roman"/>
        </w:rPr>
        <w:fldChar w:fldCharType="begin"/>
      </w:r>
      <w:r w:rsidR="001A375C">
        <w:rPr>
          <w:rFonts w:ascii="Times-Roman" w:hAnsi="Times-Roman"/>
        </w:rPr>
        <w:instrText xml:space="preserve"> ADDIN ZOTERO_ITEM CSL_CITATION {"citationID":"i5jrIEEu","properties":{"formattedCitation":"[5]","plainCitation":"[5]","noteIndex":0},"citationItems":[{"id":5761,"uris":["http://zotero.org/groups/2827401/items/PQJGJNXR"],"itemData":{"id":5761,"type":"article-journal","container-title":"IEEE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1A375C" w:rsidRPr="001A375C">
        <w:rPr>
          <w:rFonts w:ascii="Times-Roman" w:hAnsi="Times-Roman"/>
        </w:rPr>
        <w:t>[5]</w:t>
      </w:r>
      <w:r w:rsidR="001A375C">
        <w:rPr>
          <w:rFonts w:ascii="Times-Roman" w:hAnsi="Times-Roman"/>
        </w:rPr>
        <w:fldChar w:fldCharType="end"/>
      </w:r>
      <w:r w:rsidR="001A375C">
        <w:rPr>
          <w:rFonts w:ascii="Times-Roman" w:hAnsi="Times-Roman"/>
        </w:rPr>
        <w:t>.</w:t>
      </w:r>
      <w:r w:rsidR="00C75C12" w:rsidRPr="00701F2B">
        <w:rPr>
          <w:rFonts w:ascii="Times-Roman" w:hAnsi="Times-Roman"/>
        </w:rPr>
        <w:t xml:space="preserve"> Consequently, they are more suitable for distributed diagnos</w:t>
      </w:r>
      <w:r w:rsidRPr="00701F2B">
        <w:rPr>
          <w:rFonts w:ascii="Times-Roman" w:hAnsi="Times-Roman"/>
        </w:rPr>
        <w:t>tic</w:t>
      </w:r>
      <w:r w:rsidR="00C75C12" w:rsidRPr="00701F2B">
        <w:rPr>
          <w:rFonts w:ascii="Times-Roman" w:hAnsi="Times-Roman"/>
        </w:rPr>
        <w:t xml:space="preserve"> </w:t>
      </w:r>
      <w:r w:rsidR="00C60C19" w:rsidRPr="00701F2B">
        <w:rPr>
          <w:rFonts w:ascii="Times-Roman" w:hAnsi="Times-Roman"/>
        </w:rPr>
        <w:t>systems</w:t>
      </w:r>
      <w:r w:rsidR="00C75C12" w:rsidRPr="00701F2B">
        <w:rPr>
          <w:rFonts w:ascii="Times-Roman" w:hAnsi="Times-Roman"/>
        </w:rPr>
        <w:t xml:space="preserve"> where the number and location of sensors are judici</w:t>
      </w:r>
      <w:r w:rsidRPr="00701F2B">
        <w:rPr>
          <w:rFonts w:ascii="Times-Roman" w:hAnsi="Times-Roman"/>
        </w:rPr>
        <w:t>ously</w:t>
      </w:r>
      <w:r w:rsidR="00C75C12" w:rsidRPr="00701F2B">
        <w:rPr>
          <w:rFonts w:ascii="Times-Roman" w:hAnsi="Times-Roman"/>
        </w:rPr>
        <w:t xml:space="preserve"> chosen</w:t>
      </w:r>
      <w:r w:rsidR="001A375C">
        <w:rPr>
          <w:rFonts w:ascii="Times-Roman" w:hAnsi="Times-Roman"/>
        </w:rPr>
        <w:t>.</w:t>
      </w:r>
    </w:p>
    <w:p w14:paraId="27A2B1E0" w14:textId="07074C9A" w:rsidR="005C326E" w:rsidRPr="00701F2B" w:rsidRDefault="005C326E" w:rsidP="005C326E">
      <w:pPr>
        <w:pStyle w:val="Heading1"/>
        <w:rPr>
          <w:rFonts w:ascii="Times-Roman" w:hAnsi="Times-Roman"/>
          <w:lang w:val="en-US"/>
        </w:rPr>
      </w:pPr>
      <w:r w:rsidRPr="00701F2B">
        <w:rPr>
          <w:rFonts w:ascii="Times-Roman" w:hAnsi="Times-Roman"/>
          <w:lang w:val="en-US"/>
        </w:rPr>
        <w:t>Experimental Validation</w:t>
      </w:r>
    </w:p>
    <w:p w14:paraId="17537C64" w14:textId="45247057" w:rsidR="00A218E7" w:rsidRPr="00701F2B" w:rsidRDefault="00A218E7" w:rsidP="00A218E7">
      <w:pPr>
        <w:jc w:val="both"/>
        <w:rPr>
          <w:rFonts w:ascii="Times-Roman" w:hAnsi="Times-Roman"/>
          <w:lang w:eastAsia="x-none"/>
        </w:rPr>
      </w:pPr>
      <w:r w:rsidRPr="00701F2B">
        <w:rPr>
          <w:rFonts w:ascii="Times-Roman" w:hAnsi="Times-Roman"/>
          <w:lang w:eastAsia="x-none"/>
        </w:rPr>
        <w:t>To</w:t>
      </w:r>
      <w:r w:rsidR="00ED2662" w:rsidRPr="00701F2B">
        <w:rPr>
          <w:rFonts w:ascii="Times-Roman" w:hAnsi="Times-Roman"/>
          <w:lang w:eastAsia="x-none"/>
        </w:rPr>
        <w:t xml:space="preserve"> validate</w:t>
      </w:r>
      <w:r w:rsidRPr="00701F2B">
        <w:rPr>
          <w:rFonts w:ascii="Times-Roman" w:hAnsi="Times-Roman"/>
          <w:lang w:eastAsia="x-none"/>
        </w:rPr>
        <w:t xml:space="preserve"> the effectiveness of properly chosen ZCZ codes for distributed sensing, we measure </w:t>
      </w:r>
      <w:r w:rsidR="00ED2662" w:rsidRPr="00701F2B">
        <w:rPr>
          <w:rFonts w:ascii="Times-Roman" w:hAnsi="Times-Roman"/>
          <w:lang w:eastAsia="x-none"/>
        </w:rPr>
        <w:t>reflection from a</w:t>
      </w:r>
      <w:r w:rsidRPr="00701F2B">
        <w:rPr>
          <w:rFonts w:ascii="Times-Roman" w:hAnsi="Times-Roman"/>
          <w:lang w:eastAsia="x-none"/>
        </w:rPr>
        <w:t xml:space="preserve"> simple </w:t>
      </w:r>
      <w:r w:rsidR="00ED2662" w:rsidRPr="00701F2B">
        <w:rPr>
          <w:rFonts w:ascii="Times-Roman" w:hAnsi="Times-Roman"/>
          <w:lang w:eastAsia="x-none"/>
        </w:rPr>
        <w:t>Y</w:t>
      </w:r>
      <w:r w:rsidRPr="00701F2B">
        <w:rPr>
          <w:rFonts w:ascii="Times-Roman" w:hAnsi="Times-Roman"/>
          <w:lang w:eastAsia="x-none"/>
        </w:rPr>
        <w:t>-</w:t>
      </w:r>
      <w:r w:rsidR="00ED2662" w:rsidRPr="00701F2B">
        <w:rPr>
          <w:rFonts w:ascii="Times-Roman" w:hAnsi="Times-Roman"/>
          <w:lang w:eastAsia="x-none"/>
        </w:rPr>
        <w:t>shaped</w:t>
      </w:r>
      <w:r w:rsidRPr="00701F2B">
        <w:rPr>
          <w:rFonts w:ascii="Times-Roman" w:hAnsi="Times-Roman"/>
          <w:lang w:eastAsia="x-none"/>
        </w:rPr>
        <w:t xml:space="preserve"> wire network with </w:t>
      </w:r>
      <w:r w:rsidR="00ED2662" w:rsidRPr="00701F2B">
        <w:rPr>
          <w:rFonts w:ascii="Times-Roman" w:hAnsi="Times-Roman"/>
          <w:lang w:eastAsia="x-none"/>
        </w:rPr>
        <w:t xml:space="preserve">a single sensor and code. We then </w:t>
      </w:r>
      <w:r w:rsidR="00ED2662" w:rsidRPr="00701F2B">
        <w:rPr>
          <w:rFonts w:ascii="Times-Roman" w:hAnsi="Times-Roman"/>
          <w:lang w:eastAsia="x-none"/>
        </w:rPr>
        <w:lastRenderedPageBreak/>
        <w:t xml:space="preserve">add </w:t>
      </w:r>
      <w:r w:rsidRPr="00701F2B">
        <w:rPr>
          <w:rFonts w:ascii="Times-Roman" w:hAnsi="Times-Roman"/>
          <w:lang w:eastAsia="x-none"/>
        </w:rPr>
        <w:t>up to 1</w:t>
      </w:r>
      <w:r w:rsidR="00294E07">
        <w:rPr>
          <w:rFonts w:ascii="Times-Roman" w:hAnsi="Times-Roman"/>
          <w:lang w:eastAsia="x-none"/>
        </w:rPr>
        <w:t>5</w:t>
      </w:r>
      <w:r w:rsidRPr="00701F2B">
        <w:rPr>
          <w:rFonts w:ascii="Times-Roman" w:hAnsi="Times-Roman"/>
          <w:lang w:eastAsia="x-none"/>
        </w:rPr>
        <w:t xml:space="preserve"> simultaneous codes </w:t>
      </w:r>
      <w:r w:rsidR="00ED2662" w:rsidRPr="00701F2B">
        <w:rPr>
          <w:rFonts w:ascii="Times-Roman" w:hAnsi="Times-Roman"/>
          <w:lang w:eastAsia="x-none"/>
        </w:rPr>
        <w:t>as interferers.  We compare</w:t>
      </w:r>
      <w:r w:rsidR="00ED2662" w:rsidRPr="00701F2B">
        <w:rPr>
          <w:rFonts w:ascii="Times-Roman" w:hAnsi="Times-Roman"/>
          <w:i/>
          <w:iCs/>
          <w:lang w:eastAsia="x-none"/>
        </w:rPr>
        <w:t xml:space="preserve"> m</w:t>
      </w:r>
      <w:r w:rsidR="00094379">
        <w:rPr>
          <w:rFonts w:ascii="Times-Roman" w:hAnsi="Times-Roman"/>
          <w:i/>
          <w:iCs/>
          <w:lang w:eastAsia="x-none"/>
        </w:rPr>
        <w:t>-</w:t>
      </w:r>
      <w:r w:rsidR="00ED2662" w:rsidRPr="00701F2B">
        <w:rPr>
          <w:rFonts w:ascii="Times-Roman" w:hAnsi="Times-Roman"/>
          <w:lang w:eastAsia="x-none"/>
        </w:rPr>
        <w:t>, Gold, and ZCZ codes.</w:t>
      </w:r>
    </w:p>
    <w:p w14:paraId="75F6F3B0" w14:textId="13D3C436" w:rsidR="005C326E" w:rsidRPr="00701F2B" w:rsidRDefault="002C0A8C" w:rsidP="005C326E">
      <w:pPr>
        <w:keepNext/>
        <w:spacing w:before="120" w:after="120"/>
        <w:jc w:val="both"/>
        <w:outlineLvl w:val="1"/>
        <w:rPr>
          <w:rFonts w:ascii="Times-Roman" w:hAnsi="Times-Roman"/>
          <w:bCs/>
          <w:smallCaps/>
          <w:color w:val="0070C0"/>
          <w:kern w:val="28"/>
          <w:lang w:eastAsia="x-none"/>
        </w:rPr>
      </w:pPr>
      <w:r w:rsidRPr="00701F2B">
        <w:rPr>
          <w:rFonts w:ascii="Times-Roman" w:hAnsi="Times-Roman"/>
          <w:smallCaps/>
          <w:color w:val="004393"/>
          <w:kern w:val="28"/>
          <w:lang w:eastAsia="x-none"/>
        </w:rPr>
        <w:t>1</w:t>
      </w:r>
      <w:r w:rsidR="005C326E" w:rsidRPr="00701F2B">
        <w:rPr>
          <w:rFonts w:ascii="Times-Roman" w:hAnsi="Times-Roman"/>
          <w:smallCaps/>
          <w:color w:val="004393"/>
          <w:kern w:val="28"/>
          <w:lang w:eastAsia="x-none"/>
        </w:rPr>
        <w:t xml:space="preserve">) </w:t>
      </w:r>
      <w:r w:rsidR="005C326E" w:rsidRPr="00701F2B">
        <w:rPr>
          <w:rFonts w:ascii="Times-Roman" w:hAnsi="Times-Roman"/>
          <w:bCs/>
          <w:smallCaps/>
          <w:color w:val="0070C0"/>
          <w:kern w:val="28"/>
          <w:lang w:eastAsia="x-none"/>
        </w:rPr>
        <w:t>Test Setup</w:t>
      </w:r>
    </w:p>
    <w:p w14:paraId="690691A3" w14:textId="15CCF438" w:rsidR="000912EF" w:rsidRPr="00701F2B" w:rsidRDefault="005C326E" w:rsidP="000912EF">
      <w:pPr>
        <w:spacing w:before="120" w:after="120"/>
        <w:jc w:val="both"/>
        <w:rPr>
          <w:rFonts w:ascii="Times-Roman" w:hAnsi="Times-Roman"/>
          <w:bCs/>
        </w:rPr>
      </w:pPr>
      <w:r w:rsidRPr="00701F2B">
        <w:rPr>
          <w:rFonts w:ascii="Times-Roman" w:hAnsi="Times-Roman"/>
          <w:bCs/>
        </w:rPr>
        <w:t xml:space="preserve">We use a </w:t>
      </w:r>
      <w:r w:rsidR="00DF77EA" w:rsidRPr="00701F2B">
        <w:rPr>
          <w:rFonts w:ascii="Times-Roman" w:hAnsi="Times-Roman"/>
          <w:bCs/>
        </w:rPr>
        <w:t xml:space="preserve">Rohde &amp; Schwarz MXO5 </w:t>
      </w:r>
      <w:r w:rsidRPr="00701F2B">
        <w:rPr>
          <w:rFonts w:ascii="Times-Roman" w:hAnsi="Times-Roman"/>
          <w:bCs/>
        </w:rPr>
        <w:t>oscilloscope</w:t>
      </w:r>
      <w:r w:rsidR="00532EB7" w:rsidRPr="00701F2B">
        <w:rPr>
          <w:rFonts w:ascii="Times-Roman" w:hAnsi="Times-Roman"/>
          <w:bCs/>
        </w:rPr>
        <w:t xml:space="preserve"> </w:t>
      </w:r>
      <w:r w:rsidR="00C43F0E" w:rsidRPr="00701F2B">
        <w:rPr>
          <w:rFonts w:ascii="Times-Roman" w:hAnsi="Times-Roman"/>
          <w:bCs/>
        </w:rPr>
        <w:t>with</w:t>
      </w:r>
      <w:r w:rsidR="00DF77EA" w:rsidRPr="00701F2B">
        <w:rPr>
          <w:rFonts w:ascii="Times-Roman" w:hAnsi="Times-Roman"/>
          <w:bCs/>
        </w:rPr>
        <w:t xml:space="preserve"> </w:t>
      </w:r>
      <w:r w:rsidR="00ED2662" w:rsidRPr="00701F2B">
        <w:rPr>
          <w:rFonts w:ascii="Times-Roman" w:hAnsi="Times-Roman"/>
          <w:bCs/>
        </w:rPr>
        <w:t>two</w:t>
      </w:r>
      <w:r w:rsidR="00DF77EA" w:rsidRPr="00701F2B">
        <w:rPr>
          <w:rFonts w:ascii="Times-Roman" w:hAnsi="Times-Roman"/>
          <w:bCs/>
        </w:rPr>
        <w:t xml:space="preserve"> waveform generators</w:t>
      </w:r>
      <w:r w:rsidR="00A218E7" w:rsidRPr="00701F2B">
        <w:rPr>
          <w:rFonts w:ascii="Times-Roman" w:hAnsi="Times-Roman"/>
          <w:bCs/>
        </w:rPr>
        <w:t>, as shown in Fig. 3</w:t>
      </w:r>
      <w:r w:rsidR="00DF77EA" w:rsidRPr="00701F2B">
        <w:rPr>
          <w:rFonts w:ascii="Times-Roman" w:hAnsi="Times-Roman"/>
          <w:bCs/>
        </w:rPr>
        <w:t>.</w:t>
      </w:r>
      <w:r w:rsidR="00405E6D" w:rsidRPr="00701F2B">
        <w:rPr>
          <w:rFonts w:ascii="Times-Roman" w:hAnsi="Times-Roman"/>
          <w:bCs/>
        </w:rPr>
        <w:t xml:space="preserve"> Three</w:t>
      </w:r>
      <w:r w:rsidR="00A218E7" w:rsidRPr="00701F2B">
        <w:rPr>
          <w:rFonts w:ascii="Times-Roman" w:hAnsi="Times-Roman"/>
          <w:bCs/>
        </w:rPr>
        <w:t xml:space="preserve"> RG-58 coaxial cables</w:t>
      </w:r>
      <w:r w:rsidR="00532EB7" w:rsidRPr="00701F2B">
        <w:rPr>
          <w:rFonts w:ascii="Times-Roman" w:hAnsi="Times-Roman"/>
          <w:bCs/>
        </w:rPr>
        <w:t xml:space="preserve"> </w:t>
      </w:r>
      <w:r w:rsidR="00A218E7" w:rsidRPr="00701F2B">
        <w:rPr>
          <w:rFonts w:ascii="Times-Roman" w:hAnsi="Times-Roman"/>
          <w:bCs/>
        </w:rPr>
        <w:t xml:space="preserve">with characteristic impedance 50Ω </w:t>
      </w:r>
      <w:r w:rsidR="00405E6D" w:rsidRPr="00701F2B">
        <w:rPr>
          <w:rFonts w:ascii="Times-Roman" w:hAnsi="Times-Roman"/>
          <w:bCs/>
        </w:rPr>
        <w:t xml:space="preserve">are used to form </w:t>
      </w:r>
      <w:r w:rsidR="00ED2662" w:rsidRPr="00701F2B">
        <w:rPr>
          <w:rFonts w:ascii="Times-Roman" w:hAnsi="Times-Roman"/>
          <w:bCs/>
        </w:rPr>
        <w:t>the</w:t>
      </w:r>
      <w:r w:rsidR="00405E6D" w:rsidRPr="00701F2B">
        <w:rPr>
          <w:rFonts w:ascii="Times-Roman" w:hAnsi="Times-Roman"/>
          <w:bCs/>
        </w:rPr>
        <w:t xml:space="preserve"> Y</w:t>
      </w:r>
      <w:r w:rsidR="00ED2662" w:rsidRPr="00701F2B">
        <w:rPr>
          <w:rFonts w:ascii="Times-Roman" w:hAnsi="Times-Roman"/>
          <w:bCs/>
        </w:rPr>
        <w:t>-</w:t>
      </w:r>
      <w:r w:rsidR="00405E6D" w:rsidRPr="00701F2B">
        <w:rPr>
          <w:rFonts w:ascii="Times-Roman" w:hAnsi="Times-Roman"/>
          <w:bCs/>
        </w:rPr>
        <w:t xml:space="preserve"> network.</w:t>
      </w:r>
      <w:r w:rsidR="00A218E7" w:rsidRPr="00701F2B">
        <w:rPr>
          <w:rFonts w:ascii="Times-Roman" w:hAnsi="Times-Roman"/>
          <w:bCs/>
        </w:rPr>
        <w:t xml:space="preserve"> Generator 1 (Gen1) is connected </w:t>
      </w:r>
      <w:r w:rsidR="009C3FBF">
        <w:rPr>
          <w:rFonts w:ascii="Times-Roman" w:hAnsi="Times-Roman"/>
          <w:bCs/>
        </w:rPr>
        <w:t xml:space="preserve">at A to a </w:t>
      </w:r>
      <w:r w:rsidR="00DD0804" w:rsidRPr="00701F2B">
        <w:rPr>
          <w:rFonts w:ascii="Times-Roman" w:hAnsi="Times-Roman"/>
          <w:bCs/>
        </w:rPr>
        <w:t>30.5 m</w:t>
      </w:r>
      <w:r w:rsidR="009C3FBF">
        <w:rPr>
          <w:rFonts w:ascii="Times-Roman" w:hAnsi="Times-Roman"/>
          <w:bCs/>
        </w:rPr>
        <w:t xml:space="preserve"> cable</w:t>
      </w:r>
      <w:r w:rsidR="00A218E7" w:rsidRPr="00701F2B">
        <w:rPr>
          <w:rFonts w:ascii="Times-Roman" w:hAnsi="Times-Roman"/>
          <w:bCs/>
        </w:rPr>
        <w:t xml:space="preserve">, which connects </w:t>
      </w:r>
      <w:r w:rsidR="009C3FBF">
        <w:rPr>
          <w:rFonts w:ascii="Times-Roman" w:hAnsi="Times-Roman"/>
          <w:bCs/>
        </w:rPr>
        <w:t xml:space="preserve">at B </w:t>
      </w:r>
      <w:r w:rsidR="00A218E7" w:rsidRPr="00701F2B">
        <w:rPr>
          <w:rFonts w:ascii="Times-Roman" w:hAnsi="Times-Roman"/>
          <w:bCs/>
        </w:rPr>
        <w:t xml:space="preserve">to </w:t>
      </w:r>
      <w:r w:rsidR="009C3FBF">
        <w:rPr>
          <w:rFonts w:ascii="Times-Roman" w:hAnsi="Times-Roman"/>
          <w:bCs/>
        </w:rPr>
        <w:t>a T-</w:t>
      </w:r>
      <w:r w:rsidR="00A218E7" w:rsidRPr="00701F2B">
        <w:rPr>
          <w:rFonts w:ascii="Times-Roman" w:hAnsi="Times-Roman"/>
          <w:bCs/>
        </w:rPr>
        <w:t xml:space="preserve">junction </w:t>
      </w:r>
      <w:r w:rsidR="009C3FBF">
        <w:rPr>
          <w:rFonts w:ascii="Times-Roman" w:hAnsi="Times-Roman"/>
          <w:bCs/>
        </w:rPr>
        <w:t xml:space="preserve">of a </w:t>
      </w:r>
      <w:r w:rsidR="00DD0804" w:rsidRPr="00701F2B">
        <w:rPr>
          <w:rFonts w:ascii="Times-Roman" w:hAnsi="Times-Roman"/>
          <w:bCs/>
        </w:rPr>
        <w:t>13.7 m</w:t>
      </w:r>
      <w:r w:rsidR="00A218E7" w:rsidRPr="00701F2B">
        <w:rPr>
          <w:rFonts w:ascii="Times-Roman" w:hAnsi="Times-Roman"/>
          <w:bCs/>
        </w:rPr>
        <w:t xml:space="preserve"> </w:t>
      </w:r>
      <w:r w:rsidR="00405E6D" w:rsidRPr="00701F2B">
        <w:rPr>
          <w:rFonts w:ascii="Times-Roman" w:hAnsi="Times-Roman"/>
          <w:bCs/>
        </w:rPr>
        <w:t xml:space="preserve">and </w:t>
      </w:r>
      <w:r w:rsidR="00C43F0E" w:rsidRPr="00701F2B">
        <w:rPr>
          <w:rFonts w:ascii="Times-Roman" w:hAnsi="Times-Roman"/>
          <w:bCs/>
        </w:rPr>
        <w:t>31.2 m</w:t>
      </w:r>
      <w:r w:rsidR="009C3FBF">
        <w:rPr>
          <w:rFonts w:ascii="Times-Roman" w:hAnsi="Times-Roman"/>
          <w:bCs/>
        </w:rPr>
        <w:t xml:space="preserve"> cable</w:t>
      </w:r>
      <w:r w:rsidR="00405E6D" w:rsidRPr="00701F2B">
        <w:rPr>
          <w:rFonts w:ascii="Times-Roman" w:hAnsi="Times-Roman"/>
          <w:bCs/>
        </w:rPr>
        <w:t>.</w:t>
      </w:r>
      <w:r w:rsidR="00002A2A" w:rsidRPr="00701F2B">
        <w:rPr>
          <w:rFonts w:ascii="Times-Roman" w:hAnsi="Times-Roman"/>
          <w:bCs/>
        </w:rPr>
        <w:t xml:space="preserve"> </w:t>
      </w:r>
      <w:r w:rsidR="009C3FBF">
        <w:rPr>
          <w:rFonts w:ascii="Times-Roman" w:hAnsi="Times-Roman"/>
          <w:bCs/>
        </w:rPr>
        <w:t>The</w:t>
      </w:r>
      <w:r w:rsidR="00002A2A" w:rsidRPr="00701F2B">
        <w:rPr>
          <w:rFonts w:ascii="Times-Roman" w:hAnsi="Times-Roman"/>
          <w:bCs/>
        </w:rPr>
        <w:t xml:space="preserve"> </w:t>
      </w:r>
      <w:r w:rsidR="0025510F" w:rsidRPr="00701F2B">
        <w:rPr>
          <w:rFonts w:ascii="Times-Roman" w:hAnsi="Times-Roman"/>
          <w:bCs/>
        </w:rPr>
        <w:t xml:space="preserve">BNC </w:t>
      </w:r>
      <w:r w:rsidR="00002A2A" w:rsidRPr="00701F2B">
        <w:rPr>
          <w:rFonts w:ascii="Times-Roman" w:hAnsi="Times-Roman"/>
          <w:bCs/>
        </w:rPr>
        <w:t>T</w:t>
      </w:r>
      <w:r w:rsidR="00C43F0E" w:rsidRPr="00701F2B">
        <w:rPr>
          <w:rFonts w:ascii="Times-Roman" w:hAnsi="Times-Roman"/>
          <w:bCs/>
        </w:rPr>
        <w:t>-</w:t>
      </w:r>
      <w:r w:rsidR="0025510F" w:rsidRPr="00701F2B">
        <w:rPr>
          <w:rFonts w:ascii="Times-Roman" w:hAnsi="Times-Roman"/>
          <w:bCs/>
        </w:rPr>
        <w:t>adapter</w:t>
      </w:r>
      <w:r w:rsidR="00002A2A" w:rsidRPr="00701F2B">
        <w:rPr>
          <w:rFonts w:ascii="Times-Roman" w:hAnsi="Times-Roman"/>
          <w:bCs/>
        </w:rPr>
        <w:t xml:space="preserve"> </w:t>
      </w:r>
      <w:r w:rsidR="009C3FBF">
        <w:rPr>
          <w:rFonts w:ascii="Times-Roman" w:hAnsi="Times-Roman"/>
          <w:bCs/>
        </w:rPr>
        <w:t xml:space="preserve">at A also connects channel 1 of the MXO5 </w:t>
      </w:r>
      <w:r w:rsidR="007C28E8" w:rsidRPr="00701F2B">
        <w:rPr>
          <w:rFonts w:ascii="Times-Roman" w:hAnsi="Times-Roman"/>
          <w:bCs/>
        </w:rPr>
        <w:t xml:space="preserve">oscilloscope. </w:t>
      </w:r>
      <w:r w:rsidR="00501B62" w:rsidRPr="00701F2B">
        <w:rPr>
          <w:rFonts w:ascii="Times-Roman" w:hAnsi="Times-Roman"/>
          <w:bCs/>
        </w:rPr>
        <w:t xml:space="preserve">The signals used for testing can be either STDR or SSTDR. The </w:t>
      </w:r>
      <w:r w:rsidR="0025510F" w:rsidRPr="00701F2B">
        <w:rPr>
          <w:rFonts w:ascii="Times-Roman" w:hAnsi="Times-Roman"/>
          <w:bCs/>
        </w:rPr>
        <w:t>STDR</w:t>
      </w:r>
      <w:r w:rsidR="00501B62" w:rsidRPr="00701F2B">
        <w:rPr>
          <w:rFonts w:ascii="Times-Roman" w:hAnsi="Times-Roman"/>
          <w:bCs/>
        </w:rPr>
        <w:t xml:space="preserve"> is a square wave </w:t>
      </w:r>
      <w:r w:rsidR="00D85650" w:rsidRPr="00701F2B">
        <w:rPr>
          <w:rFonts w:ascii="Times-Roman" w:hAnsi="Times-Roman"/>
          <w:bCs/>
        </w:rPr>
        <w:t>modulated by a sequence</w:t>
      </w:r>
      <w:r w:rsidR="0025510F" w:rsidRPr="00701F2B">
        <w:rPr>
          <w:rFonts w:ascii="Times-Roman" w:hAnsi="Times-Roman"/>
          <w:bCs/>
        </w:rPr>
        <w:t xml:space="preserve"> (as in (1)),</w:t>
      </w:r>
      <w:r w:rsidR="00D85650" w:rsidRPr="00701F2B">
        <w:rPr>
          <w:rFonts w:ascii="Times-Roman" w:hAnsi="Times-Roman"/>
          <w:bCs/>
        </w:rPr>
        <w:t xml:space="preserve"> </w:t>
      </w:r>
      <w:r w:rsidR="00501B62" w:rsidRPr="00701F2B">
        <w:rPr>
          <w:rFonts w:ascii="Times-Roman" w:hAnsi="Times-Roman"/>
          <w:bCs/>
        </w:rPr>
        <w:t xml:space="preserve">and the </w:t>
      </w:r>
      <w:r w:rsidR="00ED2662" w:rsidRPr="00701F2B">
        <w:rPr>
          <w:rFonts w:ascii="Times-Roman" w:hAnsi="Times-Roman"/>
          <w:bCs/>
        </w:rPr>
        <w:t>SSTDR</w:t>
      </w:r>
      <w:r w:rsidR="00501B62" w:rsidRPr="00701F2B">
        <w:rPr>
          <w:rFonts w:ascii="Times-Roman" w:hAnsi="Times-Roman"/>
          <w:bCs/>
        </w:rPr>
        <w:t xml:space="preserve"> is a sine wave modulated by </w:t>
      </w:r>
      <w:r w:rsidR="0025510F" w:rsidRPr="00701F2B">
        <w:rPr>
          <w:rFonts w:ascii="Times-Roman" w:hAnsi="Times-Roman"/>
          <w:bCs/>
        </w:rPr>
        <w:t>the</w:t>
      </w:r>
      <w:r w:rsidR="00D85650" w:rsidRPr="00701F2B">
        <w:rPr>
          <w:rFonts w:ascii="Times-Roman" w:hAnsi="Times-Roman"/>
          <w:bCs/>
        </w:rPr>
        <w:t xml:space="preserve"> STDR</w:t>
      </w:r>
      <w:r w:rsidR="0025510F" w:rsidRPr="00701F2B">
        <w:rPr>
          <w:rFonts w:ascii="Times-Roman" w:hAnsi="Times-Roman"/>
          <w:bCs/>
        </w:rPr>
        <w:t xml:space="preserve"> signal</w:t>
      </w:r>
      <w:r w:rsidR="00501B62" w:rsidRPr="00701F2B">
        <w:rPr>
          <w:rFonts w:ascii="Times-Roman" w:hAnsi="Times-Roman"/>
          <w:bCs/>
        </w:rPr>
        <w:t>.</w:t>
      </w:r>
      <w:r w:rsidR="00D85650" w:rsidRPr="00701F2B">
        <w:rPr>
          <w:rFonts w:ascii="Times-Roman" w:hAnsi="Times-Roman"/>
          <w:bCs/>
        </w:rPr>
        <w:t xml:space="preserve"> The sequence</w:t>
      </w:r>
      <w:r w:rsidR="00ED2662" w:rsidRPr="00701F2B">
        <w:rPr>
          <w:rFonts w:ascii="Times-Roman" w:hAnsi="Times-Roman"/>
          <w:bCs/>
        </w:rPr>
        <w:t>s are</w:t>
      </w:r>
      <w:r w:rsidR="00D85650" w:rsidRPr="00701F2B">
        <w:rPr>
          <w:rFonts w:ascii="Times-Roman" w:hAnsi="Times-Roman"/>
          <w:bCs/>
        </w:rPr>
        <w:t xml:space="preserve"> </w:t>
      </w:r>
      <w:r w:rsidR="002308FE" w:rsidRPr="00701F2B">
        <w:rPr>
          <w:rFonts w:ascii="Times-Roman" w:hAnsi="Times-Roman"/>
          <w:bCs/>
        </w:rPr>
        <w:t xml:space="preserve">of </w:t>
      </w:r>
      <w:r w:rsidR="00D85650" w:rsidRPr="00701F2B">
        <w:rPr>
          <w:rFonts w:ascii="Times-Roman" w:hAnsi="Times-Roman"/>
          <w:bCs/>
        </w:rPr>
        <w:t xml:space="preserve">length </w:t>
      </w:r>
      <m:oMath>
        <m:r>
          <w:rPr>
            <w:rFonts w:ascii="Cambria Math" w:hAnsi="Cambria Math"/>
          </w:rPr>
          <m:t>N=511</m:t>
        </m:r>
      </m:oMath>
      <w:r w:rsidR="00D85650" w:rsidRPr="00701F2B">
        <w:rPr>
          <w:rFonts w:ascii="Times-Roman" w:hAnsi="Times-Roman"/>
          <w:bCs/>
        </w:rPr>
        <w:t xml:space="preserve"> for </w:t>
      </w:r>
      <w:r w:rsidR="00D85650" w:rsidRPr="00701F2B">
        <w:rPr>
          <w:rFonts w:ascii="Times-Roman" w:hAnsi="Times-Roman"/>
          <w:bCs/>
          <w:i/>
          <w:iCs/>
        </w:rPr>
        <w:t>m</w:t>
      </w:r>
      <w:r w:rsidR="009C3FBF">
        <w:rPr>
          <w:rFonts w:ascii="Times-Roman" w:hAnsi="Times-Roman"/>
          <w:bCs/>
          <w:i/>
          <w:iCs/>
        </w:rPr>
        <w:t>-</w:t>
      </w:r>
      <w:r w:rsidR="002308FE" w:rsidRPr="00701F2B">
        <w:rPr>
          <w:rFonts w:ascii="Times-Roman" w:hAnsi="Times-Roman"/>
          <w:bCs/>
        </w:rPr>
        <w:t xml:space="preserve"> </w:t>
      </w:r>
      <w:r w:rsidR="00D85650" w:rsidRPr="00701F2B">
        <w:rPr>
          <w:rFonts w:ascii="Times-Roman" w:hAnsi="Times-Roman"/>
          <w:bCs/>
        </w:rPr>
        <w:t xml:space="preserve">and </w:t>
      </w:r>
      <w:proofErr w:type="gramStart"/>
      <w:r w:rsidR="0025510F" w:rsidRPr="00701F2B">
        <w:rPr>
          <w:rFonts w:ascii="Times-Roman" w:hAnsi="Times-Roman"/>
          <w:bCs/>
        </w:rPr>
        <w:t>G</w:t>
      </w:r>
      <w:r w:rsidR="00C2137A" w:rsidRPr="00701F2B">
        <w:rPr>
          <w:rFonts w:ascii="Times-Roman" w:hAnsi="Times-Roman"/>
          <w:bCs/>
        </w:rPr>
        <w:t>old</w:t>
      </w:r>
      <w:proofErr w:type="gramEnd"/>
      <w:r w:rsidR="00D85650" w:rsidRPr="00701F2B">
        <w:rPr>
          <w:rFonts w:ascii="Times-Roman" w:hAnsi="Times-Roman"/>
          <w:bCs/>
        </w:rPr>
        <w:t xml:space="preserve"> sequences</w:t>
      </w:r>
      <w:r w:rsidR="0025510F" w:rsidRPr="00701F2B">
        <w:rPr>
          <w:rFonts w:ascii="Times-Roman" w:hAnsi="Times-Roman"/>
          <w:bCs/>
        </w:rPr>
        <w:t>,</w:t>
      </w:r>
      <w:r w:rsidR="00D85650" w:rsidRPr="00701F2B">
        <w:rPr>
          <w:rFonts w:ascii="Times-Roman" w:hAnsi="Times-Roman"/>
          <w:bCs/>
        </w:rPr>
        <w:t xml:space="preserve"> and </w:t>
      </w:r>
      <m:oMath>
        <m:r>
          <w:rPr>
            <w:rFonts w:ascii="Cambria Math" w:hAnsi="Cambria Math"/>
          </w:rPr>
          <m:t>N=512</m:t>
        </m:r>
      </m:oMath>
      <w:r w:rsidR="00D85650" w:rsidRPr="00701F2B">
        <w:rPr>
          <w:rFonts w:ascii="Times-Roman" w:hAnsi="Times-Roman"/>
          <w:bCs/>
        </w:rPr>
        <w:t xml:space="preserve"> for ZCZ sequences. The chip rate </w:t>
      </w:r>
      <w:r w:rsidR="00D85650" w:rsidRPr="00357BE5">
        <w:rPr>
          <w:rFonts w:ascii="Times-Roman" w:hAnsi="Times-Roman"/>
          <w:bCs/>
        </w:rPr>
        <w:t>is</w:t>
      </w:r>
      <w:r w:rsidR="00D85650" w:rsidRPr="00357BE5">
        <w:rPr>
          <w:rFonts w:ascii="Times-Roman" w:hAnsi="Times-Roman"/>
          <w:bCs/>
          <w:i/>
          <w:iCs/>
        </w:rPr>
        <w:t xml:space="preserve"> </w:t>
      </w:r>
      <m:oMath>
        <m:r>
          <w:rPr>
            <w:rFonts w:ascii="Cambria Math" w:hAnsi="Cambria Math"/>
          </w:rPr>
          <m:t xml:space="preserve">25 </m:t>
        </m:r>
        <m:r>
          <m:rPr>
            <m:sty m:val="p"/>
          </m:rPr>
          <w:rPr>
            <w:rFonts w:ascii="Cambria Math" w:hAnsi="Cambria Math"/>
          </w:rPr>
          <m:t>MHz,</m:t>
        </m:r>
      </m:oMath>
      <w:r w:rsidR="00D85650" w:rsidRPr="00701F2B">
        <w:rPr>
          <w:rFonts w:ascii="Times-Roman" w:hAnsi="Times-Roman"/>
          <w:bCs/>
        </w:rPr>
        <w:t xml:space="preserve"> giving a chip duration of </w:t>
      </w:r>
      <m:oMath>
        <m:sSub>
          <m:sSubPr>
            <m:ctrlPr>
              <w:ins w:id="226" w:author="Cindy Furse" w:date="2025-01-31T10:36:00Z">
                <w:rPr>
                  <w:rFonts w:ascii="Cambria Math" w:hAnsi="Cambria Math"/>
                  <w:bCs/>
                  <w:i/>
                </w:rPr>
              </w:ins>
            </m:ctrlPr>
          </m:sSubPr>
          <m:e>
            <m:r>
              <w:rPr>
                <w:rFonts w:ascii="Cambria Math" w:hAnsi="Cambria Math"/>
              </w:rPr>
              <m:t>T</m:t>
            </m:r>
          </m:e>
          <m:sub>
            <m:r>
              <w:rPr>
                <w:rFonts w:ascii="Cambria Math" w:hAnsi="Cambria Math"/>
              </w:rPr>
              <m:t>c</m:t>
            </m:r>
          </m:sub>
        </m:sSub>
        <m:r>
          <w:rPr>
            <w:rFonts w:ascii="Cambria Math" w:hAnsi="Cambria Math"/>
          </w:rPr>
          <m:t>=40</m:t>
        </m:r>
        <m:r>
          <m:rPr>
            <m:sty m:val="p"/>
          </m:rPr>
          <w:rPr>
            <w:rFonts w:ascii="Cambria Math" w:hAnsi="Cambria Math"/>
          </w:rPr>
          <m:t xml:space="preserve"> ns</m:t>
        </m:r>
      </m:oMath>
      <w:r w:rsidR="00F23FB5" w:rsidRPr="00701F2B">
        <w:rPr>
          <w:rFonts w:ascii="Times-Roman" w:hAnsi="Times-Roman"/>
          <w:bCs/>
        </w:rPr>
        <w:t xml:space="preserve">. </w:t>
      </w:r>
      <w:r w:rsidR="00A66FD5" w:rsidRPr="00701F2B">
        <w:rPr>
          <w:rFonts w:ascii="Times-Roman" w:hAnsi="Times-Roman"/>
          <w:bCs/>
        </w:rPr>
        <w:t>T</w:t>
      </w:r>
      <w:r w:rsidR="00F23FB5" w:rsidRPr="00701F2B">
        <w:rPr>
          <w:rFonts w:ascii="Times-Roman" w:hAnsi="Times-Roman"/>
          <w:bCs/>
        </w:rPr>
        <w:t xml:space="preserve">he sequence </w:t>
      </w:r>
      <w:r w:rsidR="0025510F" w:rsidRPr="00701F2B">
        <w:rPr>
          <w:rFonts w:ascii="Times-Roman" w:hAnsi="Times-Roman"/>
          <w:bCs/>
        </w:rPr>
        <w:t>i</w:t>
      </w:r>
      <w:r w:rsidR="00F23FB5" w:rsidRPr="00701F2B">
        <w:rPr>
          <w:rFonts w:ascii="Times-Roman" w:hAnsi="Times-Roman"/>
          <w:bCs/>
        </w:rPr>
        <w:t xml:space="preserve">s </w:t>
      </w:r>
      <w:r w:rsidR="00C2137A" w:rsidRPr="00701F2B">
        <w:rPr>
          <w:rFonts w:ascii="Times-Roman" w:hAnsi="Times-Roman"/>
          <w:bCs/>
        </w:rPr>
        <w:t>up</w:t>
      </w:r>
      <w:r w:rsidR="0025510F" w:rsidRPr="00701F2B">
        <w:rPr>
          <w:rFonts w:ascii="Times-Roman" w:hAnsi="Times-Roman"/>
          <w:bCs/>
        </w:rPr>
        <w:t>-</w:t>
      </w:r>
      <w:r w:rsidR="00C2137A" w:rsidRPr="00701F2B">
        <w:rPr>
          <w:rFonts w:ascii="Times-Roman" w:hAnsi="Times-Roman"/>
          <w:bCs/>
        </w:rPr>
        <w:t>sampled</w:t>
      </w:r>
      <w:r w:rsidR="00F23FB5" w:rsidRPr="00701F2B">
        <w:rPr>
          <w:rFonts w:ascii="Times-Roman" w:hAnsi="Times-Roman"/>
          <w:bCs/>
        </w:rPr>
        <w:t xml:space="preserve"> by a factor of </w:t>
      </w:r>
      <m:oMath>
        <m:sSub>
          <m:sSubPr>
            <m:ctrlPr>
              <w:ins w:id="227" w:author="Cindy Furse" w:date="2025-01-31T10:36:00Z">
                <w:rPr>
                  <w:rFonts w:ascii="Cambria Math" w:hAnsi="Cambria Math"/>
                  <w:bCs/>
                  <w:i/>
                </w:rPr>
              </w:ins>
            </m:ctrlPr>
          </m:sSubPr>
          <m:e>
            <m:r>
              <w:rPr>
                <w:rFonts w:ascii="Cambria Math" w:hAnsi="Cambria Math"/>
              </w:rPr>
              <m:t>N</m:t>
            </m:r>
          </m:e>
          <m:sub>
            <m:r>
              <w:rPr>
                <w:rFonts w:ascii="Cambria Math" w:hAnsi="Cambria Math"/>
              </w:rPr>
              <m:t>s</m:t>
            </m:r>
          </m:sub>
        </m:sSub>
        <m:r>
          <w:rPr>
            <w:rFonts w:ascii="Cambria Math" w:hAnsi="Cambria Math"/>
          </w:rPr>
          <m:t>=10,</m:t>
        </m:r>
      </m:oMath>
      <w:r w:rsidR="00BF6D86" w:rsidRPr="00701F2B">
        <w:rPr>
          <w:rFonts w:ascii="Times-Roman" w:hAnsi="Times-Roman"/>
        </w:rPr>
        <w:t xml:space="preserve"> </w:t>
      </w:r>
      <w:r w:rsidR="0025510F" w:rsidRPr="00701F2B">
        <w:rPr>
          <w:rFonts w:ascii="Times-Roman" w:hAnsi="Times-Roman"/>
        </w:rPr>
        <w:t>so</w:t>
      </w:r>
      <w:r w:rsidR="00BF6D86" w:rsidRPr="00701F2B">
        <w:rPr>
          <w:rFonts w:ascii="Times-Roman" w:hAnsi="Times-Roman"/>
        </w:rPr>
        <w:t xml:space="preserve"> the sample rate is </w:t>
      </w:r>
      <m:oMath>
        <m:r>
          <w:rPr>
            <w:rFonts w:ascii="Cambria Math" w:hAnsi="Cambria Math"/>
          </w:rPr>
          <m:t xml:space="preserve">250 </m:t>
        </m:r>
        <m:r>
          <m:rPr>
            <m:sty m:val="p"/>
          </m:rPr>
          <w:rPr>
            <w:rFonts w:ascii="Cambria Math" w:hAnsi="Cambria Math"/>
          </w:rPr>
          <m:t>MHz</m:t>
        </m:r>
      </m:oMath>
      <w:r w:rsidR="00F23FB5" w:rsidRPr="001D4CA3">
        <w:rPr>
          <w:rFonts w:ascii="Times-Roman" w:hAnsi="Times-Roman"/>
          <w:bCs/>
          <w:i/>
        </w:rPr>
        <w:t>.</w:t>
      </w:r>
      <w:r w:rsidR="00EA3C8E" w:rsidRPr="00701F2B">
        <w:rPr>
          <w:rFonts w:ascii="Times-Roman" w:hAnsi="Times-Roman"/>
          <w:bCs/>
        </w:rPr>
        <w:t xml:space="preserve"> </w:t>
      </w:r>
      <w:r w:rsidR="00EA055D" w:rsidRPr="00701F2B">
        <w:rPr>
          <w:rFonts w:ascii="Times-Roman" w:hAnsi="Times-Roman"/>
          <w:bCs/>
        </w:rPr>
        <w:t xml:space="preserve">The highest sampling rate </w:t>
      </w:r>
      <w:r w:rsidR="00A66FD5" w:rsidRPr="00701F2B">
        <w:rPr>
          <w:rFonts w:ascii="Times-Roman" w:hAnsi="Times-Roman"/>
          <w:bCs/>
        </w:rPr>
        <w:t>available for this</w:t>
      </w:r>
      <w:r w:rsidR="00EA055D" w:rsidRPr="00701F2B">
        <w:rPr>
          <w:rFonts w:ascii="Times-Roman" w:hAnsi="Times-Roman"/>
          <w:bCs/>
        </w:rPr>
        <w:t xml:space="preserve"> generator </w:t>
      </w:r>
      <w:r w:rsidR="0025510F" w:rsidRPr="00701F2B">
        <w:rPr>
          <w:rFonts w:ascii="Times-Roman" w:hAnsi="Times-Roman"/>
          <w:bCs/>
        </w:rPr>
        <w:t xml:space="preserve">is slightly </w:t>
      </w:r>
      <w:r w:rsidR="00EA055D" w:rsidRPr="00701F2B">
        <w:rPr>
          <w:rFonts w:ascii="Times-Roman" w:hAnsi="Times-Roman"/>
          <w:bCs/>
        </w:rPr>
        <w:t xml:space="preserve">above </w:t>
      </w:r>
      <m:oMath>
        <m:r>
          <w:rPr>
            <w:rFonts w:ascii="Cambria Math" w:hAnsi="Cambria Math"/>
          </w:rPr>
          <m:t xml:space="preserve">300 </m:t>
        </m:r>
        <m:r>
          <m:rPr>
            <m:sty m:val="p"/>
          </m:rPr>
          <w:rPr>
            <w:rFonts w:ascii="Cambria Math" w:hAnsi="Cambria Math"/>
          </w:rPr>
          <m:t>MHz</m:t>
        </m:r>
      </m:oMath>
      <w:r w:rsidR="00EA055D" w:rsidRPr="00701F2B">
        <w:rPr>
          <w:rFonts w:ascii="Times-Roman" w:hAnsi="Times-Roman"/>
          <w:bCs/>
        </w:rPr>
        <w:t>.</w:t>
      </w:r>
    </w:p>
    <w:bookmarkStart w:id="228" w:name="_Ref189071593"/>
    <w:p w14:paraId="4B7B27DC" w14:textId="64B78D1E" w:rsidR="000912EF" w:rsidRPr="00701F2B" w:rsidRDefault="00A66FD5" w:rsidP="00703DC3">
      <w:pPr>
        <w:spacing w:before="120" w:after="120"/>
        <w:jc w:val="both"/>
        <w:rPr>
          <w:rFonts w:ascii="Times-Roman" w:hAnsi="Times-Roman"/>
          <w:smallCaps/>
          <w:color w:val="004393"/>
          <w:kern w:val="28"/>
          <w:lang w:eastAsia="x-none"/>
        </w:rPr>
      </w:pPr>
      <w:r w:rsidRPr="00701F2B">
        <w:rPr>
          <w:rFonts w:ascii="Times-Roman" w:hAnsi="Times-Roman" w:cs="Times-Roman"/>
          <w:noProof/>
          <w:lang w:eastAsia="fr-FR"/>
        </w:rPr>
        <mc:AlternateContent>
          <mc:Choice Requires="wpc">
            <w:drawing>
              <wp:inline distT="0" distB="0" distL="0" distR="0" wp14:anchorId="1ECBB1EE" wp14:editId="5EC95E78">
                <wp:extent cx="3200400" cy="1439692"/>
                <wp:effectExtent l="0" t="0" r="0" b="8255"/>
                <wp:docPr id="120903066" name="Zone de dessin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9943917" name="Zone de texte 130"/>
                        <wps:cNvSpPr txBox="1"/>
                        <wps:spPr>
                          <a:xfrm>
                            <a:off x="465750" y="330895"/>
                            <a:ext cx="257175" cy="264160"/>
                          </a:xfrm>
                          <a:prstGeom prst="rect">
                            <a:avLst/>
                          </a:prstGeom>
                          <a:solidFill>
                            <a:sysClr val="window" lastClr="FFFFFF"/>
                          </a:solidFill>
                          <a:ln w="6350">
                            <a:noFill/>
                          </a:ln>
                          <a:effectLst/>
                        </wps:spPr>
                        <wps:txb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079411" name="Zone de texte 130"/>
                        <wps:cNvSpPr txBox="1"/>
                        <wps:spPr>
                          <a:xfrm>
                            <a:off x="1471660" y="668950"/>
                            <a:ext cx="257363" cy="264500"/>
                          </a:xfrm>
                          <a:prstGeom prst="rect">
                            <a:avLst/>
                          </a:prstGeom>
                          <a:solidFill>
                            <a:sysClr val="window" lastClr="FFFFFF"/>
                          </a:solidFill>
                          <a:ln w="6350">
                            <a:noFill/>
                          </a:ln>
                          <a:effectLst/>
                        </wps:spPr>
                        <wps:txb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8569302" name="Zone de texte 130"/>
                        <wps:cNvSpPr txBox="1"/>
                        <wps:spPr>
                          <a:xfrm>
                            <a:off x="2614108" y="869950"/>
                            <a:ext cx="548640" cy="539750"/>
                          </a:xfrm>
                          <a:prstGeom prst="rect">
                            <a:avLst/>
                          </a:prstGeom>
                          <a:solidFill>
                            <a:sysClr val="window" lastClr="FFFFFF"/>
                          </a:solidFill>
                          <a:ln w="6350">
                            <a:noFill/>
                          </a:ln>
                          <a:effectLst/>
                        </wps:spPr>
                        <wps:txb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687283" name="Connecteur droit 7"/>
                        <wps:cNvCnPr/>
                        <wps:spPr>
                          <a:xfrm>
                            <a:off x="687163" y="615511"/>
                            <a:ext cx="914400" cy="0"/>
                          </a:xfrm>
                          <a:prstGeom prst="line">
                            <a:avLst/>
                          </a:prstGeom>
                          <a:noFill/>
                          <a:ln w="19050" cap="flat" cmpd="sng" algn="ctr">
                            <a:solidFill>
                              <a:sysClr val="windowText" lastClr="000000"/>
                            </a:solidFill>
                            <a:prstDash val="solid"/>
                            <a:miter lim="800000"/>
                          </a:ln>
                          <a:effectLst/>
                        </wps:spPr>
                        <wps:bodyPr/>
                      </wps:wsp>
                      <wps:wsp>
                        <wps:cNvPr id="548195767" name="Connecteur droit 11"/>
                        <wps:cNvCnPr/>
                        <wps:spPr>
                          <a:xfrm flipV="1">
                            <a:off x="1720935" y="101207"/>
                            <a:ext cx="457200" cy="425264"/>
                          </a:xfrm>
                          <a:prstGeom prst="line">
                            <a:avLst/>
                          </a:prstGeom>
                          <a:noFill/>
                          <a:ln w="19050" cap="flat" cmpd="sng" algn="ctr">
                            <a:solidFill>
                              <a:sysClr val="windowText" lastClr="000000"/>
                            </a:solidFill>
                            <a:prstDash val="solid"/>
                            <a:miter lim="800000"/>
                          </a:ln>
                          <a:effectLst/>
                        </wps:spPr>
                        <wps:bodyPr/>
                      </wps:wsp>
                      <wps:wsp>
                        <wps:cNvPr id="1808393997" name="Connecteur droit 15"/>
                        <wps:cNvCnPr/>
                        <wps:spPr>
                          <a:xfrm>
                            <a:off x="1699708" y="698552"/>
                            <a:ext cx="914400" cy="576000"/>
                          </a:xfrm>
                          <a:prstGeom prst="line">
                            <a:avLst/>
                          </a:prstGeom>
                          <a:noFill/>
                          <a:ln w="19050" cap="flat" cmpd="sng" algn="ctr">
                            <a:solidFill>
                              <a:sysClr val="windowText" lastClr="000000"/>
                            </a:solidFill>
                            <a:prstDash val="solid"/>
                            <a:miter lim="800000"/>
                          </a:ln>
                          <a:effectLst/>
                        </wps:spPr>
                        <wps:bodyPr/>
                      </wps:wsp>
                      <wps:wsp>
                        <wps:cNvPr id="1440942749" name="Zone de texte 17"/>
                        <wps:cNvSpPr txBox="1"/>
                        <wps:spPr>
                          <a:xfrm>
                            <a:off x="829734" y="348338"/>
                            <a:ext cx="486833" cy="252000"/>
                          </a:xfrm>
                          <a:prstGeom prst="rect">
                            <a:avLst/>
                          </a:prstGeom>
                          <a:solidFill>
                            <a:sysClr val="window" lastClr="FFFFFF"/>
                          </a:solidFill>
                          <a:ln w="6350">
                            <a:noFill/>
                          </a:ln>
                          <a:effectLst/>
                        </wps:spPr>
                        <wps:txbx>
                          <w:txbxContent>
                            <w:p w14:paraId="4C012289" w14:textId="77777777" w:rsidR="00A66FD5" w:rsidRPr="00CF232E" w:rsidRDefault="00A66FD5" w:rsidP="00A66FD5">
                              <m:oMathPara>
                                <m:oMath>
                                  <m:r>
                                    <w:rPr>
                                      <w:rFonts w:ascii="Cambria Math" w:hAnsi="Cambria Math"/>
                                    </w:rPr>
                                    <m:t>30.5m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5523365" name="Zone de texte 127"/>
                        <wps:cNvSpPr txBox="1"/>
                        <wps:spPr>
                          <a:xfrm rot="19049488">
                            <a:off x="1490285" y="199719"/>
                            <a:ext cx="445432" cy="228385"/>
                          </a:xfrm>
                          <a:prstGeom prst="rect">
                            <a:avLst/>
                          </a:prstGeom>
                          <a:solidFill>
                            <a:sysClr val="window" lastClr="FFFFFF"/>
                          </a:solidFill>
                          <a:ln w="6350">
                            <a:noFill/>
                          </a:ln>
                          <a:effectLst/>
                        </wps:spPr>
                        <wps:txb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497469" name="Zone de texte 127"/>
                        <wps:cNvSpPr txBox="1"/>
                        <wps:spPr>
                          <a:xfrm rot="1999623">
                            <a:off x="1785375" y="974151"/>
                            <a:ext cx="482650" cy="228600"/>
                          </a:xfrm>
                          <a:prstGeom prst="rect">
                            <a:avLst/>
                          </a:prstGeom>
                          <a:solidFill>
                            <a:sysClr val="window" lastClr="FFFFFF"/>
                          </a:solidFill>
                          <a:ln w="6350">
                            <a:noFill/>
                          </a:ln>
                          <a:effectLst/>
                        </wps:spPr>
                        <wps:txb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09265" name="Connecteur en angle 27"/>
                        <wps:cNvCnPr/>
                        <wps:spPr>
                          <a:xfrm rot="10800000">
                            <a:off x="1386819" y="56530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2172013" name="Connecteur droit avec flèche 28"/>
                        <wps:cNvCnPr/>
                        <wps:spPr>
                          <a:xfrm flipV="1">
                            <a:off x="1748218" y="460617"/>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288511554" name="Connecteur droit avec flèche 31"/>
                        <wps:cNvCnPr/>
                        <wps:spPr>
                          <a:xfrm>
                            <a:off x="1748218" y="615509"/>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70031960" name="Connecteur en angle 44"/>
                        <wps:cNvCnPr/>
                        <wps:spPr>
                          <a:xfrm rot="12600000" flipV="1">
                            <a:off x="2471914" y="118725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394631164" name="Zone de texte 150"/>
                        <wps:cNvSpPr txBox="1"/>
                        <wps:spPr>
                          <a:xfrm>
                            <a:off x="14203" y="356184"/>
                            <a:ext cx="541717" cy="216000"/>
                          </a:xfrm>
                          <a:prstGeom prst="rect">
                            <a:avLst/>
                          </a:prstGeom>
                          <a:solidFill>
                            <a:sysClr val="window" lastClr="FFFFFF"/>
                          </a:solidFill>
                          <a:ln w="12700">
                            <a:noFill/>
                          </a:ln>
                          <a:effectLst/>
                        </wps:spPr>
                        <wps:txb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728807" name="Zone de texte 130"/>
                        <wps:cNvSpPr txBox="1"/>
                        <wps:spPr>
                          <a:xfrm>
                            <a:off x="2191024" y="6007"/>
                            <a:ext cx="710926" cy="875299"/>
                          </a:xfrm>
                          <a:prstGeom prst="rect">
                            <a:avLst/>
                          </a:prstGeom>
                          <a:solidFill>
                            <a:sysClr val="window" lastClr="FFFFFF"/>
                          </a:solidFill>
                          <a:ln w="6350">
                            <a:noFill/>
                          </a:ln>
                          <a:effectLst/>
                        </wps:spPr>
                        <wps:txb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986954" name="Connecteur en angle 196"/>
                        <wps:cNvCnPr/>
                        <wps:spPr>
                          <a:xfrm rot="8400000">
                            <a:off x="2047489" y="116968"/>
                            <a:ext cx="143510" cy="71755"/>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1206292878" name="Connecteur droit avec flèche 192"/>
                        <wps:cNvCnPr/>
                        <wps:spPr>
                          <a:xfrm>
                            <a:off x="148063" y="615521"/>
                            <a:ext cx="359410"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406632698" name="Groupe 1"/>
                        <wpg:cNvGrpSpPr/>
                        <wpg:grpSpPr>
                          <a:xfrm>
                            <a:off x="507458" y="588711"/>
                            <a:ext cx="179705" cy="125094"/>
                            <a:chOff x="0" y="0"/>
                            <a:chExt cx="180203" cy="125368"/>
                          </a:xfrm>
                        </wpg:grpSpPr>
                        <wps:wsp>
                          <wps:cNvPr id="1291665933"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1091812"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275249228" name="Connecteur droit 7"/>
                        <wps:cNvCnPr/>
                        <wps:spPr>
                          <a:xfrm rot="5400000">
                            <a:off x="513410" y="803810"/>
                            <a:ext cx="182880" cy="0"/>
                          </a:xfrm>
                          <a:prstGeom prst="line">
                            <a:avLst/>
                          </a:prstGeom>
                          <a:noFill/>
                          <a:ln w="19050" cap="flat" cmpd="sng" algn="ctr">
                            <a:solidFill>
                              <a:sysClr val="windowText" lastClr="000000"/>
                            </a:solidFill>
                            <a:prstDash val="solid"/>
                            <a:miter lim="800000"/>
                          </a:ln>
                          <a:effectLst/>
                        </wps:spPr>
                        <wps:bodyPr/>
                      </wps:wsp>
                      <wps:wsp>
                        <wps:cNvPr id="503675476" name="Zone de texte 150"/>
                        <wps:cNvSpPr txBox="1"/>
                        <wps:spPr>
                          <a:xfrm>
                            <a:off x="347640" y="916340"/>
                            <a:ext cx="541655" cy="246980"/>
                          </a:xfrm>
                          <a:prstGeom prst="rect">
                            <a:avLst/>
                          </a:prstGeom>
                          <a:solidFill>
                            <a:sysClr val="window" lastClr="FFFFFF"/>
                          </a:solidFill>
                          <a:ln w="12700">
                            <a:noFill/>
                          </a:ln>
                          <a:effectLst/>
                        </wps:spPr>
                        <wps:txbx>
                          <w:txbxContent>
                            <w:p w14:paraId="16514F8A" w14:textId="54133874" w:rsidR="00B86495" w:rsidRDefault="00B86495" w:rsidP="00B86495">
                              <w:pPr>
                                <w:jc w:val="center"/>
                                <w:rPr>
                                  <w:b/>
                                  <w:bCs/>
                                  <w:sz w:val="18"/>
                                  <w:szCs w:val="18"/>
                                </w:rPr>
                              </w:pPr>
                              <w:r>
                                <w:rPr>
                                  <w:b/>
                                  <w:bCs/>
                                  <w:sz w:val="18"/>
                                  <w:szCs w:val="18"/>
                                </w:rPr>
                                <w:t xml:space="preserve">Scope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410040" name="Connecteur droit avec flèche 31"/>
                        <wps:cNvCnPr/>
                        <wps:spPr>
                          <a:xfrm>
                            <a:off x="687163" y="699697"/>
                            <a:ext cx="0" cy="18161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08500724" name="Connecteur droit avec flèche 31"/>
                        <wps:cNvCnPr/>
                        <wps:spPr>
                          <a:xfrm rot="16200000">
                            <a:off x="777636" y="609254"/>
                            <a:ext cx="0" cy="180975"/>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3024942" name="Groupe 1"/>
                        <wpg:cNvGrpSpPr/>
                        <wpg:grpSpPr>
                          <a:xfrm rot="5400000">
                            <a:off x="1573931" y="553316"/>
                            <a:ext cx="179705" cy="124461"/>
                            <a:chOff x="0" y="0"/>
                            <a:chExt cx="180203" cy="125368"/>
                          </a:xfrm>
                        </wpg:grpSpPr>
                        <wps:wsp>
                          <wps:cNvPr id="556472034"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2441748"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xmlns:w16sdtfl="http://schemas.microsoft.com/office/word/2024/wordml/sdtformatlock" xmlns:w16du="http://schemas.microsoft.com/office/word/2023/wordml/word16du" xmlns:oel="http://schemas.microsoft.com/office/2019/extlst">
            <w:pict>
              <v:group w14:anchorId="1ECBB1EE" id="Zone de dessin 55" o:spid="_x0000_s1051" editas="canvas" style="width:252pt;height:113.35pt;mso-position-horizontal-relative:char;mso-position-vertical-relative:line" coordsize="32004,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">
                <v:shape id="_x0000_s1052" type="#_x0000_t75" style="position:absolute;width:32004;height:14395;visibility:visible;mso-wrap-style:square">
                  <v:fill o:detectmouseclick="t"/>
                  <v:path o:connecttype="none"/>
                </v:shape>
                <v:shapetype id="_x0000_t202" coordsize="21600,21600" o:spt="202" path="m,l,21600r21600,l21600,xe">
                  <v:stroke joinstyle="miter"/>
                  <v:path gradientshapeok="t" o:connecttype="rect"/>
                </v:shapetype>
                <v:shape id="Zone de texte 130" o:spid="_x0000_s1053" type="#_x0000_t202" style="position:absolute;left:4657;top:3308;width:2572;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" fillcolor="window" stroked="f" strokeweight=".5pt">
                  <v:textbo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v:textbox>
                </v:shape>
                <v:shape id="Zone de texte 130" o:spid="_x0000_s1054" type="#_x0000_t202" style="position:absolute;left:14716;top:6689;width:2574;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" fillcolor="window" stroked="f" strokeweight=".5pt">
                  <v:textbo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v:textbox>
                </v:shape>
                <v:shape id="Zone de texte 130" o:spid="_x0000_s1055" type="#_x0000_t202" style="position:absolute;left:26141;top:8699;width:5486;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" fillcolor="window" stroked="f" strokeweight=".5pt">
                  <v:textbo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v:textbox>
                </v:shape>
                <v:line id="Connecteur droit 7" o:spid="_x0000_s1056" style="position:absolute;visibility:visible;mso-wrap-style:square" from="6871,6155" to="16015,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" strokecolor="windowText" strokeweight="1.5pt">
                  <v:stroke joinstyle="miter"/>
                </v:line>
                <v:line id="Connecteur droit 11" o:spid="_x0000_s1057" style="position:absolute;flip:y;visibility:visible;mso-wrap-style:square" from="17209,1012" to="2178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" strokecolor="windowText" strokeweight="1.5pt">
                  <v:stroke joinstyle="miter"/>
                </v:line>
                <v:line id="Connecteur droit 15" o:spid="_x0000_s1058" style="position:absolute;visibility:visible;mso-wrap-style:square" from="16997,6985" to="26141,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" strokecolor="windowText" strokeweight="1.5pt">
                  <v:stroke joinstyle="miter"/>
                </v:line>
                <v:shape id="Zone de texte 17" o:spid="_x0000_s1059" type="#_x0000_t202" style="position:absolute;left:8297;top:3483;width:48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" fillcolor="window" stroked="f" strokeweight=".5pt">
                  <v:textbox>
                    <w:txbxContent>
                      <w:p w14:paraId="4C012289" w14:textId="77777777" w:rsidR="00A66FD5" w:rsidRPr="00CF232E" w:rsidRDefault="00A66FD5" w:rsidP="00A66FD5">
                        <m:oMathPara>
                          <m:oMath>
                            <m:r>
                              <w:rPr>
                                <w:rFonts w:ascii="Cambria Math" w:hAnsi="Cambria Math"/>
                              </w:rPr>
                              <m:t>30.5m</m:t>
                            </m:r>
                          </m:oMath>
                        </m:oMathPara>
                      </w:p>
                    </w:txbxContent>
                  </v:textbox>
                </v:shape>
                <v:shape id="Zone de texte 127" o:spid="_x0000_s1060" type="#_x0000_t202" style="position:absolute;left:14902;top:1997;width:4455;height:2284;rotation:-27858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" fillcolor="window" stroked="f" strokeweight=".5pt">
                  <v:textbo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v:textbox>
                </v:shape>
                <v:shape id="Zone de texte 127" o:spid="_x0000_s1061" type="#_x0000_t202" style="position:absolute;left:17853;top:9741;width:4827;height:2286;rotation:2184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" fillcolor="window" stroked="f" strokeweight=".5pt">
                  <v:textbo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v:textbox>
                </v:shape>
                <v:shape id="Connecteur en angle 27" o:spid="_x0000_s1062" type="#_x0000_t34" style="position:absolute;left:13868;top:5653;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" adj="-7142" strokecolor="windowText" strokeweight=".5pt">
                  <v:stroke dashstyle="dash" endarrow="block"/>
                </v:shape>
                <v:shape id="Connecteur droit avec flèche 28" o:spid="_x0000_s1063" type="#_x0000_t32" style="position:absolute;left:17482;top:4606;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" strokecolor="windowText" strokeweight=".5pt">
                  <v:stroke endarrow="block" joinstyle="miter"/>
                </v:shape>
                <v:shape id="Connecteur droit avec flèche 31" o:spid="_x0000_s1064" type="#_x0000_t32" style="position:absolute;left:17482;top:6155;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" strokecolor="windowText" strokeweight=".5pt">
                  <v:stroke endarrow="block" joinstyle="miter"/>
                </v:shape>
                <v:shape id="Connecteur en angle 44" o:spid="_x0000_s1065" type="#_x0000_t34" style="position:absolute;left:24719;top:11872;width:1440;height:720;rotation:1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" adj="-7142" strokecolor="windowText" strokeweight=".5pt">
                  <v:stroke dashstyle="dash" endarrow="block"/>
                </v:shape>
                <v:shape id="Zone de texte 150" o:spid="_x0000_s1066" type="#_x0000_t202" style="position:absolute;left:142;top:3561;width:541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" fillcolor="window" stroked="f" strokeweight="1pt">
                  <v:textbo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v:textbox>
                </v:shape>
                <v:shape id="Zone de texte 130" o:spid="_x0000_s1067" type="#_x0000_t202" style="position:absolute;left:21910;top:60;width:7109;height:8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" fillcolor="window" stroked="f" strokeweight=".5pt">
                  <v:textbo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v:textbox>
                </v:shape>
                <v:shape id="Connecteur en angle 196" o:spid="_x0000_s1068" type="#_x0000_t34" style="position:absolute;left:20474;top:1169;width:1435;height:718;rotation:1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" adj="-7142" strokecolor="windowText" strokeweight=".5pt">
                  <v:stroke dashstyle="dash" endarrow="block"/>
                </v:shape>
                <v:shape id="Connecteur droit avec flèche 192" o:spid="_x0000_s1069" type="#_x0000_t32" style="position:absolute;left:1480;top:615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" strokecolor="windowText" strokeweight=".5pt">
                  <v:stroke endarrow="block" joinstyle="miter"/>
                </v:shape>
                <v:group id="Groupe 1" o:spid="_x0000_s1070" style="position:absolute;left:5074;top:5887;width:1797;height:1251"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">
                  <v:shape id="Cylindre 29" o:spid="_x0000_s1071"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" adj="1372" fillcolor="#555 [2160]" strokecolor="black [3200]" strokeweight=".5pt">
                    <v:fill color2="#313131 [2608]" rotate="t" colors="0 #9b9b9b;.5 #8e8e8e;1 #797979" focus="100%" type="gradient">
                      <o:fill v:ext="view" type="gradientUnscaled"/>
                    </v:fill>
                    <v:stroke joinstyle="miter"/>
                  </v:shape>
                  <v:shape id="Cylindre 30" o:spid="_x0000_s1072"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" adj="2873" fillcolor="#555 [2160]" strokecolor="black [3200]" strokeweight=".5pt">
                    <v:fill color2="#313131 [2608]" rotate="t" colors="0 #9b9b9b;.5 #8e8e8e;1 #797979" focus="100%" type="gradient">
                      <o:fill v:ext="view" type="gradientUnscaled"/>
                    </v:fill>
                    <v:stroke joinstyle="miter"/>
                  </v:shape>
                </v:group>
                <v:line id="Connecteur droit 7" o:spid="_x0000_s1073" style="position:absolute;rotation:90;visibility:visible;mso-wrap-style:square" from="5133,8038" to="6962,8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" strokecolor="windowText" strokeweight="1.5pt">
                  <v:stroke joinstyle="miter"/>
                </v:line>
                <v:shape id="Zone de texte 150" o:spid="_x0000_s1074" type="#_x0000_t202" style="position:absolute;left:3476;top:9163;width:54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" fillcolor="window" stroked="f" strokeweight="1pt">
                  <v:textbox>
                    <w:txbxContent>
                      <w:p w14:paraId="16514F8A" w14:textId="54133874" w:rsidR="00B86495" w:rsidRDefault="00B86495" w:rsidP="00B86495">
                        <w:pPr>
                          <w:jc w:val="center"/>
                          <w:rPr>
                            <w:b/>
                            <w:bCs/>
                            <w:sz w:val="18"/>
                            <w:szCs w:val="18"/>
                          </w:rPr>
                        </w:pPr>
                        <w:r>
                          <w:rPr>
                            <w:b/>
                            <w:bCs/>
                            <w:sz w:val="18"/>
                            <w:szCs w:val="18"/>
                          </w:rPr>
                          <w:t xml:space="preserve">Scope </w:t>
                        </w:r>
                      </w:p>
                    </w:txbxContent>
                  </v:textbox>
                </v:shape>
                <v:shape id="Connecteur droit avec flèche 31" o:spid="_x0000_s1075" type="#_x0000_t32" style="position:absolute;left:6871;top:6996;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" strokecolor="windowText" strokeweight=".5pt">
                  <v:stroke endarrow="block" joinstyle="miter"/>
                </v:shape>
                <v:shape id="Connecteur droit avec flèche 31" o:spid="_x0000_s1076" type="#_x0000_t32" style="position:absolute;left:7776;top:6092;width:0;height:181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" strokecolor="windowText" strokeweight=".5pt">
                  <v:stroke endarrow="block" joinstyle="miter"/>
                </v:shape>
                <v:group id="Groupe 1" o:spid="_x0000_s1077" style="position:absolute;left:15739;top:5532;width:1797;height:1245;rotation:90"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">
                  <v:shape id="Cylindre 29" o:spid="_x0000_s1078"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" adj="1372" fillcolor="#555 [2160]" strokecolor="black [3200]" strokeweight=".5pt">
                    <v:fill color2="#313131 [2608]" rotate="t" colors="0 #9b9b9b;.5 #8e8e8e;1 #797979" focus="100%" type="gradient">
                      <o:fill v:ext="view" type="gradientUnscaled"/>
                    </v:fill>
                    <v:stroke joinstyle="miter"/>
                  </v:shape>
                  <v:shape id="Cylindre 30" o:spid="_x0000_s1079"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" adj="2873" fillcolor="#555 [2160]" strokecolor="black [3200]" strokeweight=".5pt">
                    <v:fill color2="#313131 [2608]" rotate="t" colors="0 #9b9b9b;.5 #8e8e8e;1 #797979" focus="100%" type="gradient">
                      <o:fill v:ext="view" type="gradientUnscaled"/>
                    </v:fill>
                    <v:stroke joinstyle="miter"/>
                  </v:shape>
                </v:group>
                <w10:anchorlock/>
              </v:group>
            </w:pict>
          </mc:Fallback>
        </mc:AlternateContent>
      </w:r>
      <w:r w:rsidR="00FD6230" w:rsidRPr="00701F2B">
        <w:rPr>
          <w:rFonts w:ascii="Times-Roman" w:hAnsi="Times-Roman" w:cs="Times-Roman"/>
          <w:bCs/>
        </w:rPr>
        <w:t>Fig</w:t>
      </w:r>
      <w:r w:rsidR="00B43EC7" w:rsidRPr="00701F2B">
        <w:rPr>
          <w:rFonts w:ascii="Times-Roman" w:hAnsi="Times-Roman" w:cs="Times-Roman"/>
          <w:bCs/>
        </w:rPr>
        <w:t xml:space="preserve">. </w:t>
      </w:r>
      <w:r w:rsidR="00B43EC7" w:rsidRPr="00701F2B">
        <w:rPr>
          <w:rFonts w:ascii="Times-Roman" w:hAnsi="Times-Roman" w:cs="Times-Roman"/>
          <w:bCs/>
        </w:rPr>
        <w:fldChar w:fldCharType="begin"/>
      </w:r>
      <w:r w:rsidR="00B43EC7" w:rsidRPr="00701F2B">
        <w:rPr>
          <w:rFonts w:ascii="Times-Roman" w:hAnsi="Times-Roman" w:cs="Times-Roman"/>
          <w:bCs/>
        </w:rPr>
        <w:instrText xml:space="preserve"> SEQ Figure \* ARABIC </w:instrText>
      </w:r>
      <w:r w:rsidR="00B43EC7" w:rsidRPr="00701F2B">
        <w:rPr>
          <w:rFonts w:ascii="Times-Roman" w:hAnsi="Times-Roman" w:cs="Times-Roman"/>
          <w:bCs/>
        </w:rPr>
        <w:fldChar w:fldCharType="separate"/>
      </w:r>
      <w:r w:rsidR="00E95C65">
        <w:rPr>
          <w:rFonts w:ascii="Times-Roman" w:hAnsi="Times-Roman" w:cs="Times-Roman"/>
          <w:bCs/>
          <w:noProof/>
        </w:rPr>
        <w:t>3</w:t>
      </w:r>
      <w:r w:rsidR="00B43EC7" w:rsidRPr="00701F2B">
        <w:rPr>
          <w:rFonts w:ascii="Times-Roman" w:hAnsi="Times-Roman" w:cs="Times-Roman"/>
        </w:rPr>
        <w:fldChar w:fldCharType="end"/>
      </w:r>
      <w:bookmarkEnd w:id="228"/>
      <w:r w:rsidR="00B43EC7" w:rsidRPr="00701F2B">
        <w:rPr>
          <w:rFonts w:ascii="Times-Roman" w:hAnsi="Times-Roman" w:cs="Times-Roman"/>
          <w:bCs/>
        </w:rPr>
        <w:t xml:space="preserve">. </w:t>
      </w:r>
      <w:r w:rsidR="00AB51D4" w:rsidRPr="00701F2B">
        <w:rPr>
          <w:rFonts w:ascii="Times-Roman" w:hAnsi="Times-Roman" w:cs="Times-Roman"/>
          <w:bCs/>
        </w:rPr>
        <w:t xml:space="preserve"> </w:t>
      </w:r>
      <w:r w:rsidR="00703DC3" w:rsidRPr="00701F2B">
        <w:rPr>
          <w:rFonts w:ascii="Times-Roman" w:hAnsi="Times-Roman" w:cs="Times-Roman"/>
          <w:bCs/>
        </w:rPr>
        <w:t xml:space="preserve">Experimental </w:t>
      </w:r>
      <w:r w:rsidR="0025510F" w:rsidRPr="00701F2B">
        <w:rPr>
          <w:rFonts w:ascii="Times-Roman" w:hAnsi="Times-Roman" w:cs="Times-Roman"/>
          <w:bCs/>
        </w:rPr>
        <w:t>s</w:t>
      </w:r>
      <w:r w:rsidR="00703DC3" w:rsidRPr="00701F2B">
        <w:rPr>
          <w:rFonts w:ascii="Times-Roman" w:hAnsi="Times-Roman" w:cs="Times-Roman"/>
          <w:bCs/>
        </w:rPr>
        <w:t xml:space="preserve">etup for simultaneous diagnosis </w:t>
      </w:r>
      <w:r w:rsidR="0025510F" w:rsidRPr="00701F2B">
        <w:rPr>
          <w:rFonts w:ascii="Times-Roman" w:hAnsi="Times-Roman" w:cs="Times-Roman"/>
          <w:bCs/>
        </w:rPr>
        <w:t>using SS</w:t>
      </w:r>
      <w:r w:rsidR="007B48AB">
        <w:rPr>
          <w:rFonts w:ascii="Times-Roman" w:hAnsi="Times-Roman" w:cs="Times-Roman"/>
          <w:bCs/>
        </w:rPr>
        <w:t>/</w:t>
      </w:r>
      <w:r w:rsidR="0025510F" w:rsidRPr="00701F2B">
        <w:rPr>
          <w:rFonts w:ascii="Times-Roman" w:hAnsi="Times-Roman" w:cs="Times-Roman"/>
          <w:bCs/>
        </w:rPr>
        <w:t>STDR</w:t>
      </w:r>
      <w:r w:rsidR="00703DC3" w:rsidRPr="00701F2B">
        <w:rPr>
          <w:rFonts w:ascii="Times-Roman" w:hAnsi="Times-Roman" w:cs="Times-Roman"/>
          <w:bCs/>
        </w:rPr>
        <w:t xml:space="preserve"> distributed reflectometry</w:t>
      </w:r>
      <w:r w:rsidR="009C3FBF">
        <w:rPr>
          <w:rFonts w:ascii="Times-Roman" w:hAnsi="Times-Roman" w:cs="Times-Roman"/>
          <w:bCs/>
        </w:rPr>
        <w:t xml:space="preserve">. </w:t>
      </w:r>
    </w:p>
    <w:p w14:paraId="4C4E3EF5" w14:textId="120E590E" w:rsidR="005C326E" w:rsidRDefault="002C0A8C" w:rsidP="000912EF">
      <w:pPr>
        <w:spacing w:before="120" w:after="120"/>
        <w:rPr>
          <w:rFonts w:ascii="Helvetica" w:hAnsi="Helvetica"/>
          <w:smallCaps/>
          <w:color w:val="004393"/>
          <w:kern w:val="28"/>
          <w:lang w:eastAsia="x-none"/>
        </w:rPr>
      </w:pPr>
      <w:r w:rsidRPr="00CF232E">
        <w:rPr>
          <w:rFonts w:ascii="Helvetica" w:hAnsi="Helvetica"/>
          <w:smallCaps/>
          <w:color w:val="004393"/>
          <w:kern w:val="28"/>
          <w:lang w:eastAsia="x-none"/>
        </w:rPr>
        <w:t>2</w:t>
      </w:r>
      <w:r w:rsidR="00AB51D4" w:rsidRPr="00CF232E">
        <w:rPr>
          <w:rFonts w:ascii="Helvetica" w:hAnsi="Helvetica"/>
          <w:smallCaps/>
          <w:color w:val="004393"/>
          <w:kern w:val="28"/>
          <w:lang w:eastAsia="x-none"/>
        </w:rPr>
        <w:t xml:space="preserve">) </w:t>
      </w:r>
      <w:r w:rsidR="005C326E" w:rsidRPr="00CF232E">
        <w:rPr>
          <w:rFonts w:ascii="Helvetica" w:hAnsi="Helvetica"/>
          <w:smallCaps/>
          <w:color w:val="004393"/>
          <w:kern w:val="28"/>
          <w:lang w:eastAsia="x-none"/>
        </w:rPr>
        <w:t>Single-point diagnosis of wire network</w:t>
      </w:r>
    </w:p>
    <w:p w14:paraId="575D2D00" w14:textId="6F40893C" w:rsidR="00A66FD5" w:rsidRPr="00701F2B" w:rsidRDefault="00A66FD5" w:rsidP="00E358CA">
      <w:pPr>
        <w:spacing w:after="120"/>
        <w:jc w:val="both"/>
        <w:rPr>
          <w:rFonts w:ascii="Times-Roman" w:hAnsi="Times-Roman"/>
        </w:rPr>
      </w:pPr>
      <w:r w:rsidRPr="00701F2B">
        <w:rPr>
          <w:rFonts w:ascii="Times-Roman" w:hAnsi="Times-Roman" w:cs="Times-Roman"/>
        </w:rPr>
        <w:t xml:space="preserve">In this section, we consider reflection from the </w:t>
      </w:r>
      <w:r w:rsidR="00357BE5">
        <w:rPr>
          <w:rFonts w:ascii="Times-Roman" w:hAnsi="Times-Roman" w:cs="Times-Roman"/>
        </w:rPr>
        <w:t>wired</w:t>
      </w:r>
      <w:r w:rsidRPr="00701F2B">
        <w:rPr>
          <w:rFonts w:ascii="Times-Roman" w:hAnsi="Times-Roman" w:cs="Times-Roman"/>
        </w:rPr>
        <w:t xml:space="preserve"> network in Fig. 3 using only Gen 1, transmitting an</w:t>
      </w:r>
      <w:r w:rsidR="00BB0477" w:rsidRPr="00701F2B">
        <w:rPr>
          <w:rFonts w:ascii="Times-Roman" w:hAnsi="Times-Roman" w:cs="Times-Roman"/>
        </w:rPr>
        <w:t xml:space="preserve"> </w:t>
      </w:r>
      <w:r w:rsidR="00BB0477" w:rsidRPr="00701F2B">
        <w:rPr>
          <w:rFonts w:ascii="Times-Roman" w:hAnsi="Times-Roman" w:cs="Times-Roman"/>
          <w:i/>
          <w:iCs/>
        </w:rPr>
        <w:t>m</w:t>
      </w:r>
      <w:r w:rsidR="00BB0477" w:rsidRPr="00701F2B">
        <w:rPr>
          <w:rFonts w:ascii="Times-Roman" w:hAnsi="Times-Roman" w:cs="Times-Roman"/>
        </w:rPr>
        <w:t>-sequence.</w:t>
      </w:r>
      <w:r w:rsidRPr="00701F2B">
        <w:rPr>
          <w:rFonts w:ascii="Times-Roman" w:hAnsi="Times-Roman" w:cs="Times-Roman"/>
        </w:rPr>
        <w:t xml:space="preserve"> </w:t>
      </w:r>
      <w:r w:rsidR="00BB0477" w:rsidRPr="00701F2B">
        <w:rPr>
          <w:rFonts w:ascii="Times-Roman" w:hAnsi="Times-Roman"/>
          <w:bCs/>
        </w:rPr>
        <w:t xml:space="preserve">We expect </w:t>
      </w:r>
      <w:r w:rsidR="00BB0477" w:rsidRPr="00701F2B">
        <w:rPr>
          <w:rFonts w:ascii="Times-Roman" w:hAnsi="Times-Roman"/>
          <w:bCs/>
          <w:i/>
          <w:iCs/>
        </w:rPr>
        <w:t>m</w:t>
      </w:r>
      <w:r w:rsidR="00BB0477" w:rsidRPr="00701F2B">
        <w:rPr>
          <w:rFonts w:ascii="Times-Roman" w:hAnsi="Times-Roman"/>
          <w:bCs/>
        </w:rPr>
        <w:t>-sequences to be optimal for single-point diagnos</w:t>
      </w:r>
      <w:r w:rsidR="00033A1D">
        <w:rPr>
          <w:rFonts w:ascii="Times-Roman" w:hAnsi="Times-Roman"/>
          <w:bCs/>
        </w:rPr>
        <w:t>tic</w:t>
      </w:r>
      <w:r w:rsidR="00BB0477" w:rsidRPr="00701F2B">
        <w:rPr>
          <w:rFonts w:ascii="Times-Roman" w:hAnsi="Times-Roman"/>
          <w:bCs/>
        </w:rPr>
        <w:t xml:space="preserve"> systems. The </w:t>
      </w:r>
      <m:oMath>
        <m:r>
          <w:rPr>
            <w:rFonts w:ascii="Cambria Math" w:hAnsi="Cambria Math" w:cs="Times-Roman"/>
          </w:rPr>
          <m:t xml:space="preserve">25 </m:t>
        </m:r>
        <m:r>
          <m:rPr>
            <m:sty m:val="p"/>
          </m:rPr>
          <w:rPr>
            <w:rFonts w:ascii="Cambria Math" w:hAnsi="Cambria Math" w:cs="Times-Roman"/>
          </w:rPr>
          <m:t xml:space="preserve">MHz  </m:t>
        </m:r>
      </m:oMath>
      <w:r w:rsidRPr="00701F2B">
        <w:rPr>
          <w:rFonts w:ascii="Times-Roman" w:hAnsi="Times-Roman" w:cs="Times-Roman"/>
        </w:rPr>
        <w:t xml:space="preserve">STDR </w:t>
      </w:r>
      <w:r w:rsidR="00BB0477" w:rsidRPr="00701F2B">
        <w:rPr>
          <w:rFonts w:ascii="Times-Roman" w:hAnsi="Times-Roman" w:cs="Times-Roman"/>
          <w:i/>
          <w:iCs/>
        </w:rPr>
        <w:t>m</w:t>
      </w:r>
      <w:r w:rsidR="00BB0477" w:rsidRPr="00701F2B">
        <w:rPr>
          <w:rFonts w:ascii="Times-Roman" w:hAnsi="Times-Roman" w:cs="Times-Roman"/>
        </w:rPr>
        <w:t>-sequence has a length</w:t>
      </w:r>
      <m:oMath>
        <m:r>
          <w:rPr>
            <w:rFonts w:ascii="Cambria Math" w:hAnsi="Cambria Math" w:cs="Times-Roman"/>
          </w:rPr>
          <m:t xml:space="preserve"> N=511</m:t>
        </m:r>
      </m:oMath>
      <w:r w:rsidRPr="00701F2B">
        <w:rPr>
          <w:rFonts w:ascii="Times-Roman" w:hAnsi="Times-Roman" w:cs="Times-Roman"/>
        </w:rPr>
        <w:t xml:space="preserve"> </w:t>
      </w:r>
      <w:r w:rsidR="00BB0477" w:rsidRPr="00701F2B">
        <w:rPr>
          <w:rFonts w:ascii="Times-Roman" w:hAnsi="Times-Roman" w:cs="Times-Roman"/>
        </w:rPr>
        <w:t>and</w:t>
      </w:r>
      <w:r w:rsidRPr="00701F2B">
        <w:rPr>
          <w:rFonts w:ascii="Times-Roman" w:hAnsi="Times-Roman" w:cs="Times-Roman"/>
        </w:rPr>
        <w:t xml:space="preserve"> is up-sampled to </w:t>
      </w:r>
      <m:oMath>
        <m:r>
          <w:rPr>
            <w:rFonts w:ascii="Cambria Math" w:hAnsi="Cambria Math" w:cs="Times-Roman"/>
          </w:rPr>
          <m:t xml:space="preserve">250 </m:t>
        </m:r>
        <m:r>
          <m:rPr>
            <m:sty m:val="p"/>
          </m:rPr>
          <w:rPr>
            <w:rFonts w:ascii="Cambria Math" w:hAnsi="Cambria Math" w:cs="Times-Roman"/>
          </w:rPr>
          <m:t>MHz</m:t>
        </m:r>
      </m:oMath>
      <w:r w:rsidRPr="00033A1D">
        <w:rPr>
          <w:rFonts w:ascii="Times-Roman" w:hAnsi="Times-Roman" w:cs="Times-Roman"/>
          <w:iCs/>
        </w:rPr>
        <w:t>.</w:t>
      </w:r>
      <w:r w:rsidRPr="00701F2B">
        <w:rPr>
          <w:rFonts w:ascii="Times-Roman" w:hAnsi="Times-Roman" w:cs="Times-Roman"/>
        </w:rPr>
        <w:t xml:space="preserve"> The</w:t>
      </w:r>
      <w:r w:rsidR="00E358CA" w:rsidRPr="00701F2B">
        <w:rPr>
          <w:rFonts w:ascii="Times-Roman" w:hAnsi="Times-Roman" w:cs="Times-Roman"/>
        </w:rPr>
        <w:t xml:space="preserve"> distance from Gen1 is calculated as </w:t>
      </w:r>
      <w:r w:rsidR="00E358CA" w:rsidRPr="00701F2B">
        <w:rPr>
          <w:rFonts w:ascii="Times-Roman" w:hAnsi="Times-Roman" w:cs="Times-Roman"/>
          <w:i/>
          <w:iCs/>
        </w:rPr>
        <w:t>d=VOP</w:t>
      </w:r>
      <w:proofErr w:type="gramStart"/>
      <w:r w:rsidR="00E358CA" w:rsidRPr="00701F2B">
        <w:rPr>
          <w:rFonts w:ascii="Times-Roman" w:hAnsi="Times-Roman" w:cs="Times-Roman"/>
          <w:i/>
          <w:iCs/>
        </w:rPr>
        <w:t>/(</w:t>
      </w:r>
      <w:proofErr w:type="gramEnd"/>
      <w:r w:rsidR="00E358CA" w:rsidRPr="00701F2B">
        <w:rPr>
          <w:rFonts w:ascii="Times-Roman" w:hAnsi="Times-Roman" w:cs="Times-Roman"/>
          <w:i/>
          <w:iCs/>
        </w:rPr>
        <w:t>2</w:t>
      </w:r>
      <w:r w:rsidR="00033A1D">
        <w:rPr>
          <w:rFonts w:ascii="Times-Roman" w:hAnsi="Times-Roman" w:cs="Times-Roman"/>
          <w:i/>
          <w:iCs/>
        </w:rPr>
        <w:t xml:space="preserve"> x</w:t>
      </w:r>
      <w:r w:rsidR="00E358CA" w:rsidRPr="00701F2B">
        <w:rPr>
          <w:rFonts w:ascii="Times-Roman" w:hAnsi="Times-Roman" w:cs="Times-Roman"/>
          <w:i/>
          <w:iCs/>
        </w:rPr>
        <w:t xml:space="preserve"> time)</w:t>
      </w:r>
      <w:r w:rsidR="00E358CA" w:rsidRPr="00701F2B">
        <w:rPr>
          <w:rFonts w:ascii="Times-Roman" w:hAnsi="Times-Roman" w:cs="Times-Roman"/>
        </w:rPr>
        <w:t>, where</w:t>
      </w:r>
      <w:r w:rsidRPr="00701F2B">
        <w:rPr>
          <w:rFonts w:ascii="Times-Roman" w:hAnsi="Times-Roman" w:cs="Times-Roman"/>
          <w:i/>
          <w:iCs/>
        </w:rPr>
        <w:t xml:space="preserve"> VOP</w:t>
      </w:r>
      <w:r w:rsidR="00E358CA" w:rsidRPr="00701F2B">
        <w:rPr>
          <w:rFonts w:ascii="Times-Roman" w:hAnsi="Times-Roman" w:cs="Times-Roman"/>
          <w:i/>
          <w:iCs/>
        </w:rPr>
        <w:t>=</w:t>
      </w:r>
      <m:oMath>
        <m:r>
          <m:rPr>
            <m:sty m:val="p"/>
          </m:rPr>
          <w:rPr>
            <w:rFonts w:ascii="Cambria Math" w:hAnsi="Cambria Math"/>
          </w:rPr>
          <m:t>2 x</m:t>
        </m:r>
        <m:sSup>
          <m:sSupPr>
            <m:ctrlPr>
              <w:ins w:id="229" w:author="Cindy Furse" w:date="2025-01-31T10:36:00Z">
                <w:rPr>
                  <w:rFonts w:ascii="Cambria Math" w:hAnsi="Cambria Math"/>
                </w:rPr>
              </w:ins>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Pr="00701F2B">
        <w:rPr>
          <w:rFonts w:ascii="Times-Roman" w:hAnsi="Times-Roman" w:cs="Times-Roman"/>
        </w:rPr>
        <w:t xml:space="preserve"> is 2/3 the speed of li</w:t>
      </w:r>
      <w:r w:rsidR="00E358CA" w:rsidRPr="00701F2B">
        <w:rPr>
          <w:rFonts w:ascii="Times-Roman" w:hAnsi="Times-Roman" w:cs="Times-Roman"/>
        </w:rPr>
        <w:t>ght</w:t>
      </w:r>
      <w:r w:rsidR="00033A1D">
        <w:rPr>
          <w:rFonts w:ascii="Times-Roman" w:hAnsi="Times-Roman" w:cs="Times-Roman"/>
        </w:rPr>
        <w:t>. The factor of two in the denominator comes from</w:t>
      </w:r>
      <w:r w:rsidR="00E358CA" w:rsidRPr="00701F2B">
        <w:rPr>
          <w:rFonts w:ascii="Times-Roman" w:hAnsi="Times-Roman" w:cs="Times-Roman"/>
        </w:rPr>
        <w:t xml:space="preserve"> the wave traveling to </w:t>
      </w:r>
      <w:r w:rsidR="00E358CA" w:rsidRPr="00033A1D">
        <w:rPr>
          <w:rFonts w:ascii="Times-Roman" w:hAnsi="Times-Roman" w:cs="Times-Roman"/>
        </w:rPr>
        <w:t>the end of the cable and back</w:t>
      </w:r>
      <w:r w:rsidR="00E358CA" w:rsidRPr="00033A1D">
        <w:rPr>
          <w:rFonts w:ascii="Times-Roman" w:hAnsi="Times-Roman"/>
        </w:rPr>
        <w:t>.</w:t>
      </w:r>
      <w:r w:rsidRPr="00033A1D">
        <w:rPr>
          <w:rFonts w:ascii="Times-Roman" w:hAnsi="Times-Roman"/>
        </w:rPr>
        <w:t xml:space="preserve"> The signal amplitude is </w:t>
      </w:r>
      <m:oMath>
        <m:r>
          <w:rPr>
            <w:rFonts w:ascii="Cambria Math" w:hAnsi="Cambria Math"/>
          </w:rPr>
          <m:t xml:space="preserve">62.5 </m:t>
        </m:r>
        <m:r>
          <m:rPr>
            <m:sty m:val="p"/>
          </m:rPr>
          <w:rPr>
            <w:rFonts w:ascii="Cambria Math" w:hAnsi="Cambria Math"/>
          </w:rPr>
          <m:t>mV</m:t>
        </m:r>
      </m:oMath>
      <w:r w:rsidR="009C3FBF">
        <w:rPr>
          <w:rFonts w:ascii="Times-Roman" w:hAnsi="Times-Roman"/>
        </w:rPr>
        <w:t>. This was chosen, so that the sum of this signal plus (in later sections) 15 additional sequences representing additional distributed sensor units (and consequent interferers) would remain under the maximum allowable voltage of the function generator (5 V</w:t>
      </w:r>
      <w:r w:rsidR="009C3FBF" w:rsidRPr="009C3FBF">
        <w:rPr>
          <w:rFonts w:ascii="Times-Roman" w:hAnsi="Times-Roman"/>
          <w:vertAlign w:val="subscript"/>
        </w:rPr>
        <w:t>peak</w:t>
      </w:r>
      <w:r w:rsidR="009C3FBF">
        <w:rPr>
          <w:rFonts w:ascii="Times-Roman" w:hAnsi="Times-Roman"/>
        </w:rPr>
        <w:t>).</w:t>
      </w:r>
    </w:p>
    <w:p w14:paraId="37124958" w14:textId="4ADDB517" w:rsidR="00342C79" w:rsidRPr="00701F2B" w:rsidRDefault="00342C79" w:rsidP="00E358CA">
      <w:pPr>
        <w:spacing w:after="120"/>
        <w:jc w:val="both"/>
        <w:rPr>
          <w:rFonts w:ascii="Times-Roman" w:hAnsi="Times-Roman"/>
        </w:rPr>
      </w:pPr>
      <w:r w:rsidRPr="00701F2B">
        <w:rPr>
          <w:rFonts w:ascii="Times-Roman" w:hAnsi="Times-Roman"/>
          <w:bCs/>
        </w:rPr>
        <w:t xml:space="preserve">The diagnosis of the wired network can be </w:t>
      </w:r>
      <w:r w:rsidR="00BB0477" w:rsidRPr="00701F2B">
        <w:rPr>
          <w:rFonts w:ascii="Times-Roman" w:hAnsi="Times-Roman"/>
          <w:bCs/>
        </w:rPr>
        <w:t xml:space="preserve">in </w:t>
      </w:r>
      <w:r w:rsidRPr="00701F2B">
        <w:rPr>
          <w:rFonts w:ascii="Times-Roman" w:hAnsi="Times-Roman"/>
          <w:bCs/>
        </w:rPr>
        <w:t xml:space="preserve">either continuous </w:t>
      </w:r>
      <w:r w:rsidR="00BB0477" w:rsidRPr="00701F2B">
        <w:rPr>
          <w:rFonts w:ascii="Times-Roman" w:hAnsi="Times-Roman"/>
          <w:bCs/>
        </w:rPr>
        <w:t xml:space="preserve">mode, where the periodic STDR signal transmits continuously and is correlated continuously, </w:t>
      </w:r>
      <w:r w:rsidRPr="00701F2B">
        <w:rPr>
          <w:rFonts w:ascii="Times-Roman" w:hAnsi="Times-Roman"/>
          <w:bCs/>
        </w:rPr>
        <w:t xml:space="preserve">or </w:t>
      </w:r>
      <w:r w:rsidR="00BB0477" w:rsidRPr="00701F2B">
        <w:rPr>
          <w:rFonts w:ascii="Times-Roman" w:hAnsi="Times-Roman"/>
          <w:bCs/>
        </w:rPr>
        <w:t xml:space="preserve">in </w:t>
      </w:r>
      <w:r w:rsidRPr="00701F2B">
        <w:rPr>
          <w:rFonts w:ascii="Times-Roman" w:hAnsi="Times-Roman"/>
          <w:bCs/>
        </w:rPr>
        <w:t>non-continuous mode</w:t>
      </w:r>
      <w:r w:rsidR="00BB0477" w:rsidRPr="00701F2B">
        <w:rPr>
          <w:rFonts w:ascii="Times-Roman" w:hAnsi="Times-Roman"/>
          <w:bCs/>
        </w:rPr>
        <w:t xml:space="preserve">, where </w:t>
      </w:r>
      <w:r w:rsidRPr="00701F2B">
        <w:rPr>
          <w:rFonts w:ascii="Times-Roman" w:hAnsi="Times-Roman"/>
          <w:bCs/>
        </w:rPr>
        <w:t xml:space="preserve">only one period of </w:t>
      </w:r>
      <w:r w:rsidR="00BB0477" w:rsidRPr="00701F2B">
        <w:rPr>
          <w:rFonts w:ascii="Times-Roman" w:hAnsi="Times-Roman"/>
          <w:bCs/>
        </w:rPr>
        <w:t xml:space="preserve">the </w:t>
      </w:r>
      <w:r w:rsidRPr="00701F2B">
        <w:rPr>
          <w:rFonts w:ascii="Times-Roman" w:hAnsi="Times-Roman"/>
          <w:bCs/>
          <w:i/>
          <w:iCs/>
        </w:rPr>
        <w:t>m</w:t>
      </w:r>
      <w:r w:rsidRPr="00701F2B">
        <w:rPr>
          <w:rFonts w:ascii="Times-Roman" w:hAnsi="Times-Roman"/>
          <w:bCs/>
        </w:rPr>
        <w:t>-sequence is</w:t>
      </w:r>
      <w:r w:rsidR="00BB0477" w:rsidRPr="00701F2B">
        <w:rPr>
          <w:rFonts w:ascii="Times-Roman" w:hAnsi="Times-Roman"/>
          <w:bCs/>
        </w:rPr>
        <w:t xml:space="preserve"> used</w:t>
      </w:r>
      <w:r w:rsidRPr="00701F2B">
        <w:rPr>
          <w:rFonts w:ascii="Times-Roman" w:hAnsi="Times-Roman"/>
          <w:bCs/>
        </w:rPr>
        <w:t>. A detailed analysis can be found in</w:t>
      </w:r>
      <w:r w:rsidR="001A375C">
        <w:rPr>
          <w:rFonts w:ascii="Times-Roman" w:hAnsi="Times-Roman"/>
          <w:bCs/>
        </w:rPr>
        <w:t xml:space="preserve"> </w:t>
      </w:r>
      <w:r w:rsidR="001A375C">
        <w:rPr>
          <w:rFonts w:ascii="Times-Roman" w:hAnsi="Times-Roman"/>
          <w:bCs/>
        </w:rPr>
        <w:fldChar w:fldCharType="begin"/>
      </w:r>
      <w:r w:rsidR="001A375C">
        <w:rPr>
          <w:rFonts w:ascii="Times-Roman" w:hAnsi="Times-Roman"/>
          <w:bCs/>
        </w:rPr>
        <w:instrText xml:space="preserve"> ADDIN ZOTERO_ITEM CSL_CITATION {"citationID":"CHRA5KZE","properties":{"formattedCitation":"[4]","plainCitation":"[4]","noteIndex":0},"citationItems":[{"id":3677,"uris":["http://zotero.org/groups/2827401/items/MISWZVU7"],"itemData":{"id":3677,"type":"article-journal","abstract":"Spread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bCs/>
        </w:rPr>
        <w:fldChar w:fldCharType="separate"/>
      </w:r>
      <w:r w:rsidR="001A375C" w:rsidRPr="001A375C">
        <w:rPr>
          <w:rFonts w:ascii="Times-Roman" w:hAnsi="Times-Roman"/>
        </w:rPr>
        <w:t>[4]</w:t>
      </w:r>
      <w:r w:rsidR="001A375C">
        <w:rPr>
          <w:rFonts w:ascii="Times-Roman" w:hAnsi="Times-Roman"/>
          <w:bCs/>
        </w:rPr>
        <w:fldChar w:fldCharType="end"/>
      </w:r>
      <w:r w:rsidRPr="00701F2B">
        <w:rPr>
          <w:rFonts w:ascii="Times-Roman" w:hAnsi="Times-Roman"/>
          <w:bCs/>
        </w:rPr>
        <w:t xml:space="preserve">. The </w:t>
      </w:r>
      <w:r w:rsidR="00BB0477" w:rsidRPr="00701F2B">
        <w:rPr>
          <w:rFonts w:ascii="Times-Roman" w:hAnsi="Times-Roman"/>
          <w:bCs/>
        </w:rPr>
        <w:t>correlated reflection signatures</w:t>
      </w:r>
      <w:r w:rsidRPr="00701F2B">
        <w:rPr>
          <w:rFonts w:ascii="Times-Roman" w:hAnsi="Times-Roman"/>
          <w:bCs/>
        </w:rPr>
        <w:t xml:space="preserve"> of the </w:t>
      </w:r>
      <w:r w:rsidR="00B43EC7" w:rsidRPr="00701F2B">
        <w:rPr>
          <w:rFonts w:ascii="Times-Roman" w:hAnsi="Times-Roman"/>
          <w:bCs/>
        </w:rPr>
        <w:t>wir</w:t>
      </w:r>
      <w:r w:rsidR="002D3D52">
        <w:rPr>
          <w:rFonts w:ascii="Times-Roman" w:hAnsi="Times-Roman"/>
          <w:bCs/>
        </w:rPr>
        <w:t>e</w:t>
      </w:r>
      <w:r w:rsidRPr="00701F2B">
        <w:rPr>
          <w:rFonts w:ascii="Times-Roman" w:hAnsi="Times-Roman"/>
          <w:bCs/>
        </w:rPr>
        <w:t xml:space="preserve"> network </w:t>
      </w:r>
      <w:r w:rsidR="00B43EC7" w:rsidRPr="00701F2B">
        <w:rPr>
          <w:rFonts w:ascii="Times-Roman" w:hAnsi="Times-Roman"/>
          <w:bCs/>
        </w:rPr>
        <w:t>in</w:t>
      </w:r>
      <w:r w:rsidRPr="00701F2B">
        <w:rPr>
          <w:rFonts w:ascii="Times-Roman" w:hAnsi="Times-Roman"/>
          <w:bCs/>
        </w:rPr>
        <w:t xml:space="preserve"> </w:t>
      </w:r>
      <w:r w:rsidR="00BB0477" w:rsidRPr="00701F2B">
        <w:rPr>
          <w:rFonts w:ascii="Times-Roman" w:hAnsi="Times-Roman"/>
          <w:bCs/>
        </w:rPr>
        <w:t>Fig 3</w:t>
      </w:r>
      <w:r w:rsidRPr="00701F2B">
        <w:rPr>
          <w:rFonts w:ascii="Times-Roman" w:hAnsi="Times-Roman"/>
          <w:bCs/>
        </w:rPr>
        <w:t xml:space="preserve"> to the two diagnos</w:t>
      </w:r>
      <w:r w:rsidR="009C3FBF">
        <w:rPr>
          <w:rFonts w:ascii="Times-Roman" w:hAnsi="Times-Roman"/>
          <w:bCs/>
        </w:rPr>
        <w:t>tic</w:t>
      </w:r>
      <w:r w:rsidRPr="00701F2B">
        <w:rPr>
          <w:rFonts w:ascii="Times-Roman" w:hAnsi="Times-Roman"/>
          <w:bCs/>
        </w:rPr>
        <w:t xml:space="preserve"> </w:t>
      </w:r>
      <w:r w:rsidR="00BB0477" w:rsidRPr="00701F2B">
        <w:rPr>
          <w:rFonts w:ascii="Times-Roman" w:hAnsi="Times-Roman"/>
          <w:bCs/>
        </w:rPr>
        <w:t>modes</w:t>
      </w:r>
      <w:r w:rsidRPr="00701F2B">
        <w:rPr>
          <w:rFonts w:ascii="Times-Roman" w:hAnsi="Times-Roman"/>
          <w:bCs/>
        </w:rPr>
        <w:t xml:space="preserve"> </w:t>
      </w:r>
      <w:r w:rsidR="00BB0477" w:rsidRPr="00701F2B">
        <w:rPr>
          <w:rFonts w:ascii="Times-Roman" w:hAnsi="Times-Roman"/>
          <w:bCs/>
        </w:rPr>
        <w:t>are</w:t>
      </w:r>
      <w:r w:rsidRPr="00701F2B">
        <w:rPr>
          <w:rFonts w:ascii="Times-Roman" w:hAnsi="Times-Roman"/>
          <w:bCs/>
        </w:rPr>
        <w:t xml:space="preserve"> plotted in</w:t>
      </w:r>
      <w:r w:rsidR="00BB0477" w:rsidRPr="00701F2B">
        <w:rPr>
          <w:rFonts w:ascii="Times-Roman" w:hAnsi="Times-Roman"/>
          <w:bCs/>
        </w:rPr>
        <w:t xml:space="preserve"> </w:t>
      </w:r>
      <w:r w:rsidR="002D3D52">
        <w:rPr>
          <w:rFonts w:ascii="Times-Roman" w:hAnsi="Times-Roman"/>
          <w:bCs/>
        </w:rPr>
        <w:fldChar w:fldCharType="begin"/>
      </w:r>
      <w:r w:rsidR="002D3D52">
        <w:rPr>
          <w:rFonts w:ascii="Times-Roman" w:hAnsi="Times-Roman"/>
          <w:bCs/>
        </w:rPr>
        <w:instrText xml:space="preserve"> REF _Ref189516676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4</w:t>
      </w:r>
      <w:r w:rsidR="002D3D52">
        <w:rPr>
          <w:rFonts w:ascii="Times-Roman" w:hAnsi="Times-Roman"/>
          <w:bCs/>
        </w:rPr>
        <w:fldChar w:fldCharType="end"/>
      </w:r>
      <w:r w:rsidRPr="00701F2B">
        <w:rPr>
          <w:rFonts w:ascii="Times-Roman" w:hAnsi="Times-Roman"/>
          <w:bCs/>
        </w:rPr>
        <w:t>.</w:t>
      </w:r>
    </w:p>
    <w:p w14:paraId="1B67AA1A" w14:textId="1E94748F" w:rsidR="00E95C65" w:rsidRDefault="00A41083" w:rsidP="00E95C65">
      <w:pPr>
        <w:keepNext/>
        <w:spacing w:after="120"/>
      </w:pPr>
      <w:r>
        <w:rPr>
          <w:noProof/>
        </w:rPr>
        <w:drawing>
          <wp:inline distT="0" distB="0" distL="0" distR="0" wp14:anchorId="66D0AA97" wp14:editId="641EBBFE">
            <wp:extent cx="3193415" cy="1759585"/>
            <wp:effectExtent l="0" t="0" r="6985" b="0"/>
            <wp:docPr id="466386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3415" cy="1759585"/>
                    </a:xfrm>
                    <a:prstGeom prst="rect">
                      <a:avLst/>
                    </a:prstGeom>
                    <a:noFill/>
                    <a:ln>
                      <a:noFill/>
                    </a:ln>
                  </pic:spPr>
                </pic:pic>
              </a:graphicData>
            </a:graphic>
          </wp:inline>
        </w:drawing>
      </w:r>
    </w:p>
    <w:p w14:paraId="6D16C9D8" w14:textId="78ACF59F" w:rsidR="00342C79" w:rsidRPr="00701F2B" w:rsidRDefault="00E95C65" w:rsidP="00E95C65">
      <w:pPr>
        <w:spacing w:after="120"/>
        <w:jc w:val="both"/>
        <w:rPr>
          <w:rFonts w:ascii="Times-Roman" w:hAnsi="Times-Roman" w:cs="Times-Roman"/>
        </w:rPr>
      </w:pPr>
      <w:bookmarkStart w:id="230" w:name="_Ref189516676"/>
      <w:r>
        <w:t xml:space="preserve">Fig. </w:t>
      </w:r>
      <w:r>
        <w:fldChar w:fldCharType="begin"/>
      </w:r>
      <w:r>
        <w:instrText xml:space="preserve"> SEQ Figure \* ARABIC </w:instrText>
      </w:r>
      <w:r>
        <w:fldChar w:fldCharType="separate"/>
      </w:r>
      <w:r>
        <w:rPr>
          <w:noProof/>
        </w:rPr>
        <w:t>4</w:t>
      </w:r>
      <w:r>
        <w:fldChar w:fldCharType="end"/>
      </w:r>
      <w:bookmarkEnd w:id="230"/>
      <w:r>
        <w:t xml:space="preserve">. </w:t>
      </w:r>
      <w:r w:rsidRPr="00701F2B">
        <w:rPr>
          <w:rFonts w:ascii="Times-Roman" w:hAnsi="Times-Roman" w:cs="Times-Roman"/>
          <w:bCs/>
        </w:rPr>
        <w:t xml:space="preserve">STDR response from a </w:t>
      </w:r>
      <w:r w:rsidRPr="00701F2B">
        <w:rPr>
          <w:rFonts w:ascii="Times-Roman" w:hAnsi="Times-Roman" w:cs="Times-Roman"/>
        </w:rPr>
        <w:t xml:space="preserve">Y-shaped wire network using non-continuous (aperiodic) and continuous (periodic) monitoring with an </w:t>
      </w:r>
      <w:r w:rsidRPr="00A41083">
        <w:rPr>
          <w:rFonts w:ascii="Times-Roman" w:hAnsi="Times-Roman" w:cs="Times-Roman"/>
          <w:i/>
          <w:iCs/>
        </w:rPr>
        <w:t>m</w:t>
      </w:r>
      <w:r w:rsidRPr="00A41083">
        <w:rPr>
          <w:rFonts w:ascii="Times-Roman" w:hAnsi="Times-Roman" w:cs="Times-Roman"/>
        </w:rPr>
        <w:t>-sequence.</w:t>
      </w:r>
      <w:r w:rsidR="009C3FBF">
        <w:rPr>
          <w:rFonts w:ascii="Times-Roman" w:hAnsi="Times-Roman" w:cs="Times-Roman"/>
        </w:rPr>
        <w:t xml:space="preserve"> The letters on the peaks correspond to the locations noted in Fig. 3.</w:t>
      </w:r>
    </w:p>
    <w:p w14:paraId="0136032A" w14:textId="155A9E07" w:rsidR="0040377D" w:rsidRPr="00701F2B" w:rsidRDefault="00357BE5" w:rsidP="0026373D">
      <w:pPr>
        <w:spacing w:before="120" w:after="120"/>
        <w:jc w:val="both"/>
        <w:rPr>
          <w:rFonts w:ascii="Times-Roman" w:hAnsi="Times-Roman" w:cs="Times-Roman"/>
          <w:highlight w:val="yellow"/>
        </w:rPr>
      </w:pPr>
      <w:r w:rsidRPr="00701F2B">
        <w:rPr>
          <w:rFonts w:ascii="Times-Roman" w:hAnsi="Times-Roman" w:cs="Times-Roman"/>
        </w:rPr>
        <w:t>The</w:t>
      </w:r>
      <w:r w:rsidR="00BB0477" w:rsidRPr="00701F2B">
        <w:rPr>
          <w:rFonts w:ascii="Times-Roman" w:hAnsi="Times-Roman" w:cs="Times-Roman"/>
        </w:rPr>
        <w:t xml:space="preserve"> </w:t>
      </w:r>
      <w:r w:rsidR="0040377D" w:rsidRPr="00701F2B">
        <w:rPr>
          <w:rFonts w:ascii="Times-Roman" w:hAnsi="Times-Roman" w:cs="Times-Roman"/>
        </w:rPr>
        <w:t xml:space="preserve">peaks in </w:t>
      </w:r>
      <w:r w:rsidR="002D3D52">
        <w:rPr>
          <w:rFonts w:ascii="Times-Roman" w:hAnsi="Times-Roman" w:cs="Times-Roman"/>
        </w:rPr>
        <w:fldChar w:fldCharType="begin"/>
      </w:r>
      <w:r w:rsidR="002D3D52">
        <w:rPr>
          <w:rFonts w:ascii="Times-Roman" w:hAnsi="Times-Roman" w:cs="Times-Roman"/>
        </w:rPr>
        <w:instrText xml:space="preserve"> REF _Ref189516676 \h </w:instrText>
      </w:r>
      <w:r w:rsidR="002D3D52">
        <w:rPr>
          <w:rFonts w:ascii="Times-Roman" w:hAnsi="Times-Roman" w:cs="Times-Roman"/>
        </w:rPr>
      </w:r>
      <w:r w:rsidR="002D3D52">
        <w:rPr>
          <w:rFonts w:ascii="Times-Roman" w:hAnsi="Times-Roman" w:cs="Times-Roman"/>
        </w:rPr>
        <w:fldChar w:fldCharType="separate"/>
      </w:r>
      <w:r w:rsidR="002D3D52">
        <w:t xml:space="preserve">Fig. </w:t>
      </w:r>
      <w:r w:rsidR="002D3D52">
        <w:rPr>
          <w:noProof/>
        </w:rPr>
        <w:t>4</w:t>
      </w:r>
      <w:r w:rsidR="002D3D52">
        <w:rPr>
          <w:rFonts w:ascii="Times-Roman" w:hAnsi="Times-Roman" w:cs="Times-Roman"/>
        </w:rPr>
        <w:fldChar w:fldCharType="end"/>
      </w:r>
      <w:r w:rsidR="0040377D" w:rsidRPr="00701F2B">
        <w:rPr>
          <w:rFonts w:ascii="Times-Roman" w:hAnsi="Times-Roman" w:cs="Times-Roman"/>
        </w:rPr>
        <w:t xml:space="preserve"> </w:t>
      </w:r>
      <w:r w:rsidR="00BB0477" w:rsidRPr="00701F2B">
        <w:rPr>
          <w:rFonts w:ascii="Times-Roman" w:hAnsi="Times-Roman" w:cs="Times-Roman"/>
        </w:rPr>
        <w:t>are from</w:t>
      </w:r>
      <w:r w:rsidR="0040377D" w:rsidRPr="00701F2B">
        <w:rPr>
          <w:rFonts w:ascii="Times-Roman" w:hAnsi="Times-Roman" w:cs="Times-Roman"/>
        </w:rPr>
        <w:t xml:space="preserve"> the impedance discontinuities in the </w:t>
      </w:r>
      <w:r w:rsidR="0026373D" w:rsidRPr="00701F2B">
        <w:rPr>
          <w:rFonts w:ascii="Times-Roman" w:hAnsi="Times-Roman" w:cs="Times-Roman"/>
        </w:rPr>
        <w:t>wired</w:t>
      </w:r>
      <w:r w:rsidR="0040377D" w:rsidRPr="00701F2B">
        <w:rPr>
          <w:rFonts w:ascii="Times-Roman" w:hAnsi="Times-Roman" w:cs="Times-Roman"/>
        </w:rPr>
        <w:t xml:space="preserve"> network. The first peak</w:t>
      </w:r>
      <w:r w:rsidR="00BB0477" w:rsidRPr="00701F2B">
        <w:rPr>
          <w:rFonts w:ascii="Times-Roman" w:hAnsi="Times-Roman" w:cs="Times-Roman"/>
        </w:rPr>
        <w:t xml:space="preserve"> (A</w:t>
      </w:r>
      <w:r w:rsidR="009C3FBF">
        <w:rPr>
          <w:rFonts w:ascii="Times-Roman" w:hAnsi="Times-Roman" w:cs="Times-Roman"/>
        </w:rPr>
        <w:t xml:space="preserve"> at 0 m</w:t>
      </w:r>
      <w:r w:rsidR="00BB0477" w:rsidRPr="00701F2B">
        <w:rPr>
          <w:rFonts w:ascii="Times-Roman" w:hAnsi="Times-Roman" w:cs="Times-Roman"/>
        </w:rPr>
        <w:t>)</w:t>
      </w:r>
      <w:r w:rsidR="0040377D" w:rsidRPr="00701F2B">
        <w:rPr>
          <w:rFonts w:ascii="Times-Roman" w:hAnsi="Times-Roman" w:cs="Times-Roman"/>
        </w:rPr>
        <w:t xml:space="preserve"> corresponds to the</w:t>
      </w:r>
      <w:r w:rsidR="00033A1D">
        <w:rPr>
          <w:rFonts w:ascii="Times-Roman" w:hAnsi="Times-Roman" w:cs="Times-Roman"/>
        </w:rPr>
        <w:t xml:space="preserve"> T-junction connecting Gen1 and the scope to the first cable. The second peak (B at </w:t>
      </w:r>
      <m:oMath>
        <m:r>
          <w:rPr>
            <w:rFonts w:ascii="Cambria Math" w:hAnsi="Cambria Math" w:cs="Times-Roman"/>
          </w:rPr>
          <m:t>30.5 m)</m:t>
        </m:r>
      </m:oMath>
      <w:r w:rsidR="0040377D" w:rsidRPr="00701F2B">
        <w:rPr>
          <w:rFonts w:ascii="Times-Roman" w:hAnsi="Times-Roman" w:cs="Times-Roman"/>
        </w:rPr>
        <w:t xml:space="preserve"> </w:t>
      </w:r>
      <w:r w:rsidR="00033A1D">
        <w:rPr>
          <w:rFonts w:ascii="Times-Roman" w:hAnsi="Times-Roman" w:cs="Times-Roman"/>
        </w:rPr>
        <w:t xml:space="preserve">is from the junction (B) </w:t>
      </w:r>
      <w:r w:rsidR="0040377D" w:rsidRPr="00701F2B">
        <w:rPr>
          <w:rFonts w:ascii="Times-Roman" w:hAnsi="Times-Roman" w:cs="Times-Roman"/>
        </w:rPr>
        <w:t xml:space="preserve">where </w:t>
      </w:r>
      <w:r w:rsidR="00BB0477" w:rsidRPr="00701F2B">
        <w:rPr>
          <w:rFonts w:ascii="Times-Roman" w:hAnsi="Times-Roman" w:cs="Times-Roman"/>
        </w:rPr>
        <w:t>1/3</w:t>
      </w:r>
      <w:r w:rsidR="0040377D" w:rsidRPr="00701F2B">
        <w:rPr>
          <w:rFonts w:ascii="Times-Roman" w:hAnsi="Times-Roman" w:cs="Times-Roman"/>
        </w:rPr>
        <w:t xml:space="preserve"> of the signal energy is reflected</w:t>
      </w:r>
      <w:r w:rsidR="00033A1D">
        <w:rPr>
          <w:rFonts w:ascii="Times-Roman" w:hAnsi="Times-Roman" w:cs="Times-Roman"/>
        </w:rPr>
        <w:t xml:space="preserve">. </w:t>
      </w:r>
      <w:r w:rsidR="00BB0477" w:rsidRPr="00701F2B">
        <w:rPr>
          <w:rFonts w:ascii="Times-Roman" w:hAnsi="Times-Roman" w:cs="Times-Roman"/>
        </w:rPr>
        <w:t xml:space="preserve">Peak </w:t>
      </w:r>
      <w:r w:rsidR="00033A1D">
        <w:rPr>
          <w:rFonts w:ascii="Times-Roman" w:hAnsi="Times-Roman" w:cs="Times-Roman"/>
        </w:rPr>
        <w:t>C (at 44.2 m)</w:t>
      </w:r>
      <w:r w:rsidR="00BB0477" w:rsidRPr="00701F2B">
        <w:rPr>
          <w:rFonts w:ascii="Times-Roman" w:hAnsi="Times-Roman" w:cs="Times-Roman"/>
        </w:rPr>
        <w:t xml:space="preserve"> is from the end of </w:t>
      </w:r>
      <w:r w:rsidR="00033A1D">
        <w:rPr>
          <w:rFonts w:ascii="Times-Roman" w:hAnsi="Times-Roman" w:cs="Times-Roman"/>
        </w:rPr>
        <w:t xml:space="preserve">the 13.7 m cable. </w:t>
      </w:r>
      <w:r w:rsidR="00BB0477" w:rsidRPr="00701F2B">
        <w:rPr>
          <w:rFonts w:ascii="Times-Roman" w:hAnsi="Times-Roman" w:cs="Times-Roman"/>
        </w:rPr>
        <w:t xml:space="preserve">Peak </w:t>
      </w:r>
      <w:r w:rsidR="00033A1D">
        <w:rPr>
          <w:rFonts w:ascii="Times-Roman" w:hAnsi="Times-Roman" w:cs="Times-Roman"/>
        </w:rPr>
        <w:t>D</w:t>
      </w:r>
      <w:r w:rsidR="00BB0477" w:rsidRPr="00701F2B">
        <w:rPr>
          <w:rFonts w:ascii="Times-Roman" w:hAnsi="Times-Roman" w:cs="Times-Roman"/>
        </w:rPr>
        <w:t xml:space="preserve"> </w:t>
      </w:r>
      <w:r w:rsidR="00033A1D">
        <w:rPr>
          <w:rFonts w:ascii="Times-Roman" w:hAnsi="Times-Roman" w:cs="Times-Roman"/>
        </w:rPr>
        <w:t>(</w:t>
      </w:r>
      <w:r w:rsidR="00033A1D" w:rsidRPr="00701F2B">
        <w:rPr>
          <w:rFonts w:ascii="Times-Roman" w:hAnsi="Times-Roman" w:cs="Times-Roman"/>
        </w:rPr>
        <w:t xml:space="preserve">at </w:t>
      </w:r>
      <m:oMath>
        <m:r>
          <w:rPr>
            <w:rFonts w:ascii="Cambria Math" w:hAnsi="Cambria Math" w:cs="Times-Roman"/>
          </w:rPr>
          <m:t>61.7</m:t>
        </m:r>
        <m:r>
          <m:rPr>
            <m:sty m:val="p"/>
          </m:rPr>
          <w:rPr>
            <w:rFonts w:ascii="Cambria Math" w:hAnsi="Cambria Math" w:cs="Times-Roman"/>
          </w:rPr>
          <m:t>m</m:t>
        </m:r>
      </m:oMath>
      <w:r w:rsidR="00033A1D">
        <w:rPr>
          <w:rFonts w:ascii="Times-Roman" w:hAnsi="Times-Roman" w:cs="Times-Roman"/>
        </w:rPr>
        <w:t xml:space="preserve">) </w:t>
      </w:r>
      <w:r w:rsidR="00BB0477" w:rsidRPr="00701F2B">
        <w:rPr>
          <w:rFonts w:ascii="Times-Roman" w:hAnsi="Times-Roman" w:cs="Times-Roman"/>
        </w:rPr>
        <w:t xml:space="preserve">is from the end of </w:t>
      </w:r>
      <w:r w:rsidR="00033A1D">
        <w:rPr>
          <w:rFonts w:ascii="Times-Roman" w:hAnsi="Times-Roman" w:cs="Times-Roman"/>
        </w:rPr>
        <w:t>the 31.2 m cable</w:t>
      </w:r>
      <w:r w:rsidR="0040377D" w:rsidRPr="00701F2B">
        <w:rPr>
          <w:rFonts w:ascii="Times-Roman" w:hAnsi="Times-Roman" w:cs="Times-Roman"/>
        </w:rPr>
        <w:t xml:space="preserve">. </w:t>
      </w:r>
      <w:r w:rsidR="00BB0477" w:rsidRPr="00701F2B">
        <w:rPr>
          <w:rFonts w:ascii="Times-Roman" w:hAnsi="Times-Roman" w:cs="Times-Roman"/>
        </w:rPr>
        <w:t>T</w:t>
      </w:r>
      <w:r w:rsidR="0040377D" w:rsidRPr="00701F2B">
        <w:rPr>
          <w:rFonts w:ascii="Times-Roman" w:hAnsi="Times-Roman" w:cs="Times-Roman"/>
        </w:rPr>
        <w:t xml:space="preserve">he response </w:t>
      </w:r>
      <w:r w:rsidR="0026373D" w:rsidRPr="00701F2B">
        <w:rPr>
          <w:rFonts w:ascii="Times-Roman" w:hAnsi="Times-Roman" w:cs="Times-Roman"/>
        </w:rPr>
        <w:t>using periodic correlation</w:t>
      </w:r>
      <w:r w:rsidR="0040377D" w:rsidRPr="00701F2B">
        <w:rPr>
          <w:rFonts w:ascii="Times-Roman" w:hAnsi="Times-Roman" w:cs="Times-Roman"/>
        </w:rPr>
        <w:t xml:space="preserve"> is smoother than the one </w:t>
      </w:r>
      <w:r w:rsidR="0026373D" w:rsidRPr="00701F2B">
        <w:rPr>
          <w:rFonts w:ascii="Times-Roman" w:hAnsi="Times-Roman" w:cs="Times-Roman"/>
        </w:rPr>
        <w:t>using aperiodic correlation</w:t>
      </w:r>
      <w:r w:rsidR="00BB0477" w:rsidRPr="00701F2B">
        <w:rPr>
          <w:rFonts w:ascii="Times-Roman" w:hAnsi="Times-Roman" w:cs="Times-Roman"/>
        </w:rPr>
        <w:t xml:space="preserve">, which is </w:t>
      </w:r>
      <w:r w:rsidR="0040377D" w:rsidRPr="00701F2B">
        <w:rPr>
          <w:rFonts w:ascii="Times-Roman" w:hAnsi="Times-Roman" w:cs="Times-Roman"/>
        </w:rPr>
        <w:t>due to the continuous nature of the diagnos</w:t>
      </w:r>
      <w:r w:rsidR="00BB0477" w:rsidRPr="00701F2B">
        <w:rPr>
          <w:rFonts w:ascii="Times-Roman" w:hAnsi="Times-Roman" w:cs="Times-Roman"/>
        </w:rPr>
        <w:t>tic</w:t>
      </w:r>
      <w:r w:rsidR="0040377D" w:rsidRPr="00701F2B">
        <w:rPr>
          <w:rFonts w:ascii="Times-Roman" w:hAnsi="Times-Roman" w:cs="Times-Roman"/>
        </w:rPr>
        <w:t xml:space="preserve"> system</w:t>
      </w:r>
      <w:r w:rsidR="00BB0477" w:rsidRPr="00701F2B">
        <w:rPr>
          <w:rFonts w:ascii="Times-Roman" w:hAnsi="Times-Roman" w:cs="Times-Roman"/>
        </w:rPr>
        <w:t>. W</w:t>
      </w:r>
      <w:r w:rsidR="0040377D" w:rsidRPr="00701F2B">
        <w:rPr>
          <w:rFonts w:ascii="Times-Roman" w:hAnsi="Times-Roman" w:cs="Times-Roman"/>
        </w:rPr>
        <w:t xml:space="preserve">hen the periodic correlation is performed, only the even PACF </w:t>
      </w:r>
      <w:r w:rsidR="00BB0477" w:rsidRPr="00701F2B">
        <w:rPr>
          <w:rFonts w:ascii="Times-Roman" w:hAnsi="Times-Roman" w:cs="Times-Roman"/>
        </w:rPr>
        <w:t xml:space="preserve">(12) </w:t>
      </w:r>
      <w:r w:rsidR="0040377D" w:rsidRPr="00701F2B">
        <w:rPr>
          <w:rFonts w:ascii="Times-Roman" w:hAnsi="Times-Roman" w:cs="Times-Roman"/>
        </w:rPr>
        <w:t xml:space="preserve">is computed. </w:t>
      </w:r>
      <w:r w:rsidR="00BB0477" w:rsidRPr="00701F2B">
        <w:rPr>
          <w:rFonts w:ascii="Times-Roman" w:hAnsi="Times-Roman" w:cs="Times-Roman"/>
        </w:rPr>
        <w:t>F</w:t>
      </w:r>
      <w:r w:rsidR="0040377D" w:rsidRPr="00701F2B">
        <w:rPr>
          <w:rFonts w:ascii="Times-Roman" w:hAnsi="Times-Roman" w:cs="Times-Roman"/>
        </w:rPr>
        <w:t>or a non-continuous diagnos</w:t>
      </w:r>
      <w:r w:rsidR="00BB0477" w:rsidRPr="00701F2B">
        <w:rPr>
          <w:rFonts w:ascii="Times-Roman" w:hAnsi="Times-Roman" w:cs="Times-Roman"/>
        </w:rPr>
        <w:t>tic</w:t>
      </w:r>
      <w:r w:rsidR="0040377D" w:rsidRPr="00701F2B">
        <w:rPr>
          <w:rFonts w:ascii="Times-Roman" w:hAnsi="Times-Roman" w:cs="Times-Roman"/>
        </w:rPr>
        <w:t xml:space="preserve"> system, another type of correlation function called </w:t>
      </w:r>
      <w:r w:rsidR="0026373D" w:rsidRPr="00701F2B">
        <w:rPr>
          <w:rFonts w:ascii="Times-Roman" w:hAnsi="Times-Roman" w:cs="Times-Roman"/>
        </w:rPr>
        <w:t xml:space="preserve">the </w:t>
      </w:r>
      <w:r w:rsidR="0040377D" w:rsidRPr="00701F2B">
        <w:rPr>
          <w:rFonts w:ascii="Times-Roman" w:hAnsi="Times-Roman" w:cs="Times-Roman"/>
        </w:rPr>
        <w:t xml:space="preserve">odd periodic correlation function (OPACF) must also be </w:t>
      </w:r>
      <w:r w:rsidR="0026373D" w:rsidRPr="00701F2B">
        <w:rPr>
          <w:rFonts w:ascii="Times-Roman" w:hAnsi="Times-Roman" w:cs="Times-Roman"/>
        </w:rPr>
        <w:t>considered</w:t>
      </w:r>
      <w:r w:rsidR="0040377D" w:rsidRPr="00701F2B">
        <w:rPr>
          <w:rFonts w:ascii="Times-Roman" w:hAnsi="Times-Roman" w:cs="Times-Roman"/>
        </w:rPr>
        <w:t xml:space="preserve">. The effect of the OPACF can be seen in the fluctuation of the response </w:t>
      </w:r>
      <w:r w:rsidR="0026373D" w:rsidRPr="00701F2B">
        <w:rPr>
          <w:rFonts w:ascii="Times-Roman" w:hAnsi="Times-Roman" w:cs="Times-Roman"/>
        </w:rPr>
        <w:t>using aperiodic correlation</w:t>
      </w:r>
      <w:r w:rsidR="0040377D" w:rsidRPr="00701F2B">
        <w:rPr>
          <w:rFonts w:ascii="Times-Roman" w:hAnsi="Times-Roman" w:cs="Times-Roman"/>
        </w:rPr>
        <w:t>.</w:t>
      </w:r>
      <w:r w:rsidR="0026373D" w:rsidRPr="00701F2B">
        <w:rPr>
          <w:rFonts w:ascii="Times-Roman" w:hAnsi="Times-Roman" w:cs="Times-Roman"/>
        </w:rPr>
        <w:t xml:space="preserve"> </w:t>
      </w:r>
    </w:p>
    <w:p w14:paraId="4111C9F7" w14:textId="0B94D88F" w:rsidR="00BB2CB9" w:rsidRPr="00CF232E" w:rsidRDefault="00BB2CB9" w:rsidP="00BB2CB9">
      <w:pPr>
        <w:pStyle w:val="Heading2"/>
        <w:rPr>
          <w:lang w:val="en-US"/>
        </w:rPr>
      </w:pPr>
      <w:r w:rsidRPr="00CF232E">
        <w:rPr>
          <w:lang w:val="en-US"/>
        </w:rPr>
        <w:t>View from Generator 1</w:t>
      </w:r>
    </w:p>
    <w:p w14:paraId="43C2133A" w14:textId="74432AF3" w:rsidR="00E95C65" w:rsidRDefault="00E358CA" w:rsidP="00B87974">
      <w:pPr>
        <w:spacing w:before="120" w:after="120"/>
        <w:jc w:val="both"/>
      </w:pPr>
      <w:r>
        <w:rPr>
          <w:bCs/>
        </w:rPr>
        <w:t>The periodic correlated reflection response of the</w:t>
      </w:r>
      <w:r w:rsidR="00405E6D" w:rsidRPr="00BB0477">
        <w:rPr>
          <w:bCs/>
        </w:rPr>
        <w:t xml:space="preserve"> Y-shaped wire network</w:t>
      </w:r>
      <w:r>
        <w:rPr>
          <w:bCs/>
        </w:rPr>
        <w:t xml:space="preserve"> in Fig. 3</w:t>
      </w:r>
      <w:r w:rsidR="00405E6D" w:rsidRPr="00BB0477">
        <w:rPr>
          <w:bCs/>
        </w:rPr>
        <w:t xml:space="preserve"> using a single </w:t>
      </w:r>
      <w:r w:rsidR="00EA055D" w:rsidRPr="00BB0477">
        <w:rPr>
          <w:bCs/>
        </w:rPr>
        <w:t>generator</w:t>
      </w:r>
      <w:r w:rsidR="00405E6D" w:rsidRPr="00BB0477">
        <w:rPr>
          <w:bCs/>
        </w:rPr>
        <w:t xml:space="preserve"> </w:t>
      </w:r>
      <w:r>
        <w:rPr>
          <w:bCs/>
        </w:rPr>
        <w:t xml:space="preserve">(Gen1) is shown in </w:t>
      </w:r>
      <w:r w:rsidR="002D3D52">
        <w:rPr>
          <w:bCs/>
        </w:rPr>
        <w:fldChar w:fldCharType="begin"/>
      </w:r>
      <w:r w:rsidR="002D3D52">
        <w:rPr>
          <w:bCs/>
        </w:rPr>
        <w:instrText xml:space="preserve"> REF _Ref189516706 \h </w:instrText>
      </w:r>
      <w:r w:rsidR="002D3D52">
        <w:rPr>
          <w:bCs/>
        </w:rPr>
      </w:r>
      <w:r w:rsidR="002D3D52">
        <w:rPr>
          <w:bCs/>
        </w:rPr>
        <w:fldChar w:fldCharType="separate"/>
      </w:r>
      <w:r w:rsidR="002D3D52">
        <w:t xml:space="preserve">Fig. </w:t>
      </w:r>
      <w:r w:rsidR="002D3D52">
        <w:rPr>
          <w:noProof/>
        </w:rPr>
        <w:t>5</w:t>
      </w:r>
      <w:r w:rsidR="002D3D52">
        <w:rPr>
          <w:bCs/>
        </w:rPr>
        <w:fldChar w:fldCharType="end"/>
      </w:r>
      <w:r>
        <w:rPr>
          <w:bCs/>
        </w:rPr>
        <w:t>.</w:t>
      </w:r>
      <w:r w:rsidR="00405E6D" w:rsidRPr="00BB0477">
        <w:t xml:space="preserve"> </w:t>
      </w:r>
      <w:r>
        <w:t>The generator is matched (50Ω</w:t>
      </w:r>
      <w:r w:rsidR="001B6A01">
        <w:t>)</w:t>
      </w:r>
      <w:r>
        <w:t xml:space="preserve">, the end of </w:t>
      </w:r>
      <w:r w:rsidR="009C3FBF">
        <w:rPr>
          <w:bCs/>
        </w:rPr>
        <w:t>31.2m cable</w:t>
      </w:r>
      <w:r w:rsidRPr="00BB0477">
        <w:rPr>
          <w:bCs/>
        </w:rPr>
        <w:t xml:space="preserve"> </w:t>
      </w:r>
      <w:r>
        <w:rPr>
          <w:bCs/>
        </w:rPr>
        <w:t xml:space="preserve">is an </w:t>
      </w:r>
      <w:r w:rsidRPr="00BB0477">
        <w:rPr>
          <w:bCs/>
        </w:rPr>
        <w:t>open</w:t>
      </w:r>
      <w:r>
        <w:rPr>
          <w:bCs/>
        </w:rPr>
        <w:t xml:space="preserve"> circuit, and</w:t>
      </w:r>
      <w:r>
        <w:t xml:space="preserve"> the</w:t>
      </w:r>
      <w:r w:rsidR="00EA055D" w:rsidRPr="00BB0477">
        <w:t xml:space="preserve"> end of </w:t>
      </w:r>
      <w:r w:rsidR="009C3FBF">
        <w:rPr>
          <w:bCs/>
        </w:rPr>
        <w:t xml:space="preserve">the </w:t>
      </w:r>
      <w:r w:rsidR="001B6A01">
        <w:rPr>
          <w:bCs/>
        </w:rPr>
        <w:t>1</w:t>
      </w:r>
      <w:r w:rsidR="009C3FBF">
        <w:rPr>
          <w:bCs/>
        </w:rPr>
        <w:t>3.</w:t>
      </w:r>
      <w:r w:rsidR="001B6A01">
        <w:rPr>
          <w:bCs/>
        </w:rPr>
        <w:t>7</w:t>
      </w:r>
      <w:r w:rsidR="009C3FBF">
        <w:rPr>
          <w:bCs/>
        </w:rPr>
        <w:t xml:space="preserve"> cable</w:t>
      </w:r>
      <w:r w:rsidR="00EA055D" w:rsidRPr="00BB0477">
        <w:rPr>
          <w:bCs/>
        </w:rPr>
        <w:t xml:space="preserve"> </w:t>
      </w:r>
      <w:r>
        <w:rPr>
          <w:bCs/>
        </w:rPr>
        <w:t>is measured with three different loads --</w:t>
      </w:r>
      <w:r w:rsidR="00EA055D" w:rsidRPr="00BB0477">
        <w:rPr>
          <w:bCs/>
        </w:rPr>
        <w:t xml:space="preserve"> matched (50</w:t>
      </w:r>
      <w:r w:rsidRPr="00E358CA">
        <w:t xml:space="preserve"> </w:t>
      </w:r>
      <w:r>
        <w:t>Ω</w:t>
      </w:r>
      <w:r w:rsidR="00EA055D" w:rsidRPr="00BB0477">
        <w:rPr>
          <w:bCs/>
        </w:rPr>
        <w:t xml:space="preserve">), open, and short. </w:t>
      </w:r>
      <w:r>
        <w:rPr>
          <w:bCs/>
        </w:rPr>
        <w:t>Gen1 injects</w:t>
      </w:r>
      <w:r w:rsidR="000932F3" w:rsidRPr="00BB0477">
        <w:rPr>
          <w:bCs/>
        </w:rPr>
        <w:t xml:space="preserve"> STDR signals based on </w:t>
      </w:r>
      <w:r w:rsidR="000932F3" w:rsidRPr="00E358CA">
        <w:rPr>
          <w:bCs/>
          <w:i/>
          <w:iCs/>
        </w:rPr>
        <w:t>m</w:t>
      </w:r>
      <w:r w:rsidR="000932F3" w:rsidRPr="00BB0477">
        <w:rPr>
          <w:bCs/>
        </w:rPr>
        <w:t xml:space="preserve">-, </w:t>
      </w:r>
      <w:r>
        <w:rPr>
          <w:bCs/>
        </w:rPr>
        <w:t>G</w:t>
      </w:r>
      <w:r w:rsidR="000932F3" w:rsidRPr="00BB0477">
        <w:rPr>
          <w:bCs/>
        </w:rPr>
        <w:t xml:space="preserve">old, </w:t>
      </w:r>
      <w:r>
        <w:rPr>
          <w:bCs/>
        </w:rPr>
        <w:t>or</w:t>
      </w:r>
      <w:r w:rsidR="000932F3" w:rsidRPr="00BB0477">
        <w:rPr>
          <w:bCs/>
        </w:rPr>
        <w:t xml:space="preserve"> ZCZ sequences. The </w:t>
      </w:r>
      <w:r w:rsidR="00770C79" w:rsidRPr="00BB0477">
        <w:rPr>
          <w:bCs/>
        </w:rPr>
        <w:t xml:space="preserve">test </w:t>
      </w:r>
      <w:r w:rsidR="000932F3" w:rsidRPr="00BB0477">
        <w:rPr>
          <w:bCs/>
        </w:rPr>
        <w:t xml:space="preserve">signal </w:t>
      </w:r>
      <w:r w:rsidR="00770C79" w:rsidRPr="00BB0477">
        <w:rPr>
          <w:bCs/>
        </w:rPr>
        <w:t xml:space="preserve">of </w:t>
      </w:r>
      <w:r w:rsidR="000932F3" w:rsidRPr="00BB0477">
        <w:rPr>
          <w:bCs/>
        </w:rPr>
        <w:t xml:space="preserve">amplitude is </w:t>
      </w:r>
      <m:oMath>
        <m:r>
          <w:rPr>
            <w:rFonts w:ascii="Cambria Math" w:hAnsi="Cambria Math"/>
          </w:rPr>
          <m:t>62.5 mV</m:t>
        </m:r>
      </m:oMath>
      <w:r w:rsidR="00770C79" w:rsidRPr="00BB0477">
        <w:t xml:space="preserve"> is injected continuously</w:t>
      </w:r>
      <w:r>
        <w:t>,</w:t>
      </w:r>
      <w:r w:rsidR="00770C79" w:rsidRPr="00BB0477">
        <w:t xml:space="preserve"> forming a periodic signal</w:t>
      </w:r>
      <w:r w:rsidR="000932F3" w:rsidRPr="00BB0477">
        <w:t>.</w:t>
      </w:r>
      <w:r>
        <w:t xml:space="preserve"> The combination of this incident and associated periodic reflection signals are collected by the scope. This is correlated with the incident signal offline, which is obtained by connecting Gen1 directly to the scope. </w:t>
      </w:r>
      <w:r w:rsidR="002308FE" w:rsidRPr="00BB0477">
        <w:t xml:space="preserve"> </w:t>
      </w:r>
      <w:r>
        <w:t xml:space="preserve">The correlated signals are shown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t>. All sequence types perform well in this case with no interference</w:t>
      </w:r>
      <w:r w:rsidR="009C3FBF">
        <w:t>. T</w:t>
      </w:r>
      <w:r>
        <w:t xml:space="preserve">he </w:t>
      </w:r>
      <w:r w:rsidRPr="00E358CA">
        <w:rPr>
          <w:i/>
          <w:iCs/>
        </w:rPr>
        <w:t>m</w:t>
      </w:r>
      <w:r>
        <w:t>-sequence is the best</w:t>
      </w:r>
      <w:r w:rsidR="009C3FBF">
        <w:t>, as expected.</w:t>
      </w:r>
    </w:p>
    <w:p w14:paraId="642506A4" w14:textId="14887960" w:rsidR="00B87974" w:rsidRDefault="00B3525B" w:rsidP="00D525E1">
      <w:pPr>
        <w:spacing w:before="120" w:after="120"/>
        <w:jc w:val="both"/>
      </w:pPr>
      <w:r>
        <w:rPr>
          <w:noProof/>
        </w:rPr>
        <w:lastRenderedPageBreak/>
        <w:drawing>
          <wp:inline distT="0" distB="0" distL="0" distR="0" wp14:anchorId="6F95C8AB" wp14:editId="42197044">
            <wp:extent cx="3200400" cy="1743966"/>
            <wp:effectExtent l="0" t="0" r="0" b="8890"/>
            <wp:docPr id="6816934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1743966"/>
                    </a:xfrm>
                    <a:prstGeom prst="rect">
                      <a:avLst/>
                    </a:prstGeom>
                    <a:noFill/>
                  </pic:spPr>
                </pic:pic>
              </a:graphicData>
            </a:graphic>
          </wp:inline>
        </w:drawing>
      </w:r>
    </w:p>
    <w:p w14:paraId="68039AAC" w14:textId="1C54334D" w:rsidR="000A177B" w:rsidRPr="00CF232E" w:rsidRDefault="00E95C65" w:rsidP="00E95C65">
      <w:pPr>
        <w:spacing w:after="120"/>
        <w:jc w:val="both"/>
        <w:rPr>
          <w:rStyle w:val="Emphasis"/>
          <w:rFonts w:ascii="Times" w:hAnsi="Times"/>
          <w:bCs/>
          <w:i w:val="0"/>
          <w:iCs w:val="0"/>
          <w:highlight w:val="yellow"/>
        </w:rPr>
      </w:pPr>
      <w:bookmarkStart w:id="231" w:name="_Ref189516706"/>
      <w:r>
        <w:t xml:space="preserve">Fig. </w:t>
      </w:r>
      <w:r>
        <w:fldChar w:fldCharType="begin"/>
      </w:r>
      <w:r>
        <w:instrText xml:space="preserve"> SEQ Figure \* ARABIC </w:instrText>
      </w:r>
      <w:r>
        <w:fldChar w:fldCharType="separate"/>
      </w:r>
      <w:r>
        <w:rPr>
          <w:noProof/>
        </w:rPr>
        <w:t>5</w:t>
      </w:r>
      <w:r>
        <w:fldChar w:fldCharType="end"/>
      </w:r>
      <w:bookmarkEnd w:id="231"/>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applied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 xml:space="preserve">the 13.7m cable </w:t>
      </w:r>
      <w:r w:rsidRPr="00C42B0C">
        <w:rPr>
          <w:rFonts w:ascii="Times" w:hAnsi="Times"/>
          <w:bCs/>
        </w:rPr>
        <w:t>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w:t>
      </w:r>
    </w:p>
    <w:p w14:paraId="1FB95684" w14:textId="06D23D76" w:rsidR="00386FC8" w:rsidRPr="00E358CA" w:rsidRDefault="00AF52C3" w:rsidP="00F4474D">
      <w:pPr>
        <w:spacing w:before="120" w:after="120"/>
        <w:jc w:val="both"/>
        <w:rPr>
          <w:rStyle w:val="Emphasis"/>
          <w:bCs/>
          <w:i w:val="0"/>
          <w:iCs w:val="0"/>
        </w:rPr>
      </w:pPr>
      <w:r w:rsidRPr="00E358CA">
        <w:t>The peak</w:t>
      </w:r>
      <w:r w:rsidR="009C3FBF">
        <w:t xml:space="preserve"> at A</w:t>
      </w:r>
      <w:r w:rsidR="000F735B">
        <w:t>,</w:t>
      </w:r>
      <w:r w:rsidR="00E358CA" w:rsidRPr="00E358CA">
        <w:t xml:space="preserve"> seen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rsidRPr="00E358CA">
        <w:t xml:space="preserve"> at </w:t>
      </w:r>
      <m:oMath>
        <m:r>
          <w:rPr>
            <w:rFonts w:ascii="Cambria Math" w:hAnsi="Cambria Math"/>
          </w:rPr>
          <m:t>x=0</m:t>
        </m:r>
      </m:oMath>
      <w:r w:rsidR="000F735B">
        <w:t>,</w:t>
      </w:r>
      <w:r w:rsidRPr="00E358CA">
        <w:t xml:space="preserve"> is </w:t>
      </w:r>
      <w:r w:rsidR="00F4474D" w:rsidRPr="00E358CA">
        <w:t>caused</w:t>
      </w:r>
      <w:r w:rsidRPr="00E358CA">
        <w:t xml:space="preserve"> </w:t>
      </w:r>
      <w:r w:rsidR="00F4474D" w:rsidRPr="00E358CA">
        <w:t>by</w:t>
      </w:r>
      <w:r w:rsidRPr="00E358CA">
        <w:t xml:space="preserve"> the </w:t>
      </w:r>
      <w:r w:rsidR="00E358CA" w:rsidRPr="00E358CA">
        <w:t xml:space="preserve">reflection at the </w:t>
      </w:r>
      <w:r w:rsidRPr="00E358CA">
        <w:t>first T-junction</w:t>
      </w:r>
      <w:r w:rsidR="00E358CA" w:rsidRPr="00E358CA">
        <w:t xml:space="preserve">. </w:t>
      </w:r>
      <w:r w:rsidRPr="00E358CA">
        <w:t>The second peak</w:t>
      </w:r>
      <w:r w:rsidR="00E358CA" w:rsidRPr="00E358CA">
        <w:t xml:space="preserve"> (B)</w:t>
      </w:r>
      <w:r w:rsidRPr="00E358CA">
        <w:t xml:space="preserve"> is </w:t>
      </w:r>
      <w:r w:rsidR="00E358CA" w:rsidRPr="00E358CA">
        <w:t xml:space="preserve">from </w:t>
      </w:r>
      <w:r w:rsidRPr="00E358CA">
        <w:t>the second T-junction used to form the Y-network</w:t>
      </w:r>
      <w:r w:rsidR="00E358CA" w:rsidRPr="00E358CA">
        <w:t xml:space="preserve"> at </w:t>
      </w:r>
      <w:r w:rsidR="00F4474D" w:rsidRPr="00E358CA">
        <w:rPr>
          <w:bCs/>
        </w:rPr>
        <w:t xml:space="preserve">30.5 m. </w:t>
      </w:r>
      <w:r w:rsidR="00E358CA" w:rsidRPr="00E358CA">
        <w:rPr>
          <w:bCs/>
        </w:rPr>
        <w:t xml:space="preserve">Peak C from the end of </w:t>
      </w:r>
      <w:r w:rsidR="009C3FBF">
        <w:rPr>
          <w:bCs/>
        </w:rPr>
        <w:t>the 13.7m cable</w:t>
      </w:r>
      <w:r w:rsidR="00E358CA" w:rsidRPr="00E358CA">
        <w:rPr>
          <w:bCs/>
        </w:rPr>
        <w:t xml:space="preserve"> appears at</w:t>
      </w:r>
      <w:r w:rsidR="00F4474D" w:rsidRPr="00E358CA">
        <w:rPr>
          <w:bCs/>
        </w:rPr>
        <w:t xml:space="preserve"> 44.2 m</w:t>
      </w:r>
      <w:r w:rsidR="00E358CA" w:rsidRPr="00E358CA">
        <w:rPr>
          <w:bCs/>
        </w:rPr>
        <w:t xml:space="preserve">, the combination of the </w:t>
      </w:r>
      <w:r w:rsidR="009C3FBF">
        <w:rPr>
          <w:bCs/>
        </w:rPr>
        <w:t>30.5m and 13.7m cables</w:t>
      </w:r>
      <w:r w:rsidR="00E358CA" w:rsidRPr="00E358CA">
        <w:rPr>
          <w:bCs/>
        </w:rPr>
        <w:t>.</w:t>
      </w:r>
      <w:r w:rsidR="00F4474D" w:rsidRPr="00E358CA">
        <w:rPr>
          <w:bCs/>
        </w:rPr>
        <w:t xml:space="preserve"> </w:t>
      </w:r>
      <w:r w:rsidR="00E358CA" w:rsidRPr="00E358CA">
        <w:rPr>
          <w:bCs/>
        </w:rPr>
        <w:t xml:space="preserve">The </w:t>
      </w:r>
      <w:r w:rsidR="00F4474D" w:rsidRPr="00E358CA">
        <w:rPr>
          <w:bCs/>
        </w:rPr>
        <w:t xml:space="preserve">positive </w:t>
      </w:r>
      <w:r w:rsidR="00E358CA" w:rsidRPr="00E358CA">
        <w:rPr>
          <w:bCs/>
        </w:rPr>
        <w:t>peak at C is from the open, the negative from the short, and the lack of peak from the matched load. F</w:t>
      </w:r>
      <w:r w:rsidR="00F4474D" w:rsidRPr="00E358CA">
        <w:rPr>
          <w:bCs/>
        </w:rPr>
        <w:t>inally</w:t>
      </w:r>
      <w:r w:rsidR="00DC4F95" w:rsidRPr="00E358CA">
        <w:rPr>
          <w:bCs/>
        </w:rPr>
        <w:t>,</w:t>
      </w:r>
      <w:r w:rsidR="00F4474D" w:rsidRPr="00E358CA">
        <w:rPr>
          <w:bCs/>
        </w:rPr>
        <w:t xml:space="preserve"> </w:t>
      </w:r>
      <w:r w:rsidR="00E358CA" w:rsidRPr="00E358CA">
        <w:rPr>
          <w:bCs/>
        </w:rPr>
        <w:t xml:space="preserve">peak D from the open end of </w:t>
      </w:r>
      <w:r w:rsidR="009C3FBF">
        <w:rPr>
          <w:bCs/>
        </w:rPr>
        <w:t>the 31.2m cable</w:t>
      </w:r>
      <w:r w:rsidR="00E358CA" w:rsidRPr="00E358CA">
        <w:rPr>
          <w:bCs/>
        </w:rPr>
        <w:t xml:space="preserve"> </w:t>
      </w:r>
      <w:r w:rsidR="00F4474D" w:rsidRPr="00E358CA">
        <w:rPr>
          <w:bCs/>
        </w:rPr>
        <w:t>appears a</w:t>
      </w:r>
      <w:r w:rsidR="00E358CA" w:rsidRPr="00E358CA">
        <w:rPr>
          <w:bCs/>
        </w:rPr>
        <w:t>t</w:t>
      </w:r>
      <w:r w:rsidR="00F4474D" w:rsidRPr="00E358CA">
        <w:rPr>
          <w:bCs/>
        </w:rPr>
        <w:t xml:space="preserve"> </w:t>
      </w:r>
      <w:r w:rsidR="00B32D7B" w:rsidRPr="00E358CA">
        <w:rPr>
          <w:bCs/>
        </w:rPr>
        <w:t>61.7</w:t>
      </w:r>
      <w:r w:rsidR="00F4474D" w:rsidRPr="00E358CA">
        <w:rPr>
          <w:bCs/>
          <w:i/>
          <w:iCs/>
        </w:rPr>
        <w:t xml:space="preserve"> </w:t>
      </w:r>
      <w:r w:rsidR="00F4474D" w:rsidRPr="00E358CA">
        <w:rPr>
          <w:bCs/>
        </w:rPr>
        <w:t xml:space="preserve">m. </w:t>
      </w:r>
      <w:r w:rsidR="00E358CA" w:rsidRPr="00E358CA">
        <w:rPr>
          <w:bCs/>
        </w:rPr>
        <w:t>Additional smaller reflections (not shown) follow, from multiple reflections within the network. A similar correlated reflection response from</w:t>
      </w:r>
      <w:r w:rsidR="00F4474D" w:rsidRPr="00E358CA">
        <w:rPr>
          <w:bCs/>
        </w:rPr>
        <w:t xml:space="preserve"> SSTDR </w:t>
      </w:r>
      <w:r w:rsidR="00E358CA" w:rsidRPr="00E358CA">
        <w:rPr>
          <w:bCs/>
        </w:rPr>
        <w:t>is</w:t>
      </w:r>
      <w:r w:rsidR="00F4474D" w:rsidRPr="00E358CA">
        <w:rPr>
          <w:bCs/>
        </w:rPr>
        <w:t xml:space="preserve"> shown in </w:t>
      </w:r>
      <w:r w:rsidR="002D3D52">
        <w:rPr>
          <w:bCs/>
        </w:rPr>
        <w:fldChar w:fldCharType="begin"/>
      </w:r>
      <w:r w:rsidR="002D3D52">
        <w:rPr>
          <w:bCs/>
        </w:rPr>
        <w:instrText xml:space="preserve"> REF _Ref189516748 \h </w:instrText>
      </w:r>
      <w:r w:rsidR="002D3D52">
        <w:rPr>
          <w:bCs/>
        </w:rPr>
      </w:r>
      <w:r w:rsidR="002D3D52">
        <w:rPr>
          <w:bCs/>
        </w:rPr>
        <w:fldChar w:fldCharType="separate"/>
      </w:r>
      <w:r w:rsidR="002D3D52">
        <w:t xml:space="preserve">Fig. </w:t>
      </w:r>
      <w:r w:rsidR="002D3D52">
        <w:rPr>
          <w:noProof/>
        </w:rPr>
        <w:t>6</w:t>
      </w:r>
      <w:r w:rsidR="002D3D52">
        <w:rPr>
          <w:bCs/>
        </w:rPr>
        <w:fldChar w:fldCharType="end"/>
      </w:r>
      <w:r w:rsidR="00F4474D" w:rsidRPr="00E358CA">
        <w:rPr>
          <w:bCs/>
        </w:rPr>
        <w:t>.</w:t>
      </w:r>
    </w:p>
    <w:p w14:paraId="2750548D" w14:textId="71F61A51" w:rsidR="00E95C65" w:rsidRDefault="00027DCC" w:rsidP="00E95C65">
      <w:pPr>
        <w:keepNext/>
      </w:pPr>
      <w:r>
        <w:rPr>
          <w:noProof/>
        </w:rPr>
        <w:drawing>
          <wp:inline distT="0" distB="0" distL="0" distR="0" wp14:anchorId="7417BC9A" wp14:editId="6D01A8E2">
            <wp:extent cx="3194050" cy="1784350"/>
            <wp:effectExtent l="0" t="0" r="6350" b="6350"/>
            <wp:docPr id="9697886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4050" cy="1784350"/>
                    </a:xfrm>
                    <a:prstGeom prst="rect">
                      <a:avLst/>
                    </a:prstGeom>
                    <a:noFill/>
                    <a:ln>
                      <a:noFill/>
                    </a:ln>
                  </pic:spPr>
                </pic:pic>
              </a:graphicData>
            </a:graphic>
          </wp:inline>
        </w:drawing>
      </w:r>
    </w:p>
    <w:p w14:paraId="38984C37" w14:textId="57D8341D" w:rsidR="00E95C65" w:rsidRDefault="00E95C65" w:rsidP="00E95C65">
      <w:pPr>
        <w:spacing w:after="120"/>
        <w:jc w:val="both"/>
        <w:rPr>
          <w:rFonts w:ascii="Times" w:hAnsi="Times"/>
          <w:bCs/>
        </w:rPr>
      </w:pPr>
      <w:bookmarkStart w:id="232" w:name="_Ref189516748"/>
      <w:r>
        <w:t xml:space="preserve">Fig. </w:t>
      </w:r>
      <w:r>
        <w:fldChar w:fldCharType="begin"/>
      </w:r>
      <w:r>
        <w:instrText xml:space="preserve"> SEQ Figure \* ARABIC </w:instrText>
      </w:r>
      <w:r>
        <w:fldChar w:fldCharType="separate"/>
      </w:r>
      <w:r>
        <w:rPr>
          <w:noProof/>
        </w:rPr>
        <w:t>6</w:t>
      </w:r>
      <w:r>
        <w:fldChar w:fldCharType="end"/>
      </w:r>
      <w:bookmarkEnd w:id="232"/>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the 13.7m cable i</w:t>
      </w:r>
      <w:r w:rsidRPr="00C42B0C">
        <w:rPr>
          <w:rFonts w:ascii="Times" w:hAnsi="Times"/>
          <w:bCs/>
        </w:rPr>
        <w:t>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 </w:t>
      </w:r>
    </w:p>
    <w:p w14:paraId="33B6D5C6" w14:textId="750D1F1C" w:rsidR="00BB2CB9" w:rsidRPr="00CF232E" w:rsidRDefault="00BB2CB9" w:rsidP="00BB2CB9">
      <w:pPr>
        <w:pStyle w:val="Heading2"/>
        <w:rPr>
          <w:lang w:val="en-US"/>
        </w:rPr>
      </w:pPr>
      <w:r w:rsidRPr="00CF232E">
        <w:rPr>
          <w:lang w:val="en-US"/>
        </w:rPr>
        <w:t xml:space="preserve">View from Generator 2 </w:t>
      </w:r>
    </w:p>
    <w:p w14:paraId="0CA1BC05" w14:textId="765C55DD" w:rsidR="00BB2CB9" w:rsidRPr="00701F2B" w:rsidRDefault="00E358CA" w:rsidP="00342C79">
      <w:pPr>
        <w:spacing w:before="120" w:after="120"/>
        <w:jc w:val="both"/>
        <w:rPr>
          <w:rFonts w:ascii="Times-Roman" w:hAnsi="Times-Roman"/>
          <w:bCs/>
        </w:rPr>
      </w:pPr>
      <w:r w:rsidRPr="00701F2B">
        <w:rPr>
          <w:rFonts w:ascii="Times-Roman" w:hAnsi="Times-Roman" w:cs="Times-Roman"/>
        </w:rPr>
        <w:t>In the previous section, from just the point of view of Gen1</w:t>
      </w:r>
      <w:r w:rsidR="009C3FBF">
        <w:rPr>
          <w:rFonts w:ascii="Times-Roman" w:hAnsi="Times-Roman" w:cs="Times-Roman"/>
        </w:rPr>
        <w:t xml:space="preserve"> at A</w:t>
      </w:r>
      <w:r w:rsidRPr="00701F2B">
        <w:rPr>
          <w:rFonts w:ascii="Times-Roman" w:hAnsi="Times-Roman" w:cs="Times-Roman"/>
        </w:rPr>
        <w:t xml:space="preserve">, we cannot determine which peak (at </w:t>
      </w:r>
      <m:oMath>
        <m:r>
          <w:rPr>
            <w:rFonts w:ascii="Cambria Math" w:hAnsi="Cambria Math" w:cs="Times-Roman"/>
          </w:rPr>
          <m:t>30.5 m</m:t>
        </m:r>
      </m:oMath>
      <w:r w:rsidRPr="00701F2B">
        <w:rPr>
          <w:rFonts w:ascii="Times-Roman" w:hAnsi="Times-Roman" w:cs="Times-Roman"/>
        </w:rPr>
        <w:t xml:space="preserve"> and</w:t>
      </w:r>
      <m:oMath>
        <m:r>
          <w:rPr>
            <w:rFonts w:ascii="Cambria Math" w:hAnsi="Cambria Math" w:cs="Times-Roman"/>
          </w:rPr>
          <m:t xml:space="preserve"> 61.7m</m:t>
        </m:r>
      </m:oMath>
      <w:r w:rsidRPr="00701F2B">
        <w:rPr>
          <w:rFonts w:ascii="Times-Roman" w:hAnsi="Times-Roman" w:cs="Times-Roman"/>
        </w:rPr>
        <w:t xml:space="preserve">) corresponds to the end of which </w:t>
      </w:r>
      <w:r w:rsidR="009C3FBF">
        <w:rPr>
          <w:rFonts w:ascii="Times-Roman" w:hAnsi="Times-Roman" w:cs="Times-Roman"/>
        </w:rPr>
        <w:t>branched cable</w:t>
      </w:r>
      <w:r w:rsidRPr="00701F2B">
        <w:rPr>
          <w:rFonts w:ascii="Times-Roman" w:hAnsi="Times-Roman" w:cs="Times-Roman"/>
        </w:rPr>
        <w:t>. To remove this ambiguity</w:t>
      </w:r>
      <w:r w:rsidR="00342C79" w:rsidRPr="00701F2B">
        <w:rPr>
          <w:rFonts w:ascii="Times-Roman" w:hAnsi="Times-Roman" w:cs="Times-Roman"/>
        </w:rPr>
        <w:t xml:space="preserve">, another sensor </w:t>
      </w:r>
      <w:r w:rsidRPr="00701F2B">
        <w:rPr>
          <w:rFonts w:ascii="Times-Roman" w:hAnsi="Times-Roman" w:cs="Times-Roman"/>
        </w:rPr>
        <w:t>(Gen 2</w:t>
      </w:r>
      <w:r w:rsidR="009C3FBF">
        <w:rPr>
          <w:rFonts w:ascii="Times-Roman" w:hAnsi="Times-Roman" w:cs="Times-Roman"/>
        </w:rPr>
        <w:t xml:space="preserve"> at C</w:t>
      </w:r>
      <w:r w:rsidRPr="00701F2B">
        <w:rPr>
          <w:rFonts w:ascii="Times-Roman" w:hAnsi="Times-Roman" w:cs="Times-Roman"/>
        </w:rPr>
        <w:t>) is</w:t>
      </w:r>
      <w:r w:rsidR="009C3FBF">
        <w:rPr>
          <w:rFonts w:ascii="Times-Roman" w:hAnsi="Times-Roman" w:cs="Times-Roman"/>
        </w:rPr>
        <w:t xml:space="preserve"> used</w:t>
      </w:r>
      <w:r w:rsidRPr="00701F2B">
        <w:rPr>
          <w:rFonts w:ascii="Times-Roman" w:hAnsi="Times-Roman" w:cs="Times-Roman"/>
        </w:rPr>
        <w:t xml:space="preserve">. </w:t>
      </w:r>
      <w:r w:rsidR="009C3FBF">
        <w:rPr>
          <w:rFonts w:ascii="Times-Roman" w:hAnsi="Times-Roman"/>
          <w:bCs/>
        </w:rPr>
        <w:t>For t</w:t>
      </w:r>
      <w:r w:rsidR="00BB2CB9" w:rsidRPr="00701F2B">
        <w:rPr>
          <w:rFonts w:ascii="Times-Roman" w:hAnsi="Times-Roman"/>
          <w:bCs/>
        </w:rPr>
        <w:t xml:space="preserve">he network </w:t>
      </w:r>
      <w:r w:rsidRPr="00701F2B">
        <w:rPr>
          <w:rFonts w:ascii="Times-Roman" w:hAnsi="Times-Roman"/>
          <w:bCs/>
        </w:rPr>
        <w:t>in Fig. 3</w:t>
      </w:r>
      <w:r w:rsidR="009C3FBF">
        <w:rPr>
          <w:rFonts w:ascii="Times-Roman" w:hAnsi="Times-Roman"/>
          <w:bCs/>
        </w:rPr>
        <w:t xml:space="preserve">, Gen1 at A is </w:t>
      </w:r>
      <w:r w:rsidR="009C3FBF" w:rsidRPr="00701F2B">
        <w:rPr>
          <w:rFonts w:ascii="Times-Roman" w:hAnsi="Times-Roman"/>
          <w:bCs/>
        </w:rPr>
        <w:t>replaced by either an open, short, or matched load</w:t>
      </w:r>
      <w:r w:rsidR="009C3FBF">
        <w:rPr>
          <w:rFonts w:ascii="Times-Roman" w:hAnsi="Times-Roman"/>
          <w:bCs/>
        </w:rPr>
        <w:t>, the injected si</w:t>
      </w:r>
      <w:r w:rsidR="00BB2CB9" w:rsidRPr="00701F2B">
        <w:rPr>
          <w:rFonts w:ascii="Times-Roman" w:hAnsi="Times-Roman"/>
          <w:bCs/>
        </w:rPr>
        <w:t xml:space="preserve">gnal </w:t>
      </w:r>
      <w:r w:rsidR="009C3FBF">
        <w:rPr>
          <w:rFonts w:ascii="Times-Roman" w:hAnsi="Times-Roman"/>
          <w:bCs/>
        </w:rPr>
        <w:t xml:space="preserve">is </w:t>
      </w:r>
      <w:r w:rsidR="00BB2CB9" w:rsidRPr="00701F2B">
        <w:rPr>
          <w:rFonts w:ascii="Times-Roman" w:hAnsi="Times-Roman"/>
          <w:bCs/>
        </w:rPr>
        <w:t xml:space="preserve">from </w:t>
      </w:r>
      <w:r w:rsidR="00C60C19" w:rsidRPr="00701F2B">
        <w:rPr>
          <w:rFonts w:ascii="Times-Roman" w:hAnsi="Times-Roman"/>
          <w:bCs/>
        </w:rPr>
        <w:t>G</w:t>
      </w:r>
      <w:r w:rsidR="00BB2CB9" w:rsidRPr="00701F2B">
        <w:rPr>
          <w:rFonts w:ascii="Times-Roman" w:hAnsi="Times-Roman"/>
          <w:bCs/>
        </w:rPr>
        <w:t>en2</w:t>
      </w:r>
      <w:r w:rsidRPr="00701F2B">
        <w:rPr>
          <w:rFonts w:ascii="Times-Roman" w:hAnsi="Times-Roman"/>
          <w:bCs/>
        </w:rPr>
        <w:t xml:space="preserve"> </w:t>
      </w:r>
      <w:r w:rsidR="009C3FBF">
        <w:rPr>
          <w:rFonts w:ascii="Times-Roman" w:hAnsi="Times-Roman"/>
          <w:bCs/>
        </w:rPr>
        <w:t xml:space="preserve">at C </w:t>
      </w:r>
      <w:r w:rsidRPr="00701F2B">
        <w:rPr>
          <w:rFonts w:ascii="Times-Roman" w:hAnsi="Times-Roman"/>
          <w:bCs/>
        </w:rPr>
        <w:t>(which is matched)</w:t>
      </w:r>
      <w:r w:rsidR="00BB2CB9" w:rsidRPr="00701F2B">
        <w:rPr>
          <w:rFonts w:ascii="Times-Roman" w:hAnsi="Times-Roman"/>
          <w:bCs/>
        </w:rPr>
        <w:t xml:space="preserve">. </w:t>
      </w:r>
      <w:r w:rsidR="009C3FBF">
        <w:rPr>
          <w:rFonts w:ascii="Times-Roman" w:hAnsi="Times-Roman" w:cs="Times-Roman"/>
        </w:rPr>
        <w:t xml:space="preserve">The scope is now at C. </w:t>
      </w:r>
      <w:r w:rsidR="002D3D52">
        <w:rPr>
          <w:rFonts w:ascii="Times-Roman" w:hAnsi="Times-Roman"/>
          <w:bCs/>
        </w:rPr>
        <w:t xml:space="preserve">The correlated reflection is shown in </w:t>
      </w:r>
      <w:r w:rsidR="002D3D52">
        <w:rPr>
          <w:rFonts w:ascii="Times-Roman" w:hAnsi="Times-Roman"/>
          <w:bCs/>
        </w:rPr>
        <w:fldChar w:fldCharType="begin"/>
      </w:r>
      <w:r w:rsidR="002D3D52">
        <w:rPr>
          <w:rFonts w:ascii="Times-Roman" w:hAnsi="Times-Roman"/>
          <w:bCs/>
        </w:rPr>
        <w:instrText xml:space="preserve"> REF _Ref189516819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7</w:t>
      </w:r>
      <w:r w:rsidR="002D3D52">
        <w:rPr>
          <w:rFonts w:ascii="Times-Roman" w:hAnsi="Times-Roman"/>
          <w:bCs/>
        </w:rPr>
        <w:fldChar w:fldCharType="end"/>
      </w:r>
      <w:r w:rsidR="002D3D52">
        <w:rPr>
          <w:rFonts w:ascii="Times-Roman" w:hAnsi="Times-Roman"/>
          <w:bCs/>
        </w:rPr>
        <w:t xml:space="preserve">. </w:t>
      </w:r>
      <w:r w:rsidR="00BB2CB9" w:rsidRPr="00701F2B">
        <w:rPr>
          <w:rFonts w:ascii="Times-Roman" w:hAnsi="Times-Roman"/>
          <w:bCs/>
        </w:rPr>
        <w:t>A</w:t>
      </w:r>
      <w:r w:rsidR="002D3D52">
        <w:rPr>
          <w:rFonts w:ascii="Times-Roman" w:hAnsi="Times-Roman"/>
          <w:bCs/>
        </w:rPr>
        <w:t xml:space="preserve">s in </w:t>
      </w:r>
      <w:r w:rsidR="002D3D52">
        <w:rPr>
          <w:rFonts w:ascii="Times-Roman" w:hAnsi="Times-Roman"/>
          <w:bCs/>
        </w:rPr>
        <w:fldChar w:fldCharType="begin"/>
      </w:r>
      <w:r w:rsidR="002D3D52">
        <w:rPr>
          <w:rFonts w:ascii="Times-Roman" w:hAnsi="Times-Roman"/>
          <w:bCs/>
        </w:rPr>
        <w:instrText xml:space="preserve"> REF _Ref189516706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5</w:t>
      </w:r>
      <w:r w:rsidR="002D3D52">
        <w:rPr>
          <w:rFonts w:ascii="Times-Roman" w:hAnsi="Times-Roman"/>
          <w:bCs/>
        </w:rPr>
        <w:fldChar w:fldCharType="end"/>
      </w:r>
      <w:r w:rsidR="00BB2CB9" w:rsidRPr="00701F2B">
        <w:rPr>
          <w:rFonts w:ascii="Times-Roman" w:hAnsi="Times-Roman"/>
          <w:bCs/>
        </w:rPr>
        <w:t>, the peak at</w:t>
      </w:r>
      <w:r w:rsidRPr="00701F2B">
        <w:rPr>
          <w:rFonts w:ascii="Times-Roman" w:hAnsi="Times-Roman"/>
          <w:bCs/>
        </w:rPr>
        <w:t xml:space="preserve"> </w:t>
      </w:r>
      <w:r w:rsidR="009C3FBF">
        <w:rPr>
          <w:rFonts w:ascii="Times-Roman" w:hAnsi="Times-Roman"/>
          <w:bCs/>
        </w:rPr>
        <w:t>C (</w:t>
      </w:r>
      <w:r w:rsidRPr="00701F2B">
        <w:rPr>
          <w:rFonts w:ascii="Times-Roman" w:hAnsi="Times-Roman"/>
          <w:bCs/>
          <w:i/>
          <w:iCs/>
        </w:rPr>
        <w:t>x=0</w:t>
      </w:r>
      <w:r w:rsidR="009C3FBF">
        <w:rPr>
          <w:rFonts w:ascii="Times-Roman" w:hAnsi="Times-Roman"/>
          <w:bCs/>
          <w:i/>
          <w:iCs/>
        </w:rPr>
        <w:t>)</w:t>
      </w:r>
      <w:r w:rsidRPr="00701F2B">
        <w:rPr>
          <w:rFonts w:ascii="Times-Roman" w:hAnsi="Times-Roman"/>
          <w:bCs/>
        </w:rPr>
        <w:t xml:space="preserve"> </w:t>
      </w:r>
      <w:r w:rsidR="00BB2CB9" w:rsidRPr="00701F2B">
        <w:rPr>
          <w:rFonts w:ascii="Times-Roman" w:hAnsi="Times-Roman"/>
          <w:bCs/>
        </w:rPr>
        <w:t xml:space="preserve">is caused by the </w:t>
      </w:r>
      <w:r w:rsidR="009C3FBF">
        <w:rPr>
          <w:rFonts w:ascii="Times-Roman" w:hAnsi="Times-Roman"/>
          <w:bCs/>
        </w:rPr>
        <w:t>T-junction between Gen2, the scope, and the13.7m cable</w:t>
      </w:r>
      <w:r w:rsidR="00BB2CB9" w:rsidRPr="00701F2B">
        <w:rPr>
          <w:rFonts w:ascii="Times-Roman" w:hAnsi="Times-Roman"/>
          <w:bCs/>
        </w:rPr>
        <w:t xml:space="preserve">. The peak </w:t>
      </w:r>
      <w:r w:rsidR="009C3FBF">
        <w:rPr>
          <w:rFonts w:ascii="Times-Roman" w:hAnsi="Times-Roman"/>
          <w:bCs/>
        </w:rPr>
        <w:t xml:space="preserve">at B </w:t>
      </w:r>
      <w:r w:rsidR="00BB2CB9" w:rsidRPr="00701F2B">
        <w:rPr>
          <w:rFonts w:ascii="Times-Roman" w:hAnsi="Times-Roman"/>
          <w:bCs/>
        </w:rPr>
        <w:t>is caused by the T-</w:t>
      </w:r>
      <w:r w:rsidR="009C3FBF">
        <w:rPr>
          <w:rFonts w:ascii="Times-Roman" w:hAnsi="Times-Roman"/>
          <w:bCs/>
        </w:rPr>
        <w:t>junction</w:t>
      </w:r>
      <w:r w:rsidRPr="00701F2B">
        <w:rPr>
          <w:rFonts w:ascii="Times-Roman" w:hAnsi="Times-Roman"/>
          <w:bCs/>
        </w:rPr>
        <w:t xml:space="preserve"> </w:t>
      </w:r>
      <w:r w:rsidR="009C3FBF">
        <w:rPr>
          <w:rFonts w:ascii="Times-Roman" w:hAnsi="Times-Roman"/>
          <w:bCs/>
        </w:rPr>
        <w:t>between all three cables</w:t>
      </w:r>
      <w:r w:rsidR="00BB2CB9" w:rsidRPr="00701F2B">
        <w:rPr>
          <w:rFonts w:ascii="Times-Roman" w:hAnsi="Times-Roman"/>
          <w:bCs/>
        </w:rPr>
        <w:t xml:space="preserve">. </w:t>
      </w:r>
      <w:r w:rsidR="008D1882" w:rsidRPr="00701F2B">
        <w:rPr>
          <w:rFonts w:ascii="Times-Roman" w:hAnsi="Times-Roman"/>
          <w:bCs/>
        </w:rPr>
        <w:t>At</w:t>
      </w:r>
      <w:r w:rsidR="00BB2CB9" w:rsidRPr="00701F2B">
        <w:rPr>
          <w:rFonts w:ascii="Times-Roman" w:hAnsi="Times-Roman"/>
          <w:bCs/>
        </w:rPr>
        <w:t xml:space="preserve"> </w:t>
      </w:r>
      <w:r w:rsidR="009C3FBF">
        <w:rPr>
          <w:rFonts w:ascii="Times-Roman" w:hAnsi="Times-Roman"/>
          <w:bCs/>
        </w:rPr>
        <w:t>AD</w:t>
      </w:r>
      <w:r w:rsidR="008D1882" w:rsidRPr="00701F2B">
        <w:rPr>
          <w:rFonts w:ascii="Times-Roman" w:hAnsi="Times-Roman"/>
          <w:bCs/>
        </w:rPr>
        <w:t xml:space="preserve"> </w:t>
      </w:r>
      <w:r w:rsidR="008D1882" w:rsidRPr="009C3FBF">
        <w:rPr>
          <w:rFonts w:ascii="Times-Roman" w:hAnsi="Times-Roman"/>
          <w:bCs/>
        </w:rPr>
        <w:t>(44.2 m),</w:t>
      </w:r>
      <w:r w:rsidR="008D1882" w:rsidRPr="00701F2B">
        <w:rPr>
          <w:rFonts w:ascii="Times-Roman" w:hAnsi="Times-Roman"/>
          <w:bCs/>
          <w:i/>
          <w:iCs/>
        </w:rPr>
        <w:t xml:space="preserve"> </w:t>
      </w:r>
      <w:r w:rsidR="00BB2CB9" w:rsidRPr="00701F2B">
        <w:rPr>
          <w:rFonts w:ascii="Times-Roman" w:hAnsi="Times-Roman"/>
          <w:bCs/>
        </w:rPr>
        <w:t xml:space="preserve">we see </w:t>
      </w:r>
      <w:r w:rsidR="008D1882" w:rsidRPr="00701F2B">
        <w:rPr>
          <w:rFonts w:ascii="Times-Roman" w:hAnsi="Times-Roman"/>
          <w:bCs/>
        </w:rPr>
        <w:t>a positive</w:t>
      </w:r>
      <w:r w:rsidR="00BB2CB9" w:rsidRPr="00701F2B">
        <w:rPr>
          <w:rFonts w:ascii="Times-Roman" w:hAnsi="Times-Roman"/>
          <w:bCs/>
        </w:rPr>
        <w:t xml:space="preserve"> </w:t>
      </w:r>
      <w:r w:rsidR="008D1882" w:rsidRPr="00701F2B">
        <w:rPr>
          <w:rFonts w:ascii="Times-Roman" w:hAnsi="Times-Roman"/>
          <w:bCs/>
        </w:rPr>
        <w:t xml:space="preserve">peak corresponding to </w:t>
      </w:r>
      <w:r w:rsidR="009C3FBF">
        <w:rPr>
          <w:rFonts w:ascii="Times-Roman" w:hAnsi="Times-Roman"/>
          <w:bCs/>
        </w:rPr>
        <w:t>reflections that add up from open circuits</w:t>
      </w:r>
      <w:r w:rsidR="008D1882" w:rsidRPr="00701F2B">
        <w:rPr>
          <w:rFonts w:ascii="Times-Roman" w:hAnsi="Times-Roman"/>
          <w:bCs/>
        </w:rPr>
        <w:t xml:space="preserve"> </w:t>
      </w:r>
      <w:r w:rsidR="009C3FBF">
        <w:rPr>
          <w:rFonts w:ascii="Times-Roman" w:hAnsi="Times-Roman"/>
          <w:bCs/>
        </w:rPr>
        <w:t>at A and D.</w:t>
      </w:r>
      <w:r w:rsidR="00BB2CB9" w:rsidRPr="00701F2B">
        <w:rPr>
          <w:rFonts w:ascii="Times-Roman" w:hAnsi="Times-Roman"/>
          <w:bCs/>
        </w:rPr>
        <w:t xml:space="preserve"> </w:t>
      </w:r>
    </w:p>
    <w:p w14:paraId="31F6489B" w14:textId="508BAE37" w:rsidR="009D1089" w:rsidRDefault="009D1089" w:rsidP="00E95C65">
      <w:pPr>
        <w:keepNext/>
      </w:pPr>
      <w:r>
        <w:rPr>
          <w:noProof/>
        </w:rPr>
        <w:drawing>
          <wp:inline distT="0" distB="0" distL="0" distR="0" wp14:anchorId="4FDD9F64" wp14:editId="3D83EF7C">
            <wp:extent cx="3189605" cy="1752600"/>
            <wp:effectExtent l="0" t="0" r="0" b="0"/>
            <wp:docPr id="16014311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1752600"/>
                    </a:xfrm>
                    <a:prstGeom prst="rect">
                      <a:avLst/>
                    </a:prstGeom>
                    <a:noFill/>
                    <a:ln>
                      <a:noFill/>
                    </a:ln>
                  </pic:spPr>
                </pic:pic>
              </a:graphicData>
            </a:graphic>
          </wp:inline>
        </w:drawing>
      </w:r>
    </w:p>
    <w:p w14:paraId="733893F9" w14:textId="3C87C182" w:rsidR="00E95C65" w:rsidRPr="00CF232E" w:rsidRDefault="00E95C65" w:rsidP="00E95C65">
      <w:pPr>
        <w:spacing w:after="120"/>
        <w:jc w:val="both"/>
        <w:rPr>
          <w:rFonts w:ascii="Times" w:hAnsi="Times"/>
          <w:bCs/>
        </w:rPr>
      </w:pPr>
      <w:bookmarkStart w:id="233" w:name="_Ref189516819"/>
      <w:r>
        <w:t xml:space="preserve">Fig. </w:t>
      </w:r>
      <w:r>
        <w:fldChar w:fldCharType="begin"/>
      </w:r>
      <w:r>
        <w:instrText xml:space="preserve"> SEQ Figure \* ARABIC </w:instrText>
      </w:r>
      <w:r>
        <w:fldChar w:fldCharType="separate"/>
      </w:r>
      <w:r>
        <w:rPr>
          <w:noProof/>
        </w:rPr>
        <w:t>7</w:t>
      </w:r>
      <w:r>
        <w:fldChar w:fldCharType="end"/>
      </w:r>
      <w:bookmarkEnd w:id="233"/>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w:t>
      </w:r>
      <w:r w:rsidR="00954534">
        <w:rPr>
          <w:rFonts w:ascii="Times" w:hAnsi="Times"/>
          <w:bCs/>
        </w:rPr>
        <w:t xml:space="preserve"> Gen2 to apply</w:t>
      </w:r>
      <w:r w:rsidRPr="00C42B0C">
        <w:rPr>
          <w:rFonts w:ascii="Times" w:hAnsi="Times"/>
          <w:bCs/>
        </w:rPr>
        <w:t xml:space="preserve"> </w:t>
      </w:r>
      <w:r w:rsidRPr="00E358CA">
        <w:rPr>
          <w:rFonts w:ascii="Times" w:hAnsi="Times"/>
          <w:bCs/>
          <w:i/>
          <w:iCs/>
        </w:rPr>
        <w:t>m</w:t>
      </w:r>
      <w:r w:rsidR="00954534">
        <w:rPr>
          <w:rFonts w:ascii="Times" w:hAnsi="Times"/>
          <w:bCs/>
          <w:i/>
          <w:iCs/>
        </w:rPr>
        <w:t>-</w:t>
      </w:r>
      <w:r>
        <w:rPr>
          <w:rFonts w:ascii="Times" w:hAnsi="Times"/>
          <w:bCs/>
        </w:rPr>
        <w:t xml:space="preserve">, Gold, or ZCZ sequences </w:t>
      </w:r>
      <w:r w:rsidR="00954534">
        <w:rPr>
          <w:rFonts w:ascii="Times" w:hAnsi="Times"/>
          <w:bCs/>
        </w:rPr>
        <w:t>at C, where the scope is also connected</w:t>
      </w:r>
      <w:r>
        <w:rPr>
          <w:rFonts w:ascii="Times" w:hAnsi="Times"/>
          <w:bCs/>
        </w:rPr>
        <w:t>. T</w:t>
      </w:r>
      <w:r w:rsidRPr="00C42B0C">
        <w:rPr>
          <w:rFonts w:ascii="Times" w:hAnsi="Times"/>
          <w:bCs/>
        </w:rPr>
        <w:t>he</w:t>
      </w:r>
      <w:r>
        <w:rPr>
          <w:rFonts w:ascii="Times" w:hAnsi="Times"/>
          <w:bCs/>
        </w:rPr>
        <w:t xml:space="preserve"> </w:t>
      </w:r>
      <w:r w:rsidR="00954534">
        <w:rPr>
          <w:rFonts w:ascii="Times" w:hAnsi="Times"/>
          <w:bCs/>
        </w:rPr>
        <w:t>cable at A</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w:t>
      </w:r>
    </w:p>
    <w:p w14:paraId="223CE8D8" w14:textId="2A850D0C" w:rsidR="000912EF" w:rsidRDefault="002C0A8C" w:rsidP="008D1882">
      <w:pPr>
        <w:spacing w:after="120"/>
        <w:jc w:val="both"/>
        <w:rPr>
          <w:rFonts w:ascii="Helvetica" w:hAnsi="Helvetica"/>
          <w:bCs/>
          <w:smallCaps/>
          <w:color w:val="0070C0"/>
          <w:kern w:val="28"/>
          <w:lang w:eastAsia="x-none"/>
        </w:rPr>
      </w:pPr>
      <w:r w:rsidRPr="00CF232E">
        <w:rPr>
          <w:rFonts w:ascii="Helvetica" w:hAnsi="Helvetica"/>
          <w:smallCaps/>
          <w:color w:val="004393"/>
          <w:kern w:val="28"/>
          <w:lang w:eastAsia="x-none"/>
        </w:rPr>
        <w:t>3</w:t>
      </w:r>
      <w:r w:rsidR="005C326E" w:rsidRPr="00CF232E">
        <w:rPr>
          <w:rFonts w:ascii="Helvetica" w:hAnsi="Helvetica"/>
          <w:smallCaps/>
          <w:color w:val="004393"/>
          <w:kern w:val="28"/>
          <w:lang w:eastAsia="x-none"/>
        </w:rPr>
        <w:t xml:space="preserve">) </w:t>
      </w:r>
      <w:r w:rsidR="005C326E" w:rsidRPr="00CF232E">
        <w:rPr>
          <w:rFonts w:ascii="Helvetica" w:hAnsi="Helvetica"/>
          <w:bCs/>
          <w:smallCaps/>
          <w:color w:val="0070C0"/>
          <w:kern w:val="28"/>
          <w:lang w:eastAsia="x-none"/>
        </w:rPr>
        <w:t>Distributed diagnosis of wire network</w:t>
      </w:r>
    </w:p>
    <w:p w14:paraId="5BAAF1F9" w14:textId="2F03509C" w:rsidR="00701F2B" w:rsidRPr="00CF232E" w:rsidRDefault="00701F2B" w:rsidP="008D1882">
      <w:pPr>
        <w:spacing w:after="120"/>
        <w:jc w:val="both"/>
        <w:rPr>
          <w:rFonts w:ascii="Helvetica" w:hAnsi="Helvetica"/>
          <w:smallCaps/>
          <w:color w:val="004393"/>
          <w:kern w:val="28"/>
          <w:lang w:eastAsia="x-none"/>
        </w:rPr>
      </w:pPr>
      <w:r w:rsidRPr="00CF232E">
        <w:rPr>
          <w:bCs/>
        </w:rPr>
        <w:t xml:space="preserve">We </w:t>
      </w:r>
      <w:r>
        <w:rPr>
          <w:bCs/>
        </w:rPr>
        <w:t>now evaluate</w:t>
      </w:r>
      <w:r w:rsidRPr="00CF232E">
        <w:rPr>
          <w:bCs/>
        </w:rPr>
        <w:t xml:space="preserve"> a simultaneous and distributed diagnosis of the network. </w:t>
      </w:r>
      <w:r w:rsidR="00954534">
        <w:rPr>
          <w:bCs/>
        </w:rPr>
        <w:t xml:space="preserve">Gen1 at A </w:t>
      </w:r>
      <w:r w:rsidRPr="00CF232E">
        <w:rPr>
          <w:bCs/>
        </w:rPr>
        <w:t xml:space="preserve">sends one STDR signal while </w:t>
      </w:r>
      <w:r w:rsidR="00954534">
        <w:rPr>
          <w:bCs/>
        </w:rPr>
        <w:t>Gen2</w:t>
      </w:r>
      <w:r w:rsidRPr="00CF232E">
        <w:rPr>
          <w:bCs/>
        </w:rPr>
        <w:t xml:space="preserve"> </w:t>
      </w:r>
      <w:r w:rsidR="00954534">
        <w:rPr>
          <w:bCs/>
        </w:rPr>
        <w:t xml:space="preserve">at C </w:t>
      </w:r>
      <w:r w:rsidRPr="00CF232E">
        <w:rPr>
          <w:bCs/>
        </w:rPr>
        <w:t xml:space="preserve">sends </w:t>
      </w:r>
      <w:r w:rsidR="00954534">
        <w:rPr>
          <w:bCs/>
        </w:rPr>
        <w:t>additional</w:t>
      </w:r>
      <w:r w:rsidRPr="00CF232E">
        <w:rPr>
          <w:bCs/>
        </w:rPr>
        <w:t xml:space="preserve"> signals</w:t>
      </w:r>
      <w:r w:rsidR="00954534">
        <w:rPr>
          <w:bCs/>
        </w:rPr>
        <w:t xml:space="preserve"> </w:t>
      </w:r>
      <w:r w:rsidRPr="00CF232E">
        <w:rPr>
          <w:bCs/>
        </w:rPr>
        <w:t xml:space="preserve">to simulate multiple </w:t>
      </w:r>
      <w:r w:rsidR="00954534">
        <w:rPr>
          <w:bCs/>
        </w:rPr>
        <w:t xml:space="preserve">distributed </w:t>
      </w:r>
      <w:r w:rsidRPr="00CF232E">
        <w:rPr>
          <w:bCs/>
        </w:rPr>
        <w:t xml:space="preserve">testing </w:t>
      </w:r>
      <w:r w:rsidR="00954534">
        <w:rPr>
          <w:bCs/>
        </w:rPr>
        <w:t xml:space="preserve">for </w:t>
      </w:r>
      <w:r w:rsidRPr="00CF232E">
        <w:rPr>
          <w:bCs/>
        </w:rPr>
        <w:t>other parts of the network</w:t>
      </w:r>
      <w:r w:rsidR="00954534">
        <w:rPr>
          <w:bCs/>
        </w:rPr>
        <w:t>. With all sensors working simultaneously, signals from Gen2 cause some interference with those from Gen 1, which we evaluate in this section.</w:t>
      </w:r>
    </w:p>
    <w:p w14:paraId="262A661E" w14:textId="77777777" w:rsidR="00FE3834" w:rsidRPr="00CF232E" w:rsidRDefault="00FE3834" w:rsidP="00FE3834">
      <w:pPr>
        <w:pStyle w:val="Heading2"/>
        <w:numPr>
          <w:ilvl w:val="1"/>
          <w:numId w:val="6"/>
        </w:numPr>
        <w:rPr>
          <w:lang w:val="en-US"/>
        </w:rPr>
      </w:pPr>
      <w:r w:rsidRPr="00CF232E">
        <w:rPr>
          <w:lang w:val="en-US"/>
        </w:rPr>
        <w:t>View from Generator 1</w:t>
      </w:r>
    </w:p>
    <w:p w14:paraId="7322F0FC" w14:textId="1CAFFFCC" w:rsidR="00770C79" w:rsidRPr="00701F2B" w:rsidRDefault="00CD4BF2" w:rsidP="00AC6A05">
      <w:pPr>
        <w:pStyle w:val="PARAIndent"/>
        <w:spacing w:before="120" w:after="120"/>
        <w:ind w:firstLine="0"/>
        <w:rPr>
          <w:rFonts w:ascii="Times New Roman" w:hAnsi="Times New Roman"/>
          <w:bCs/>
        </w:rPr>
      </w:pPr>
      <w:r w:rsidRPr="00701F2B">
        <w:rPr>
          <w:rFonts w:ascii="Times New Roman" w:hAnsi="Times New Roman"/>
          <w:bCs/>
        </w:rPr>
        <w:t xml:space="preserve">The </w:t>
      </w:r>
      <w:r w:rsidR="00701F2B" w:rsidRPr="00701F2B">
        <w:rPr>
          <w:rFonts w:ascii="Times New Roman" w:hAnsi="Times New Roman"/>
          <w:bCs/>
        </w:rPr>
        <w:t xml:space="preserve">correlated reflection signatures measured at Gen1 (originally seen in </w:t>
      </w:r>
      <w:r w:rsidR="002D3D52">
        <w:rPr>
          <w:rFonts w:ascii="Times New Roman" w:hAnsi="Times New Roman"/>
          <w:bCs/>
        </w:rPr>
        <w:fldChar w:fldCharType="begin"/>
      </w:r>
      <w:r w:rsidR="002D3D52">
        <w:rPr>
          <w:rFonts w:ascii="Times New Roman" w:hAnsi="Times New Roman"/>
          <w:bCs/>
        </w:rPr>
        <w:instrText xml:space="preserve"> REF _Ref189516706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5</w:t>
      </w:r>
      <w:r w:rsidR="002D3D52">
        <w:rPr>
          <w:rFonts w:ascii="Times New Roman" w:hAnsi="Times New Roman"/>
          <w:bCs/>
        </w:rPr>
        <w:fldChar w:fldCharType="end"/>
      </w:r>
      <w:r w:rsidR="00701F2B" w:rsidRPr="00701F2B">
        <w:rPr>
          <w:rFonts w:ascii="Times New Roman" w:hAnsi="Times New Roman"/>
          <w:bCs/>
        </w:rPr>
        <w:t>)</w:t>
      </w:r>
      <w:r w:rsidRPr="00701F2B">
        <w:rPr>
          <w:rFonts w:ascii="Times New Roman" w:hAnsi="Times New Roman"/>
          <w:bCs/>
        </w:rPr>
        <w:t xml:space="preserve"> </w:t>
      </w:r>
      <w:r w:rsidR="00701F2B" w:rsidRPr="00701F2B">
        <w:rPr>
          <w:rFonts w:ascii="Times New Roman" w:hAnsi="Times New Roman"/>
          <w:bCs/>
        </w:rPr>
        <w:t>are</w:t>
      </w:r>
      <w:r w:rsidRPr="00701F2B">
        <w:rPr>
          <w:rFonts w:ascii="Times New Roman" w:hAnsi="Times New Roman"/>
          <w:bCs/>
        </w:rPr>
        <w:t xml:space="preserve"> shown in </w:t>
      </w:r>
      <w:r w:rsidR="002D3D52">
        <w:rPr>
          <w:rFonts w:ascii="Times New Roman" w:hAnsi="Times New Roman"/>
          <w:bCs/>
        </w:rPr>
        <w:fldChar w:fldCharType="begin"/>
      </w:r>
      <w:r w:rsidR="002D3D52">
        <w:rPr>
          <w:rFonts w:ascii="Times New Roman" w:hAnsi="Times New Roman"/>
          <w:bCs/>
        </w:rPr>
        <w:instrText xml:space="preserve"> REF _Ref189516891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8</w:t>
      </w:r>
      <w:r w:rsidR="002D3D52">
        <w:rPr>
          <w:rFonts w:ascii="Times New Roman" w:hAnsi="Times New Roman"/>
          <w:bCs/>
        </w:rPr>
        <w:fldChar w:fldCharType="end"/>
      </w:r>
      <w:r w:rsidR="00701F2B" w:rsidRPr="00701F2B">
        <w:rPr>
          <w:rFonts w:ascii="Times New Roman" w:hAnsi="Times New Roman"/>
          <w:bCs/>
        </w:rPr>
        <w:t>. Additional sequences (interferers) are sent into the system by Gen2. Up to 15 additional sequences (each with amplitude</w:t>
      </w:r>
      <w:r w:rsidR="00954534">
        <w:rPr>
          <w:rFonts w:ascii="Times New Roman" w:hAnsi="Times New Roman"/>
          <w:bCs/>
        </w:rPr>
        <w:t xml:space="preserve"> 62.7mV</w:t>
      </w:r>
      <w:r w:rsidR="00701F2B" w:rsidRPr="00701F2B">
        <w:rPr>
          <w:rFonts w:ascii="Times New Roman" w:hAnsi="Times New Roman"/>
          <w:bCs/>
        </w:rPr>
        <w:t>) are added up, slightly delayed from each other, and sent into the system by Gen2</w:t>
      </w:r>
      <w:r w:rsidR="00954534">
        <w:rPr>
          <w:rFonts w:ascii="Times New Roman" w:hAnsi="Times New Roman"/>
          <w:bCs/>
        </w:rPr>
        <w:t xml:space="preserve"> at C</w:t>
      </w:r>
      <w:r w:rsidR="00701F2B" w:rsidRPr="00701F2B">
        <w:rPr>
          <w:rFonts w:ascii="Times New Roman" w:hAnsi="Times New Roman"/>
          <w:bCs/>
        </w:rPr>
        <w:t xml:space="preserve">. Significant interference is seen for measurements at Gen1 for </w:t>
      </w:r>
      <w:r w:rsidR="00701F2B" w:rsidRPr="00701F2B">
        <w:rPr>
          <w:rFonts w:ascii="Times New Roman" w:hAnsi="Times New Roman"/>
          <w:bCs/>
          <w:i/>
          <w:iCs/>
        </w:rPr>
        <w:t>m</w:t>
      </w:r>
      <w:r w:rsidR="00954534">
        <w:rPr>
          <w:rFonts w:ascii="Times New Roman" w:hAnsi="Times New Roman"/>
          <w:bCs/>
          <w:i/>
          <w:iCs/>
        </w:rPr>
        <w:t>-</w:t>
      </w:r>
      <w:r w:rsidR="00701F2B" w:rsidRPr="00701F2B">
        <w:rPr>
          <w:rFonts w:ascii="Times New Roman" w:hAnsi="Times New Roman"/>
          <w:bCs/>
        </w:rPr>
        <w:t xml:space="preserve"> and </w:t>
      </w:r>
      <w:proofErr w:type="gramStart"/>
      <w:r w:rsidR="00701F2B" w:rsidRPr="00701F2B">
        <w:rPr>
          <w:rFonts w:ascii="Times New Roman" w:hAnsi="Times New Roman"/>
          <w:bCs/>
        </w:rPr>
        <w:t>Gold</w:t>
      </w:r>
      <w:proofErr w:type="gramEnd"/>
      <w:r w:rsidR="00701F2B" w:rsidRPr="00701F2B">
        <w:rPr>
          <w:rFonts w:ascii="Times New Roman" w:hAnsi="Times New Roman"/>
          <w:bCs/>
        </w:rPr>
        <w:t xml:space="preserve"> sequences, but little interference is seen for ZCZ sequences. It is important to note that the amplitude of the signals was chosen so that when constructive interference (the sum) of all 1</w:t>
      </w:r>
      <w:r w:rsidR="006E60B6">
        <w:rPr>
          <w:rFonts w:ascii="Times New Roman" w:hAnsi="Times New Roman"/>
          <w:bCs/>
        </w:rPr>
        <w:t>5</w:t>
      </w:r>
      <w:r w:rsidR="00701F2B" w:rsidRPr="00701F2B">
        <w:rPr>
          <w:rFonts w:ascii="Times New Roman" w:hAnsi="Times New Roman"/>
          <w:bCs/>
        </w:rPr>
        <w:t xml:space="preserve"> codes occurs, which will give 1</w:t>
      </w:r>
      <w:r w:rsidR="006E60B6">
        <w:rPr>
          <w:rFonts w:ascii="Times New Roman" w:hAnsi="Times New Roman"/>
          <w:bCs/>
        </w:rPr>
        <w:t>5</w:t>
      </w:r>
      <w:r w:rsidR="00701F2B" w:rsidRPr="00701F2B">
        <w:rPr>
          <w:rFonts w:ascii="Times New Roman" w:hAnsi="Times New Roman"/>
          <w:bCs/>
        </w:rPr>
        <w:t xml:space="preserve"> times the original amplitude, the function generator would not clip this total amplitude. Also, the reason codes were added up out of sync by portions of a chip, is that there is more interference from this than from codes that are delayed by integer chip lengths.</w:t>
      </w:r>
    </w:p>
    <w:p w14:paraId="792E8CDC" w14:textId="01A3D69E" w:rsidR="002340A0" w:rsidRPr="00CF232E" w:rsidRDefault="005726FE" w:rsidP="00CD4BF2">
      <w:pPr>
        <w:pStyle w:val="PARAIndent"/>
        <w:ind w:firstLine="0"/>
        <w:rPr>
          <w:bCs/>
        </w:rPr>
      </w:pPr>
      <w:r>
        <w:rPr>
          <w:bCs/>
          <w:noProof/>
        </w:rPr>
        <w:drawing>
          <wp:inline distT="0" distB="0" distL="0" distR="0" wp14:anchorId="5879FF4A" wp14:editId="056D09F9">
            <wp:extent cx="3194050" cy="1765300"/>
            <wp:effectExtent l="0" t="0" r="6350" b="6350"/>
            <wp:docPr id="1424843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7C229845" w14:textId="023DD456" w:rsidR="00AE2E2E"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(a)</w:t>
      </w:r>
    </w:p>
    <w:p w14:paraId="3A20980D" w14:textId="78102B9C" w:rsidR="004C7089" w:rsidRPr="00CF232E" w:rsidRDefault="004E2D2C" w:rsidP="00CD4BF2">
      <w:pPr>
        <w:pStyle w:val="PARAIndent"/>
        <w:ind w:firstLine="0"/>
        <w:rPr>
          <w:bCs/>
        </w:rPr>
      </w:pPr>
      <w:r>
        <w:rPr>
          <w:bCs/>
          <w:noProof/>
        </w:rPr>
        <w:lastRenderedPageBreak/>
        <w:drawing>
          <wp:inline distT="0" distB="0" distL="0" distR="0" wp14:anchorId="70BEC2BF" wp14:editId="1F65ED38">
            <wp:extent cx="3194050" cy="1758950"/>
            <wp:effectExtent l="0" t="0" r="6350" b="0"/>
            <wp:docPr id="14167407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1758950"/>
                    </a:xfrm>
                    <a:prstGeom prst="rect">
                      <a:avLst/>
                    </a:prstGeom>
                    <a:noFill/>
                    <a:ln>
                      <a:noFill/>
                    </a:ln>
                  </pic:spPr>
                </pic:pic>
              </a:graphicData>
            </a:graphic>
          </wp:inline>
        </w:drawing>
      </w:r>
    </w:p>
    <w:p w14:paraId="5997F746" w14:textId="160CE5AC" w:rsidR="00CD4BF2"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(b)</w:t>
      </w:r>
    </w:p>
    <w:p w14:paraId="2D0F7D8A" w14:textId="6AC8ABDA" w:rsidR="00E95C65" w:rsidRDefault="00B12BD8" w:rsidP="00E95C65">
      <w:pPr>
        <w:pStyle w:val="PARAIndent"/>
        <w:keepNext/>
        <w:ind w:firstLine="0"/>
      </w:pPr>
      <w:r>
        <w:rPr>
          <w:noProof/>
        </w:rPr>
        <w:drawing>
          <wp:inline distT="0" distB="0" distL="0" distR="0" wp14:anchorId="7C01D5D0" wp14:editId="2F75CD8C">
            <wp:extent cx="3194050" cy="1765300"/>
            <wp:effectExtent l="0" t="0" r="6350" b="6350"/>
            <wp:docPr id="13845833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3152A9DA" w14:textId="77777777" w:rsidR="00E95C65" w:rsidRPr="00CF232E" w:rsidRDefault="00E95C65" w:rsidP="00E95C65">
      <w:pPr>
        <w:jc w:val="center"/>
        <w:rPr>
          <w:rFonts w:ascii="Helvetica" w:hAnsi="Helvetica"/>
          <w:smallCaps/>
          <w:color w:val="004393"/>
          <w:kern w:val="28"/>
          <w:lang w:eastAsia="x-none"/>
        </w:rPr>
      </w:pPr>
      <w:r w:rsidRPr="00CF232E">
        <w:rPr>
          <w:rFonts w:ascii="Times-Roman" w:hAnsi="Times-Roman" w:cs="Times-Roman"/>
          <w:bCs/>
        </w:rPr>
        <w:t>(</w:t>
      </w:r>
      <w:r>
        <w:rPr>
          <w:rFonts w:ascii="Times-Roman" w:hAnsi="Times-Roman" w:cs="Times-Roman"/>
          <w:bCs/>
        </w:rPr>
        <w:t>c</w:t>
      </w:r>
      <w:r w:rsidRPr="00CF232E">
        <w:rPr>
          <w:rFonts w:ascii="Times-Roman" w:hAnsi="Times-Roman" w:cs="Times-Roman"/>
          <w:bCs/>
        </w:rPr>
        <w:t>)</w:t>
      </w:r>
    </w:p>
    <w:p w14:paraId="2E6822CF" w14:textId="48C84179" w:rsidR="00E95C65" w:rsidRPr="00CF232E" w:rsidRDefault="00E95C65" w:rsidP="00E95C65">
      <w:pPr>
        <w:spacing w:after="120"/>
        <w:jc w:val="both"/>
        <w:rPr>
          <w:rFonts w:ascii="Times-Roman" w:hAnsi="Times-Roman" w:cs="Times-Roman"/>
          <w:bCs/>
        </w:rPr>
      </w:pPr>
      <w:bookmarkStart w:id="234" w:name="_Ref189516891"/>
      <w:r>
        <w:t xml:space="preserve">Fig. </w:t>
      </w:r>
      <w:r>
        <w:fldChar w:fldCharType="begin"/>
      </w:r>
      <w:r>
        <w:instrText xml:space="preserve"> SEQ Figure \* ARABIC </w:instrText>
      </w:r>
      <w:r>
        <w:fldChar w:fldCharType="separate"/>
      </w:r>
      <w:r>
        <w:rPr>
          <w:noProof/>
        </w:rPr>
        <w:t>8</w:t>
      </w:r>
      <w:r>
        <w:fldChar w:fldCharType="end"/>
      </w:r>
      <w:bookmarkEnd w:id="234"/>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 Gen</w:t>
      </w:r>
      <w:r>
        <w:rPr>
          <w:rFonts w:ascii="Times" w:hAnsi="Times"/>
          <w:bCs/>
        </w:rPr>
        <w:t>1</w:t>
      </w:r>
      <w:r w:rsidR="00954534">
        <w:rPr>
          <w:rFonts w:ascii="Times" w:hAnsi="Times"/>
          <w:bCs/>
        </w:rPr>
        <w:t xml:space="preserve"> (</w:t>
      </w:r>
      <w:r w:rsidR="00094379">
        <w:rPr>
          <w:rFonts w:ascii="Times" w:hAnsi="Times"/>
          <w:bCs/>
        </w:rPr>
        <w:t xml:space="preserve">at </w:t>
      </w:r>
      <w:r w:rsidR="00954534">
        <w:rPr>
          <w:rFonts w:ascii="Times" w:hAnsi="Times"/>
          <w:bCs/>
        </w:rPr>
        <w:t>A)</w:t>
      </w:r>
      <w:r>
        <w:rPr>
          <w:rFonts w:ascii="Times" w:hAnsi="Times"/>
          <w:bCs/>
        </w:rPr>
        <w:t xml:space="preserve">. Gen2 </w:t>
      </w:r>
      <w:r w:rsidR="00954534">
        <w:rPr>
          <w:rFonts w:ascii="Times" w:hAnsi="Times"/>
          <w:bCs/>
        </w:rPr>
        <w:t>(</w:t>
      </w:r>
      <w:r w:rsidR="00094379">
        <w:rPr>
          <w:rFonts w:ascii="Times" w:hAnsi="Times"/>
          <w:bCs/>
        </w:rPr>
        <w:t xml:space="preserve">at </w:t>
      </w:r>
      <w:r w:rsidR="00954534">
        <w:rPr>
          <w:rFonts w:ascii="Times" w:hAnsi="Times"/>
          <w:bCs/>
        </w:rPr>
        <w:t xml:space="preserve">C) is </w:t>
      </w:r>
      <w:r w:rsidRPr="00C42B0C">
        <w:rPr>
          <w:rFonts w:ascii="Times" w:hAnsi="Times"/>
          <w:bCs/>
        </w:rPr>
        <w:t>matched.</w:t>
      </w:r>
      <w:r>
        <w:rPr>
          <w:rFonts w:ascii="Times" w:hAnsi="Times"/>
          <w:bCs/>
        </w:rPr>
        <w:t xml:space="preserve"> Gen2 </w:t>
      </w:r>
      <w:r w:rsidRPr="00C42B0C">
        <w:rPr>
          <w:rFonts w:ascii="Times" w:hAnsi="Times"/>
          <w:bCs/>
        </w:rPr>
        <w:t>inject</w:t>
      </w:r>
      <w:r>
        <w:rPr>
          <w:rFonts w:ascii="Times" w:hAnsi="Times"/>
          <w:bCs/>
        </w:rPr>
        <w:t>s up to 15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 (b)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(c) ZCZ sequences.</w:t>
      </w:r>
    </w:p>
    <w:p w14:paraId="6F5EBD7F" w14:textId="03095C7B" w:rsidR="0049434C" w:rsidRPr="005E2576" w:rsidRDefault="00701F2B" w:rsidP="005E2576">
      <w:pPr>
        <w:jc w:val="both"/>
        <w:rPr>
          <w:rFonts w:ascii="Times-Roman" w:hAnsi="Times-Roman" w:cs="Times-Roman"/>
          <w:bCs/>
        </w:rPr>
      </w:pPr>
      <w:r>
        <w:rPr>
          <w:rFonts w:ascii="Times-Roman" w:hAnsi="Times-Roman" w:cs="Times-Roman"/>
          <w:bCs/>
        </w:rPr>
        <w:t>T</w:t>
      </w:r>
      <w:r w:rsidR="00B50670" w:rsidRPr="00CF232E">
        <w:rPr>
          <w:rFonts w:ascii="Times-Roman" w:hAnsi="Times-Roman" w:cs="Times-Roman"/>
          <w:bCs/>
        </w:rPr>
        <w:t>he interference signal</w:t>
      </w:r>
      <w:r>
        <w:rPr>
          <w:rFonts w:ascii="Times-Roman" w:hAnsi="Times-Roman" w:cs="Times-Roman"/>
          <w:bCs/>
        </w:rPr>
        <w:t>s have</w:t>
      </w:r>
      <w:r w:rsidR="00B50670" w:rsidRPr="00CF232E">
        <w:rPr>
          <w:rFonts w:ascii="Times-Roman" w:hAnsi="Times-Roman" w:cs="Times-Roman"/>
          <w:bCs/>
        </w:rPr>
        <w:t xml:space="preserve"> a significant impact on the diagnos</w:t>
      </w:r>
      <w:r>
        <w:rPr>
          <w:rFonts w:ascii="Times-Roman" w:hAnsi="Times-Roman" w:cs="Times-Roman"/>
          <w:bCs/>
        </w:rPr>
        <w:t>tic</w:t>
      </w:r>
      <w:r w:rsidR="00B50670" w:rsidRPr="00CF232E">
        <w:rPr>
          <w:rFonts w:ascii="Times-Roman" w:hAnsi="Times-Roman" w:cs="Times-Roman"/>
          <w:bCs/>
        </w:rPr>
        <w:t xml:space="preserve"> capability</w:t>
      </w:r>
      <w:r>
        <w:rPr>
          <w:rFonts w:ascii="Times-Roman" w:hAnsi="Times-Roman" w:cs="Times-Roman"/>
          <w:bCs/>
        </w:rPr>
        <w:t xml:space="preserve"> of the system, as shown in </w:t>
      </w:r>
      <w:r w:rsidR="002D3D52">
        <w:rPr>
          <w:rFonts w:ascii="Times-Roman" w:hAnsi="Times-Roman" w:cs="Times-Roman"/>
          <w:bCs/>
        </w:rPr>
        <w:fldChar w:fldCharType="begin"/>
      </w:r>
      <w:r w:rsidR="002D3D52">
        <w:rPr>
          <w:rFonts w:ascii="Times-Roman" w:hAnsi="Times-Roman" w:cs="Times-Roman"/>
          <w:bCs/>
        </w:rPr>
        <w:instrText xml:space="preserve"> REF _Ref189516891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8</w:t>
      </w:r>
      <w:r w:rsidR="002D3D52">
        <w:rPr>
          <w:rFonts w:ascii="Times-Roman" w:hAnsi="Times-Roman" w:cs="Times-Roman"/>
          <w:bCs/>
        </w:rPr>
        <w:fldChar w:fldCharType="end"/>
      </w:r>
      <w:r w:rsidR="00B50670" w:rsidRPr="00CF232E">
        <w:rPr>
          <w:rFonts w:ascii="Times-Roman" w:hAnsi="Times-Roman" w:cs="Times-Roman"/>
          <w:bCs/>
        </w:rPr>
        <w:t xml:space="preserve">. Even </w:t>
      </w:r>
      <w:r>
        <w:rPr>
          <w:rFonts w:ascii="Times-Roman" w:hAnsi="Times-Roman" w:cs="Times-Roman"/>
          <w:bCs/>
        </w:rPr>
        <w:t>two</w:t>
      </w:r>
      <w:r w:rsidR="00B50670" w:rsidRPr="00CF232E">
        <w:rPr>
          <w:rFonts w:ascii="Times-Roman" w:hAnsi="Times-Roman" w:cs="Times-Roman"/>
          <w:bCs/>
        </w:rPr>
        <w:t xml:space="preserve"> interferers are enough to cause ambiguity when </w:t>
      </w:r>
      <w:r w:rsidR="00B50670" w:rsidRPr="00701F2B">
        <w:rPr>
          <w:rFonts w:ascii="Times-Roman" w:hAnsi="Times-Roman" w:cs="Times-Roman"/>
          <w:bCs/>
          <w:i/>
          <w:iCs/>
        </w:rPr>
        <w:t>m</w:t>
      </w:r>
      <w:r w:rsidR="00954534">
        <w:rPr>
          <w:rFonts w:ascii="Times-Roman" w:hAnsi="Times-Roman" w:cs="Times-Roman"/>
          <w:bCs/>
          <w:i/>
          <w:iCs/>
        </w:rPr>
        <w:t>-</w:t>
      </w:r>
      <w:r w:rsidR="00B50670" w:rsidRPr="00CF232E">
        <w:rPr>
          <w:rFonts w:ascii="Times-Roman" w:hAnsi="Times-Roman" w:cs="Times-Roman"/>
          <w:bCs/>
        </w:rPr>
        <w:t xml:space="preserve"> and </w:t>
      </w:r>
      <w:proofErr w:type="gramStart"/>
      <w:r>
        <w:rPr>
          <w:rFonts w:ascii="Times-Roman" w:hAnsi="Times-Roman" w:cs="Times-Roman"/>
          <w:bCs/>
        </w:rPr>
        <w:t>G</w:t>
      </w:r>
      <w:r w:rsidR="00B50670" w:rsidRPr="00CF232E">
        <w:rPr>
          <w:rFonts w:ascii="Times-Roman" w:hAnsi="Times-Roman" w:cs="Times-Roman"/>
          <w:bCs/>
        </w:rPr>
        <w:t>old</w:t>
      </w:r>
      <w:proofErr w:type="gramEnd"/>
      <w:r w:rsidR="00B50670" w:rsidRPr="00CF232E">
        <w:rPr>
          <w:rFonts w:ascii="Times-Roman" w:hAnsi="Times-Roman" w:cs="Times-Roman"/>
          <w:bCs/>
        </w:rPr>
        <w:t xml:space="preserve"> sequences are used. ZCZ sequences with their ideal correlation properties are not impacted by other interferers</w:t>
      </w:r>
      <w:r>
        <w:rPr>
          <w:rFonts w:ascii="Times-Roman" w:hAnsi="Times-Roman" w:cs="Times-Roman"/>
          <w:bCs/>
        </w:rPr>
        <w:t xml:space="preserve"> in this time/distance zone</w:t>
      </w:r>
      <w:r w:rsidR="00B50670" w:rsidRPr="00CF232E">
        <w:rPr>
          <w:rFonts w:ascii="Times-Roman" w:hAnsi="Times-Roman" w:cs="Times-Roman"/>
          <w:bCs/>
        </w:rPr>
        <w:t>.</w:t>
      </w:r>
      <w:r>
        <w:rPr>
          <w:rFonts w:ascii="Times-Roman" w:hAnsi="Times-Roman" w:cs="Times-Roman"/>
          <w:bCs/>
        </w:rPr>
        <w:t xml:space="preserve"> Similar results are seen for </w:t>
      </w:r>
      <w:r w:rsidR="00B50670" w:rsidRPr="00CF232E">
        <w:rPr>
          <w:rFonts w:ascii="Times-Roman" w:hAnsi="Times-Roman" w:cs="Times-Roman"/>
          <w:bCs/>
        </w:rPr>
        <w:t>SSTDR</w:t>
      </w:r>
      <w:r>
        <w:rPr>
          <w:rFonts w:ascii="Times-Roman" w:hAnsi="Times-Roman" w:cs="Times-Roman"/>
          <w:bCs/>
        </w:rPr>
        <w:t xml:space="preserve"> in </w:t>
      </w:r>
      <w:r w:rsidR="002D3D52">
        <w:rPr>
          <w:rFonts w:ascii="Times-Roman" w:hAnsi="Times-Roman" w:cs="Times-Roman"/>
          <w:bCs/>
        </w:rPr>
        <w:fldChar w:fldCharType="begin"/>
      </w:r>
      <w:r w:rsidR="002D3D52">
        <w:rPr>
          <w:rFonts w:ascii="Times-Roman" w:hAnsi="Times-Roman" w:cs="Times-Roman"/>
          <w:bCs/>
        </w:rPr>
        <w:instrText xml:space="preserve"> REF _Ref189516915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9</w:t>
      </w:r>
      <w:r w:rsidR="002D3D52">
        <w:rPr>
          <w:rFonts w:ascii="Times-Roman" w:hAnsi="Times-Roman" w:cs="Times-Roman"/>
          <w:bCs/>
        </w:rPr>
        <w:fldChar w:fldCharType="end"/>
      </w:r>
      <w:r>
        <w:rPr>
          <w:rFonts w:ascii="Times-Roman" w:hAnsi="Times-Roman" w:cs="Times-Roman"/>
          <w:bCs/>
        </w:rPr>
        <w:t>.</w:t>
      </w:r>
      <w:r w:rsidRPr="00701F2B">
        <w:rPr>
          <w:rFonts w:ascii="Times-Roman" w:hAnsi="Times-Roman" w:cs="Times-Roman"/>
          <w:bCs/>
        </w:rPr>
        <w:t xml:space="preserve"> </w:t>
      </w:r>
      <w:r>
        <w:rPr>
          <w:rFonts w:ascii="Times-Roman" w:hAnsi="Times-Roman" w:cs="Times-Roman"/>
          <w:bCs/>
        </w:rPr>
        <w:t>With 1</w:t>
      </w:r>
      <w:r w:rsidR="00954534">
        <w:rPr>
          <w:rFonts w:ascii="Times-Roman" w:hAnsi="Times-Roman" w:cs="Times-Roman"/>
          <w:bCs/>
        </w:rPr>
        <w:t>5</w:t>
      </w:r>
      <w:r>
        <w:rPr>
          <w:rFonts w:ascii="Times-Roman" w:hAnsi="Times-Roman" w:cs="Times-Roman"/>
          <w:bCs/>
        </w:rPr>
        <w:t xml:space="preserve"> interferers, </w:t>
      </w:r>
      <w:r w:rsidRPr="00701F2B">
        <w:rPr>
          <w:rFonts w:ascii="Times-Roman" w:hAnsi="Times-Roman" w:cs="Times-Roman"/>
          <w:bCs/>
          <w:i/>
          <w:iCs/>
        </w:rPr>
        <w:t>m</w:t>
      </w:r>
      <w:r w:rsidR="00954534">
        <w:rPr>
          <w:rFonts w:ascii="Times-Roman" w:hAnsi="Times-Roman" w:cs="Times-Roman"/>
          <w:bCs/>
          <w:i/>
          <w:iCs/>
        </w:rPr>
        <w:t>-</w:t>
      </w:r>
      <w:r>
        <w:rPr>
          <w:rFonts w:ascii="Times-Roman" w:hAnsi="Times-Roman" w:cs="Times-Roman"/>
          <w:bCs/>
        </w:rPr>
        <w:t xml:space="preserve"> and </w:t>
      </w:r>
      <w:proofErr w:type="gramStart"/>
      <w:r>
        <w:rPr>
          <w:rFonts w:ascii="Times-Roman" w:hAnsi="Times-Roman" w:cs="Times-Roman"/>
          <w:bCs/>
        </w:rPr>
        <w:t>Gold</w:t>
      </w:r>
      <w:proofErr w:type="gramEnd"/>
      <w:r>
        <w:rPr>
          <w:rFonts w:ascii="Times-Roman" w:hAnsi="Times-Roman" w:cs="Times-Roman"/>
          <w:bCs/>
        </w:rPr>
        <w:t xml:space="preserve"> sequences have significant interference, but the ZCZ codes have very little.</w:t>
      </w:r>
    </w:p>
    <w:p w14:paraId="124D1E38" w14:textId="7216053E" w:rsidR="00E95C65" w:rsidRDefault="005E2576" w:rsidP="00E95C65">
      <w:pPr>
        <w:pStyle w:val="PARAIndent"/>
        <w:keepNext/>
        <w:ind w:firstLine="0"/>
      </w:pPr>
      <w:r>
        <w:rPr>
          <w:noProof/>
        </w:rPr>
        <w:drawing>
          <wp:inline distT="0" distB="0" distL="0" distR="0" wp14:anchorId="441AE4ED" wp14:editId="2FE8E7D3">
            <wp:extent cx="3200400" cy="1790766"/>
            <wp:effectExtent l="0" t="0" r="0" b="0"/>
            <wp:docPr id="7957524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790766"/>
                    </a:xfrm>
                    <a:prstGeom prst="rect">
                      <a:avLst/>
                    </a:prstGeom>
                    <a:noFill/>
                  </pic:spPr>
                </pic:pic>
              </a:graphicData>
            </a:graphic>
          </wp:inline>
        </w:drawing>
      </w:r>
    </w:p>
    <w:p w14:paraId="24F234EE" w14:textId="65202C2D" w:rsidR="00E95C65" w:rsidRPr="00CF232E" w:rsidRDefault="00E95C65" w:rsidP="00E95C65">
      <w:pPr>
        <w:spacing w:after="120"/>
        <w:jc w:val="both"/>
        <w:rPr>
          <w:rFonts w:ascii="Times-Roman" w:hAnsi="Times-Roman" w:cs="Times-Roman"/>
          <w:bCs/>
        </w:rPr>
      </w:pPr>
      <w:bookmarkStart w:id="235" w:name="_Ref189516915"/>
      <w:r>
        <w:t xml:space="preserve">Fig. </w:t>
      </w:r>
      <w:r>
        <w:fldChar w:fldCharType="begin"/>
      </w:r>
      <w:r>
        <w:instrText xml:space="preserve"> SEQ Figure \* ARABIC </w:instrText>
      </w:r>
      <w:r>
        <w:fldChar w:fldCharType="separate"/>
      </w:r>
      <w:r>
        <w:rPr>
          <w:noProof/>
        </w:rPr>
        <w:t>9</w:t>
      </w:r>
      <w:r>
        <w:fldChar w:fldCharType="end"/>
      </w:r>
      <w:bookmarkEnd w:id="235"/>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00094379">
        <w:rPr>
          <w:rFonts w:ascii="Times" w:hAnsi="Times"/>
          <w:bCs/>
        </w:rPr>
        <w:t>is</w:t>
      </w:r>
      <w:r>
        <w:rPr>
          <w:rFonts w:ascii="Times" w:hAnsi="Times"/>
          <w:bCs/>
        </w:rPr>
        <w:t xml:space="preserve"> applied at</w:t>
      </w:r>
      <w:r w:rsidRPr="00C42B0C">
        <w:rPr>
          <w:rFonts w:ascii="Times" w:hAnsi="Times"/>
          <w:bCs/>
        </w:rPr>
        <w:t xml:space="preserve"> Gen</w:t>
      </w:r>
      <w:r>
        <w:rPr>
          <w:rFonts w:ascii="Times" w:hAnsi="Times"/>
          <w:bCs/>
        </w:rPr>
        <w:t>1</w:t>
      </w:r>
      <w:r w:rsidR="00954534">
        <w:rPr>
          <w:rFonts w:ascii="Times" w:hAnsi="Times"/>
          <w:bCs/>
        </w:rPr>
        <w:t>(</w:t>
      </w:r>
      <w:r w:rsidR="00094379">
        <w:rPr>
          <w:rFonts w:ascii="Times" w:hAnsi="Times"/>
          <w:bCs/>
        </w:rPr>
        <w:t xml:space="preserve">at </w:t>
      </w:r>
      <w:r w:rsidR="00954534">
        <w:rPr>
          <w:rFonts w:ascii="Times" w:hAnsi="Times"/>
          <w:bCs/>
        </w:rPr>
        <w:t>A)</w:t>
      </w:r>
      <w:r>
        <w:rPr>
          <w:rFonts w:ascii="Times" w:hAnsi="Times"/>
          <w:bCs/>
        </w:rPr>
        <w:t>. Gen2</w:t>
      </w:r>
      <w:r w:rsidR="00094379">
        <w:rPr>
          <w:rFonts w:ascii="Times" w:hAnsi="Times"/>
          <w:bCs/>
        </w:rPr>
        <w:t xml:space="preserve"> </w:t>
      </w:r>
      <w:r w:rsidR="00954534">
        <w:rPr>
          <w:rFonts w:ascii="Times" w:hAnsi="Times"/>
          <w:bCs/>
        </w:rPr>
        <w:t>(</w:t>
      </w:r>
      <w:r w:rsidR="00094379">
        <w:rPr>
          <w:rFonts w:ascii="Times" w:hAnsi="Times"/>
          <w:bCs/>
        </w:rPr>
        <w:t xml:space="preserve">at </w:t>
      </w:r>
      <w:r w:rsidR="00954534">
        <w:rPr>
          <w:rFonts w:ascii="Times" w:hAnsi="Times"/>
          <w:bCs/>
        </w:rPr>
        <w:t>C)</w:t>
      </w:r>
      <w:r>
        <w:rPr>
          <w:rFonts w:ascii="Times" w:hAnsi="Times"/>
          <w:bCs/>
        </w:rPr>
        <w:t xml:space="preserve"> </w:t>
      </w:r>
      <w:r w:rsidR="00954534">
        <w:rPr>
          <w:rFonts w:ascii="Times" w:hAnsi="Times"/>
          <w:bCs/>
        </w:rPr>
        <w:t xml:space="preserve">is </w:t>
      </w:r>
      <w:r w:rsidRPr="00C42B0C">
        <w:rPr>
          <w:rFonts w:ascii="Times" w:hAnsi="Times"/>
          <w:bCs/>
        </w:rPr>
        <w:t>matched</w:t>
      </w:r>
      <w:r>
        <w:rPr>
          <w:rFonts w:ascii="Times" w:hAnsi="Times"/>
          <w:bCs/>
        </w:rPr>
        <w:t xml:space="preserve"> and </w:t>
      </w:r>
      <w:r w:rsidRPr="00C42B0C">
        <w:rPr>
          <w:rFonts w:ascii="Times" w:hAnsi="Times"/>
          <w:bCs/>
        </w:rPr>
        <w:t>inject</w:t>
      </w:r>
      <w:r>
        <w:rPr>
          <w:rFonts w:ascii="Times" w:hAnsi="Times"/>
          <w:bCs/>
        </w:rPr>
        <w:t>s 1</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Roman" w:hAnsi="Times-Roman" w:cs="Times-Roman"/>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sequences.</w:t>
      </w:r>
    </w:p>
    <w:p w14:paraId="423BD6A9" w14:textId="602246A2" w:rsidR="00FE3834" w:rsidRPr="00CF232E" w:rsidRDefault="00FE3834" w:rsidP="00FE3834">
      <w:pPr>
        <w:pStyle w:val="Heading2"/>
        <w:rPr>
          <w:lang w:val="en-US"/>
        </w:rPr>
      </w:pPr>
      <w:r w:rsidRPr="00CF232E">
        <w:rPr>
          <w:lang w:val="en-US"/>
        </w:rPr>
        <w:t xml:space="preserve">View from Generator 2 </w:t>
      </w:r>
    </w:p>
    <w:p w14:paraId="6AD634F1" w14:textId="506F16F3" w:rsidR="00FE3834" w:rsidRPr="00E95C65" w:rsidRDefault="00FE3834" w:rsidP="00E95C65">
      <w:pPr>
        <w:pStyle w:val="PARAIndent"/>
        <w:ind w:firstLine="0"/>
        <w:rPr>
          <w:rFonts w:ascii="Times New Roman" w:hAnsi="Times New Roman"/>
          <w:bCs/>
        </w:rPr>
      </w:pPr>
      <w:r w:rsidRPr="00E95C65">
        <w:rPr>
          <w:rFonts w:ascii="Times New Roman" w:hAnsi="Times New Roman"/>
          <w:bCs/>
        </w:rPr>
        <w:t>In this case, we switch our view of the network from</w:t>
      </w:r>
      <w:r w:rsidR="00E95C65">
        <w:rPr>
          <w:rFonts w:ascii="Times New Roman" w:hAnsi="Times New Roman"/>
          <w:bCs/>
        </w:rPr>
        <w:t xml:space="preserve"> </w:t>
      </w:r>
      <w:r w:rsidRPr="00E95C65">
        <w:rPr>
          <w:rFonts w:ascii="Times New Roman" w:hAnsi="Times New Roman"/>
          <w:bCs/>
        </w:rPr>
        <w:t xml:space="preserve">generator 1 to generator 2. </w:t>
      </w:r>
      <w:r w:rsidR="00E95C65" w:rsidRPr="00E95C65">
        <w:rPr>
          <w:rFonts w:ascii="Times New Roman" w:hAnsi="Times New Roman"/>
          <w:bCs/>
        </w:rPr>
        <w:t>Gen2</w:t>
      </w:r>
      <w:r w:rsidR="00954534">
        <w:rPr>
          <w:rFonts w:ascii="Times New Roman" w:hAnsi="Times New Roman"/>
          <w:bCs/>
        </w:rPr>
        <w:t xml:space="preserve"> (C)</w:t>
      </w:r>
      <w:r w:rsidRPr="00E95C65">
        <w:rPr>
          <w:rFonts w:ascii="Times New Roman" w:hAnsi="Times New Roman"/>
          <w:bCs/>
        </w:rPr>
        <w:t xml:space="preserve"> </w:t>
      </w:r>
      <w:r w:rsidR="00954534">
        <w:rPr>
          <w:rFonts w:ascii="Times New Roman" w:hAnsi="Times New Roman"/>
          <w:bCs/>
        </w:rPr>
        <w:t>injects</w:t>
      </w:r>
      <w:r w:rsidR="00E95C65">
        <w:rPr>
          <w:rFonts w:ascii="Times New Roman" w:hAnsi="Times New Roman"/>
          <w:bCs/>
        </w:rPr>
        <w:t xml:space="preserve"> </w:t>
      </w:r>
      <w:r w:rsidRPr="00E95C65">
        <w:rPr>
          <w:rFonts w:ascii="Times New Roman" w:hAnsi="Times New Roman"/>
          <w:bCs/>
        </w:rPr>
        <w:t xml:space="preserve">an STDR </w:t>
      </w:r>
      <w:r w:rsidR="00E95C65" w:rsidRPr="00E95C65">
        <w:rPr>
          <w:rFonts w:ascii="Times New Roman" w:hAnsi="Times New Roman"/>
          <w:bCs/>
        </w:rPr>
        <w:t xml:space="preserve">test </w:t>
      </w:r>
      <w:r w:rsidRPr="00E95C65">
        <w:rPr>
          <w:rFonts w:ascii="Times New Roman" w:hAnsi="Times New Roman"/>
          <w:bCs/>
        </w:rPr>
        <w:t>signal</w:t>
      </w:r>
      <w:r w:rsidR="00E95C65" w:rsidRPr="00E95C65">
        <w:rPr>
          <w:rFonts w:ascii="Times New Roman" w:hAnsi="Times New Roman"/>
          <w:bCs/>
        </w:rPr>
        <w:t>,</w:t>
      </w:r>
      <w:r w:rsidRPr="00E95C65">
        <w:rPr>
          <w:rFonts w:ascii="Times New Roman" w:hAnsi="Times New Roman"/>
          <w:bCs/>
        </w:rPr>
        <w:t xml:space="preserve"> an</w:t>
      </w:r>
      <w:r w:rsidR="00E95C65" w:rsidRPr="00E95C65">
        <w:rPr>
          <w:rFonts w:ascii="Times New Roman" w:hAnsi="Times New Roman"/>
          <w:bCs/>
        </w:rPr>
        <w:t>d</w:t>
      </w:r>
      <w:r w:rsidRPr="00E95C65">
        <w:rPr>
          <w:rFonts w:ascii="Times New Roman" w:hAnsi="Times New Roman"/>
          <w:bCs/>
        </w:rPr>
        <w:t xml:space="preserve"> </w:t>
      </w:r>
      <w:r w:rsidR="00E95C65" w:rsidRPr="00E95C65">
        <w:rPr>
          <w:rFonts w:ascii="Times New Roman" w:hAnsi="Times New Roman"/>
          <w:bCs/>
        </w:rPr>
        <w:t>Gen1</w:t>
      </w:r>
      <w:r w:rsidRPr="00E95C65">
        <w:rPr>
          <w:rFonts w:ascii="Times New Roman" w:hAnsi="Times New Roman"/>
          <w:bCs/>
        </w:rPr>
        <w:t xml:space="preserve"> </w:t>
      </w:r>
      <w:r w:rsidR="00954534">
        <w:rPr>
          <w:rFonts w:ascii="Times New Roman" w:hAnsi="Times New Roman"/>
          <w:bCs/>
        </w:rPr>
        <w:t xml:space="preserve">(A) </w:t>
      </w:r>
      <w:r w:rsidR="00094379">
        <w:rPr>
          <w:rFonts w:ascii="Times New Roman" w:hAnsi="Times New Roman"/>
          <w:bCs/>
        </w:rPr>
        <w:t>injects</w:t>
      </w:r>
      <w:r w:rsidRPr="00E95C65">
        <w:rPr>
          <w:rFonts w:ascii="Times New Roman" w:hAnsi="Times New Roman"/>
          <w:bCs/>
        </w:rPr>
        <w:t xml:space="preserve"> </w:t>
      </w:r>
      <w:r w:rsidR="00954534">
        <w:rPr>
          <w:rFonts w:ascii="Times New Roman" w:hAnsi="Times New Roman"/>
          <w:bCs/>
        </w:rPr>
        <w:t>5</w:t>
      </w:r>
      <w:r w:rsidRPr="00E95C65">
        <w:rPr>
          <w:rFonts w:ascii="Times New Roman" w:hAnsi="Times New Roman"/>
          <w:bCs/>
        </w:rPr>
        <w:t xml:space="preserve"> other interfer</w:t>
      </w:r>
      <w:r w:rsidR="00954534">
        <w:rPr>
          <w:rFonts w:ascii="Times New Roman" w:hAnsi="Times New Roman"/>
          <w:bCs/>
        </w:rPr>
        <w:t xml:space="preserve">ence </w:t>
      </w:r>
      <w:r w:rsidRPr="00E95C65">
        <w:rPr>
          <w:rFonts w:ascii="Times New Roman" w:hAnsi="Times New Roman"/>
          <w:bCs/>
        </w:rPr>
        <w:t>signals.</w:t>
      </w:r>
      <w:r w:rsidR="002D3D52">
        <w:rPr>
          <w:rFonts w:ascii="Times New Roman" w:hAnsi="Times New Roman"/>
          <w:bCs/>
        </w:rPr>
        <w:t xml:space="preserve"> The reflection response is shown in </w:t>
      </w:r>
      <w:r w:rsidR="002D3D52">
        <w:rPr>
          <w:rFonts w:ascii="Times New Roman" w:hAnsi="Times New Roman"/>
          <w:bCs/>
        </w:rPr>
        <w:fldChar w:fldCharType="begin"/>
      </w:r>
      <w:r w:rsidR="002D3D52">
        <w:rPr>
          <w:rFonts w:ascii="Times New Roman" w:hAnsi="Times New Roman"/>
          <w:bCs/>
        </w:rPr>
        <w:instrText xml:space="preserve"> REF _Ref189516928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10</w:t>
      </w:r>
      <w:r w:rsidR="002D3D52">
        <w:rPr>
          <w:rFonts w:ascii="Times New Roman" w:hAnsi="Times New Roman"/>
          <w:bCs/>
        </w:rPr>
        <w:fldChar w:fldCharType="end"/>
      </w:r>
      <w:r w:rsidR="002D3D52">
        <w:rPr>
          <w:rFonts w:ascii="Times New Roman" w:hAnsi="Times New Roman"/>
          <w:bCs/>
        </w:rPr>
        <w:t>.</w:t>
      </w:r>
    </w:p>
    <w:p w14:paraId="2B2EDD3A" w14:textId="6FBBF453" w:rsidR="00CC4C7F" w:rsidRDefault="00CC4C7F" w:rsidP="00E95C65">
      <w:pPr>
        <w:pStyle w:val="PARAIndent"/>
        <w:keepNext/>
        <w:ind w:firstLine="0"/>
      </w:pPr>
      <w:r>
        <w:rPr>
          <w:noProof/>
        </w:rPr>
        <w:drawing>
          <wp:inline distT="0" distB="0" distL="0" distR="0" wp14:anchorId="3F20F86D" wp14:editId="034CB5DB">
            <wp:extent cx="3189605" cy="1758315"/>
            <wp:effectExtent l="0" t="0" r="0" b="0"/>
            <wp:docPr id="9625271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9605" cy="1758315"/>
                    </a:xfrm>
                    <a:prstGeom prst="rect">
                      <a:avLst/>
                    </a:prstGeom>
                    <a:noFill/>
                    <a:ln>
                      <a:noFill/>
                    </a:ln>
                  </pic:spPr>
                </pic:pic>
              </a:graphicData>
            </a:graphic>
          </wp:inline>
        </w:drawing>
      </w:r>
    </w:p>
    <w:p w14:paraId="068FB849" w14:textId="4F81EF3C" w:rsidR="00E95C65" w:rsidRDefault="00E95C65" w:rsidP="00E95C65">
      <w:pPr>
        <w:spacing w:after="120"/>
        <w:jc w:val="both"/>
      </w:pPr>
      <w:bookmarkStart w:id="236" w:name="_Ref189516928"/>
      <w:r>
        <w:t xml:space="preserve">Fig. </w:t>
      </w:r>
      <w:r>
        <w:fldChar w:fldCharType="begin"/>
      </w:r>
      <w:r>
        <w:instrText xml:space="preserve"> SEQ Figure \* ARABIC </w:instrText>
      </w:r>
      <w:r>
        <w:fldChar w:fldCharType="separate"/>
      </w:r>
      <w:r>
        <w:rPr>
          <w:noProof/>
        </w:rPr>
        <w:t>10</w:t>
      </w:r>
      <w:r>
        <w:fldChar w:fldCharType="end"/>
      </w:r>
      <w:bookmarkEnd w:id="236"/>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in Fig. 3</w:t>
      </w:r>
      <w:r w:rsidR="00094379">
        <w:rPr>
          <w:rFonts w:ascii="Times" w:hAnsi="Times"/>
          <w:bCs/>
        </w:rPr>
        <w:t>. The signal is</w:t>
      </w:r>
      <w:r>
        <w:rPr>
          <w:rFonts w:ascii="Times" w:hAnsi="Times"/>
          <w:bCs/>
        </w:rPr>
        <w:t xml:space="preserve"> applied at</w:t>
      </w:r>
      <w:r w:rsidRPr="00C42B0C">
        <w:rPr>
          <w:rFonts w:ascii="Times" w:hAnsi="Times"/>
          <w:bCs/>
        </w:rPr>
        <w:t xml:space="preserve"> Gen</w:t>
      </w:r>
      <w:r>
        <w:rPr>
          <w:rFonts w:ascii="Times" w:hAnsi="Times"/>
          <w:bCs/>
        </w:rPr>
        <w:t>2</w:t>
      </w:r>
      <w:r w:rsidR="00954534">
        <w:rPr>
          <w:rFonts w:ascii="Times" w:hAnsi="Times"/>
          <w:bCs/>
        </w:rPr>
        <w:t xml:space="preserve"> (at C)</w:t>
      </w:r>
      <w:r>
        <w:rPr>
          <w:rFonts w:ascii="Times" w:hAnsi="Times"/>
          <w:bCs/>
        </w:rPr>
        <w:t>. Gen1</w:t>
      </w:r>
      <w:r w:rsidR="00954534">
        <w:rPr>
          <w:rFonts w:ascii="Times" w:hAnsi="Times"/>
          <w:bCs/>
        </w:rPr>
        <w:t xml:space="preserve"> (at A)</w:t>
      </w:r>
      <w:r>
        <w:rPr>
          <w:rFonts w:ascii="Times" w:hAnsi="Times"/>
          <w:bCs/>
        </w:rPr>
        <w:t xml:space="preserve"> is</w:t>
      </w:r>
      <w:r w:rsidRPr="00C42B0C">
        <w:rPr>
          <w:rFonts w:ascii="Times" w:hAnsi="Times"/>
          <w:bCs/>
        </w:rPr>
        <w:t xml:space="preserve"> matched</w:t>
      </w:r>
      <w:r>
        <w:rPr>
          <w:rFonts w:ascii="Times" w:hAnsi="Times"/>
          <w:bCs/>
        </w:rPr>
        <w:t xml:space="preserve"> and </w:t>
      </w:r>
      <w:r w:rsidRPr="00C42B0C">
        <w:rPr>
          <w:rFonts w:ascii="Times" w:hAnsi="Times"/>
          <w:bCs/>
        </w:rPr>
        <w:t>inject</w:t>
      </w:r>
      <w:r>
        <w:rPr>
          <w:rFonts w:ascii="Times" w:hAnsi="Times"/>
          <w:bCs/>
        </w:rPr>
        <w:t xml:space="preserve">s </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w:t>
      </w:r>
      <w:r w:rsidRPr="00237892">
        <w:rPr>
          <w:rFonts w:ascii="Times-Roman" w:hAnsi="Times-Roman" w:cs="Times-Roman"/>
          <w:bCs/>
        </w:rPr>
        <w:t>ences.</w:t>
      </w:r>
      <w:r w:rsidR="006A5D43">
        <w:rPr>
          <w:rFonts w:ascii="Times-Roman" w:hAnsi="Times-Roman" w:cs="Times-Roman"/>
          <w:bCs/>
        </w:rPr>
        <w:t xml:space="preserve"> </w:t>
      </w:r>
      <w:r w:rsidR="006A5D43" w:rsidRPr="002A5F0F">
        <w:rPr>
          <w:rFonts w:ascii="Times-Roman" w:hAnsi="Times-Roman" w:cs="Times-Roman"/>
          <w:bCs/>
          <w:highlight w:val="yellow"/>
        </w:rPr>
        <w:t xml:space="preserve"> </w:t>
      </w:r>
    </w:p>
    <w:p w14:paraId="73742976" w14:textId="5FB63C67" w:rsidR="00B838E6" w:rsidRPr="00B838E6" w:rsidRDefault="00B838E6" w:rsidP="00DC5859">
      <w:pPr>
        <w:pStyle w:val="Heading1"/>
        <w:rPr>
          <w:lang w:val="en-US"/>
        </w:rPr>
      </w:pPr>
      <w:r w:rsidRPr="00B838E6">
        <w:rPr>
          <w:lang w:val="en-US"/>
        </w:rPr>
        <w:t>Simulation Results</w:t>
      </w:r>
    </w:p>
    <w:p w14:paraId="7762CDC6" w14:textId="1CFCDD50" w:rsidR="008378D6" w:rsidRDefault="006A5D43" w:rsidP="006A5D43">
      <w:pPr>
        <w:jc w:val="both"/>
        <w:rPr>
          <w:lang w:eastAsia="x-none"/>
        </w:rPr>
      </w:pPr>
      <w:r>
        <w:rPr>
          <w:lang w:eastAsia="x-none"/>
        </w:rPr>
        <w:t xml:space="preserve">The results in section IV demonstrate the relative interference of </w:t>
      </w:r>
      <w:r w:rsidRPr="002A5F0F">
        <w:rPr>
          <w:i/>
          <w:iCs/>
          <w:lang w:eastAsia="x-none"/>
        </w:rPr>
        <w:t>m</w:t>
      </w:r>
      <w:r w:rsidR="00954534">
        <w:rPr>
          <w:i/>
          <w:iCs/>
          <w:lang w:eastAsia="x-none"/>
        </w:rPr>
        <w:t>-</w:t>
      </w:r>
      <w:r w:rsidRPr="002A5F0F">
        <w:rPr>
          <w:i/>
          <w:iCs/>
          <w:lang w:eastAsia="x-none"/>
        </w:rPr>
        <w:t>,</w:t>
      </w:r>
      <w:r>
        <w:rPr>
          <w:lang w:eastAsia="x-none"/>
        </w:rPr>
        <w:t xml:space="preserve"> Gold, and ZCZ sequences for distributed sensing. The specific example</w:t>
      </w:r>
      <w:r w:rsidR="00954534">
        <w:rPr>
          <w:lang w:eastAsia="x-none"/>
        </w:rPr>
        <w:t>s were</w:t>
      </w:r>
      <w:r>
        <w:rPr>
          <w:lang w:eastAsia="x-none"/>
        </w:rPr>
        <w:t xml:space="preserve"> d</w:t>
      </w:r>
      <w:r w:rsidRPr="006A5D43">
        <w:rPr>
          <w:lang w:eastAsia="x-none"/>
        </w:rPr>
        <w:t xml:space="preserve">one </w:t>
      </w:r>
      <w:r w:rsidR="00954534">
        <w:rPr>
          <w:lang w:eastAsia="x-none"/>
        </w:rPr>
        <w:t>at 25 MHz, where the 16 ZCZ sequences 512 chips long have</w:t>
      </w:r>
      <w:r>
        <w:rPr>
          <w:lang w:eastAsia="x-none"/>
        </w:rPr>
        <w:t xml:space="preserve"> a zero-correlation zone of 64 m. We would like to be able to extend these results to other applications, with different frequencies, sampling rates, lengths, zero correlation zones, numbers of interferers, etc. For this purpose, we have developed a simulation tool. A bounce diagram is used to determine the expected magnitudes and time delays </w:t>
      </w:r>
      <w:r w:rsidR="00954534">
        <w:rPr>
          <w:lang w:eastAsia="x-none"/>
        </w:rPr>
        <w:t>of reflections and transmission within</w:t>
      </w:r>
      <w:r>
        <w:rPr>
          <w:lang w:eastAsia="x-none"/>
        </w:rPr>
        <w:t xml:space="preserve"> the wire network. These magnitudes and time delays are used to determine an expected correlation signature for each </w:t>
      </w:r>
      <w:r w:rsidR="00954534">
        <w:rPr>
          <w:lang w:eastAsia="x-none"/>
        </w:rPr>
        <w:t>reflection</w:t>
      </w:r>
      <w:r>
        <w:rPr>
          <w:lang w:eastAsia="x-none"/>
        </w:rPr>
        <w:t xml:space="preserve">, and then all </w:t>
      </w:r>
      <w:r w:rsidR="00954534">
        <w:rPr>
          <w:lang w:eastAsia="x-none"/>
        </w:rPr>
        <w:t>reflections</w:t>
      </w:r>
      <w:r>
        <w:rPr>
          <w:lang w:eastAsia="x-none"/>
        </w:rPr>
        <w:t xml:space="preserve"> are added to create the total correlation signature. For the wire network in Fig. 1 with Gen 1 transmitting a single sequence at A and Gen 2 transmitting 15 interfering codes at C, the correlated reflection response is shown in Fig. 11</w:t>
      </w:r>
      <w:r w:rsidR="00954534">
        <w:rPr>
          <w:lang w:eastAsia="x-none"/>
        </w:rPr>
        <w:t xml:space="preserve"> for</w:t>
      </w:r>
      <w:r w:rsidR="00954534" w:rsidRPr="00954534">
        <w:rPr>
          <w:i/>
          <w:iCs/>
          <w:lang w:eastAsia="x-none"/>
        </w:rPr>
        <w:t xml:space="preserve"> m</w:t>
      </w:r>
      <w:r w:rsidR="00954534">
        <w:rPr>
          <w:lang w:eastAsia="x-none"/>
        </w:rPr>
        <w:t>-, Gold</w:t>
      </w:r>
      <w:r w:rsidR="0011234A">
        <w:rPr>
          <w:lang w:eastAsia="x-none"/>
        </w:rPr>
        <w:t>,</w:t>
      </w:r>
      <w:r w:rsidR="00954534">
        <w:rPr>
          <w:lang w:eastAsia="x-none"/>
        </w:rPr>
        <w:t xml:space="preserve"> and ZCZ sequences</w:t>
      </w:r>
      <w:r>
        <w:rPr>
          <w:lang w:eastAsia="x-none"/>
        </w:rPr>
        <w:t xml:space="preserve">. This is comparable to measured data shown in Fig. </w:t>
      </w:r>
      <w:commentRangeStart w:id="237"/>
      <w:r>
        <w:rPr>
          <w:lang w:eastAsia="x-none"/>
        </w:rPr>
        <w:t>5</w:t>
      </w:r>
      <w:commentRangeEnd w:id="237"/>
      <w:r w:rsidR="00D84646">
        <w:rPr>
          <w:rStyle w:val="CommentReference"/>
        </w:rPr>
        <w:commentReference w:id="237"/>
      </w:r>
      <w:r>
        <w:rPr>
          <w:lang w:eastAsia="x-none"/>
        </w:rPr>
        <w:t xml:space="preserve"> with </w:t>
      </w:r>
      <w:del w:id="238" w:author="UAC" w:date="2025-02-09T20:59:00Z">
        <w:r w:rsidDel="00D84646">
          <w:rPr>
            <w:lang w:eastAsia="x-none"/>
          </w:rPr>
          <w:delText xml:space="preserve">C </w:delText>
        </w:r>
      </w:del>
      <w:ins w:id="239" w:author="UAC" w:date="2025-02-09T20:59:00Z">
        <w:r w:rsidR="00D84646">
          <w:rPr>
            <w:lang w:eastAsia="x-none"/>
          </w:rPr>
          <w:t xml:space="preserve">D </w:t>
        </w:r>
      </w:ins>
      <w:r>
        <w:rPr>
          <w:lang w:eastAsia="x-none"/>
        </w:rPr>
        <w:t xml:space="preserve">an open circuit or high impedance generator. The various levels of interference </w:t>
      </w:r>
      <w:r w:rsidR="00954534">
        <w:rPr>
          <w:lang w:eastAsia="x-none"/>
        </w:rPr>
        <w:t xml:space="preserve">for the different sequence types </w:t>
      </w:r>
      <w:r>
        <w:rPr>
          <w:lang w:eastAsia="x-none"/>
        </w:rPr>
        <w:t>are comparable to Fig. 8 with 15 interferers.</w:t>
      </w:r>
    </w:p>
    <w:p w14:paraId="74DEB2DA" w14:textId="28836EA4" w:rsidR="006A5D43" w:rsidRDefault="006A5D43" w:rsidP="006A5D43">
      <w:pPr>
        <w:jc w:val="both"/>
        <w:rPr>
          <w:lang w:eastAsia="x-none"/>
        </w:rPr>
      </w:pPr>
    </w:p>
    <w:p w14:paraId="61FB5EE5" w14:textId="13AA3CE5" w:rsidR="008378D6" w:rsidRDefault="00A41083" w:rsidP="00B838E6">
      <w:pPr>
        <w:rPr>
          <w:lang w:eastAsia="x-none"/>
        </w:rPr>
      </w:pPr>
      <w:r>
        <w:rPr>
          <w:noProof/>
          <w:lang w:eastAsia="x-none"/>
        </w:rPr>
        <w:drawing>
          <wp:inline distT="0" distB="0" distL="0" distR="0" wp14:anchorId="6538BE6B" wp14:editId="00EECC42">
            <wp:extent cx="3186430" cy="1690370"/>
            <wp:effectExtent l="0" t="0" r="0" b="5080"/>
            <wp:docPr id="7269038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6430" cy="1690370"/>
                    </a:xfrm>
                    <a:prstGeom prst="rect">
                      <a:avLst/>
                    </a:prstGeom>
                    <a:noFill/>
                    <a:ln>
                      <a:noFill/>
                    </a:ln>
                  </pic:spPr>
                </pic:pic>
              </a:graphicData>
            </a:graphic>
          </wp:inline>
        </w:drawing>
      </w:r>
    </w:p>
    <w:p w14:paraId="6E59F53D" w14:textId="05830A08" w:rsidR="00ED2662" w:rsidRPr="00954534" w:rsidRDefault="00AB3CB1" w:rsidP="00AB3CB1">
      <w:pPr>
        <w:spacing w:after="120"/>
        <w:jc w:val="both"/>
        <w:rPr>
          <w:rFonts w:ascii="Times" w:hAnsi="Times"/>
          <w:bCs/>
        </w:rPr>
      </w:pPr>
      <w:r>
        <w:rPr>
          <w:lang w:eastAsia="x-none"/>
        </w:rPr>
        <w:t xml:space="preserve">Fig. 11. </w:t>
      </w:r>
      <w:del w:id="240" w:author="UAC" w:date="2025-02-09T21:07:00Z">
        <w:r w:rsidRPr="00C42B0C" w:rsidDel="00D84646">
          <w:rPr>
            <w:rFonts w:ascii="Times-Roman" w:hAnsi="Times-Roman" w:cs="Times-Roman"/>
            <w:bCs/>
          </w:rPr>
          <w:delText xml:space="preserve">Diagnosis </w:delText>
        </w:r>
      </w:del>
      <w:ins w:id="241" w:author="UAC" w:date="2025-02-09T21:07:00Z">
        <w:r w:rsidR="00D84646">
          <w:rPr>
            <w:rFonts w:ascii="Times-Roman" w:hAnsi="Times-Roman" w:cs="Times-Roman"/>
            <w:bCs/>
          </w:rPr>
          <w:t>Simulation</w:t>
        </w:r>
        <w:r w:rsidR="00D84646" w:rsidRPr="00C42B0C">
          <w:rPr>
            <w:rFonts w:ascii="Times-Roman" w:hAnsi="Times-Roman" w:cs="Times-Roman"/>
            <w:bCs/>
          </w:rPr>
          <w:t xml:space="preserve"> </w:t>
        </w:r>
      </w:ins>
      <w:r w:rsidRPr="00C42B0C">
        <w:rPr>
          <w:rFonts w:ascii="Times-Roman" w:hAnsi="Times-Roman" w:cs="Times-Roman"/>
          <w:bCs/>
        </w:rPr>
        <w:t xml:space="preserve">of </w:t>
      </w:r>
      <w:r w:rsidRPr="00C42B0C">
        <w:rPr>
          <w:rFonts w:ascii="Times" w:hAnsi="Times"/>
          <w:bCs/>
        </w:rPr>
        <w:t xml:space="preserve">Y-shaped wire network using STDR using </w:t>
      </w:r>
      <w:r w:rsidR="009C3FBF" w:rsidRPr="009C3FBF">
        <w:rPr>
          <w:rFonts w:ascii="Times" w:hAnsi="Times"/>
          <w:bCs/>
          <w:i/>
          <w:iCs/>
        </w:rPr>
        <w:t>m-</w:t>
      </w:r>
      <w:r>
        <w:rPr>
          <w:rFonts w:ascii="Times" w:hAnsi="Times"/>
          <w:bCs/>
        </w:rPr>
        <w:t xml:space="preserve">, Gold, or </w:t>
      </w:r>
      <w:r w:rsidRPr="00C42B0C">
        <w:rPr>
          <w:rFonts w:ascii="Times" w:hAnsi="Times"/>
          <w:bCs/>
        </w:rPr>
        <w:t xml:space="preserve">ZCZ sequences. Gen. 1 </w:t>
      </w:r>
      <w:r w:rsidR="009C3FBF">
        <w:rPr>
          <w:rFonts w:ascii="Times" w:hAnsi="Times"/>
          <w:bCs/>
        </w:rPr>
        <w:t xml:space="preserve">(at A) </w:t>
      </w:r>
      <w:r w:rsidRPr="00C42B0C">
        <w:rPr>
          <w:rFonts w:ascii="Times" w:hAnsi="Times"/>
          <w:bCs/>
        </w:rPr>
        <w:t>is testing</w:t>
      </w:r>
      <w:r w:rsidR="009C3FBF">
        <w:rPr>
          <w:rFonts w:ascii="Times" w:hAnsi="Times"/>
          <w:bCs/>
        </w:rPr>
        <w:t>,</w:t>
      </w:r>
      <w:del w:id="242" w:author="UAC" w:date="2025-02-09T21:07:00Z">
        <w:r w:rsidRPr="00C42B0C" w:rsidDel="00D84646">
          <w:rPr>
            <w:rFonts w:ascii="Times" w:hAnsi="Times"/>
            <w:bCs/>
          </w:rPr>
          <w:delText xml:space="preserve"> and</w:delText>
        </w:r>
      </w:del>
      <w:r w:rsidRPr="00C42B0C">
        <w:rPr>
          <w:rFonts w:ascii="Times" w:hAnsi="Times"/>
          <w:bCs/>
        </w:rPr>
        <w:t xml:space="preserve"> Gen. 2 </w:t>
      </w:r>
      <w:r w:rsidR="00954534">
        <w:rPr>
          <w:rFonts w:ascii="Times" w:hAnsi="Times"/>
          <w:bCs/>
        </w:rPr>
        <w:t>(a</w:t>
      </w:r>
      <w:r w:rsidR="009C3FBF">
        <w:rPr>
          <w:rFonts w:ascii="Times" w:hAnsi="Times"/>
          <w:bCs/>
        </w:rPr>
        <w:t>t C</w:t>
      </w:r>
      <w:r w:rsidR="00954534">
        <w:rPr>
          <w:rFonts w:ascii="Times" w:hAnsi="Times"/>
          <w:bCs/>
        </w:rPr>
        <w:t xml:space="preserve">) </w:t>
      </w:r>
      <w:r w:rsidR="0011234A">
        <w:rPr>
          <w:rFonts w:ascii="Times" w:hAnsi="Times"/>
          <w:bCs/>
        </w:rPr>
        <w:t>injects</w:t>
      </w:r>
      <w:r w:rsidRPr="00954534">
        <w:rPr>
          <w:rFonts w:ascii="Times" w:hAnsi="Times"/>
          <w:bCs/>
        </w:rPr>
        <w:t xml:space="preserve"> </w:t>
      </w:r>
      <w:r w:rsidR="006A5D43" w:rsidRPr="00954534">
        <w:rPr>
          <w:rFonts w:ascii="Times" w:hAnsi="Times"/>
          <w:bCs/>
        </w:rPr>
        <w:t>15</w:t>
      </w:r>
      <w:r w:rsidRPr="00954534">
        <w:rPr>
          <w:rFonts w:ascii="Times" w:hAnsi="Times"/>
          <w:bCs/>
        </w:rPr>
        <w:t xml:space="preserve"> interference signals</w:t>
      </w:r>
      <w:ins w:id="243" w:author="UAC" w:date="2025-02-09T21:06:00Z">
        <w:r w:rsidR="00D84646">
          <w:rPr>
            <w:rFonts w:ascii="Times" w:hAnsi="Times"/>
            <w:bCs/>
          </w:rPr>
          <w:t xml:space="preserve">, </w:t>
        </w:r>
      </w:ins>
      <w:ins w:id="244" w:author="UAC" w:date="2025-02-09T21:07:00Z">
        <w:r w:rsidR="00D84646">
          <w:rPr>
            <w:rFonts w:ascii="Times" w:hAnsi="Times"/>
            <w:bCs/>
          </w:rPr>
          <w:t>and D is OC</w:t>
        </w:r>
      </w:ins>
      <w:r w:rsidRPr="00954534">
        <w:rPr>
          <w:rFonts w:ascii="Times" w:hAnsi="Times"/>
          <w:bCs/>
        </w:rPr>
        <w:t>.</w:t>
      </w:r>
    </w:p>
    <w:p w14:paraId="2D238DD9" w14:textId="6D1EE53A" w:rsidR="0053073F" w:rsidRPr="00C22F04" w:rsidRDefault="0053073F" w:rsidP="00C22F04">
      <w:pPr>
        <w:pStyle w:val="Heading1"/>
        <w:rPr>
          <w:lang w:val="en-US"/>
        </w:rPr>
      </w:pPr>
      <w:r w:rsidRPr="00954534">
        <w:rPr>
          <w:lang w:val="en-US"/>
        </w:rPr>
        <w:t xml:space="preserve">Discussion and </w:t>
      </w:r>
      <w:r w:rsidR="00DC5859" w:rsidRPr="00954534">
        <w:rPr>
          <w:lang w:val="en-US"/>
        </w:rPr>
        <w:t>Conclusion</w:t>
      </w:r>
    </w:p>
    <w:p w14:paraId="2607C790" w14:textId="0A638E20" w:rsidR="0053073F" w:rsidRPr="00954534" w:rsidRDefault="00142399" w:rsidP="004E2CC9">
      <w:pPr>
        <w:spacing w:before="120" w:after="120"/>
        <w:jc w:val="both"/>
        <w:rPr>
          <w:rFonts w:ascii="Times-Roman" w:hAnsi="Times-Roman" w:cs="Times-Roman"/>
        </w:rPr>
      </w:pPr>
      <w:r w:rsidRPr="00954534">
        <w:rPr>
          <w:rFonts w:ascii="Times-Roman" w:hAnsi="Times-Roman" w:cs="Times-Roman"/>
        </w:rPr>
        <w:t xml:space="preserve">This paper concentrates on </w:t>
      </w:r>
      <w:r w:rsidR="0053073F" w:rsidRPr="00954534">
        <w:rPr>
          <w:rFonts w:ascii="Times-Roman" w:hAnsi="Times-Roman" w:cs="Times-Roman"/>
        </w:rPr>
        <w:t>enabling distributed sensing and</w:t>
      </w:r>
      <w:r w:rsidR="00B713A5" w:rsidRPr="00954534">
        <w:rPr>
          <w:rFonts w:ascii="Times-Roman" w:hAnsi="Times-Roman" w:cs="Times-Roman"/>
        </w:rPr>
        <w:t xml:space="preserve"> diagnosis of </w:t>
      </w:r>
      <w:r w:rsidR="0053073F" w:rsidRPr="00954534">
        <w:rPr>
          <w:rFonts w:ascii="Times-Roman" w:hAnsi="Times-Roman" w:cs="Times-Roman"/>
        </w:rPr>
        <w:t xml:space="preserve">branched </w:t>
      </w:r>
      <w:r w:rsidR="00B713A5" w:rsidRPr="00954534">
        <w:rPr>
          <w:rFonts w:ascii="Times-Roman" w:hAnsi="Times-Roman" w:cs="Times-Roman"/>
        </w:rPr>
        <w:t xml:space="preserve">wire networks using </w:t>
      </w:r>
      <w:r w:rsidR="0053073F" w:rsidRPr="00954534">
        <w:rPr>
          <w:rFonts w:ascii="Times-Roman" w:hAnsi="Times-Roman" w:cs="Times-Roman"/>
        </w:rPr>
        <w:t xml:space="preserve">spectral time </w:t>
      </w:r>
      <w:r w:rsidR="0053073F" w:rsidRPr="00954534">
        <w:rPr>
          <w:rFonts w:ascii="Times-Roman" w:hAnsi="Times-Roman" w:cs="Times-Roman"/>
        </w:rPr>
        <w:lastRenderedPageBreak/>
        <w:t>domain reflectometry (STDR) with zero-correlation codes (ZCZ)</w:t>
      </w:r>
      <w:r w:rsidR="00B713A5" w:rsidRPr="00954534">
        <w:rPr>
          <w:rFonts w:ascii="Times-Roman" w:hAnsi="Times-Roman" w:cs="Times-Roman"/>
        </w:rPr>
        <w:t xml:space="preserve">. </w:t>
      </w:r>
      <w:r w:rsidR="0053073F" w:rsidRPr="00954534">
        <w:rPr>
          <w:rFonts w:ascii="Times-Roman" w:hAnsi="Times-Roman" w:cs="Times-Roman"/>
        </w:rPr>
        <w:t xml:space="preserve">The advantage of these codes is that they have literally zero correlation properties over a specific zone (in time or space) that can greatly improve testing accuracy. This has been previously introduced in </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{"citationID":"xOcGaumL","properties":{"formattedCitation":"[4], [5], [6]","plainCitation":"[4], [5], [6]","noteIndex":0},"citationItems":[{"id":3677,"uris":["http://zotero.org/groups/2827401/items/MISWZVU7"],"itemData":{"id":3677,"type":"article-journal","abstract":"Spread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[4], [5], [6]</w:t>
      </w:r>
      <w:r w:rsidR="001A375C">
        <w:rPr>
          <w:rFonts w:ascii="Times-Roman" w:hAnsi="Times-Roman" w:cs="Times-Roman"/>
        </w:rPr>
        <w:fldChar w:fldCharType="end"/>
      </w:r>
      <w:r w:rsidR="001A375C">
        <w:rPr>
          <w:rFonts w:ascii="Times-Roman" w:hAnsi="Times-Roman" w:cs="Times-Roman"/>
        </w:rPr>
        <w:t>,</w:t>
      </w:r>
      <w:r w:rsidR="0053073F" w:rsidRPr="00954534">
        <w:rPr>
          <w:rFonts w:ascii="Times-Roman" w:hAnsi="Times-Roman" w:cs="Times-Roman"/>
        </w:rPr>
        <w:t xml:space="preserve"> and in this paper, we validated these results with measurement on a Y-shaped branched network. We compared </w:t>
      </w:r>
      <w:r w:rsidR="0053073F" w:rsidRPr="00094379">
        <w:rPr>
          <w:rFonts w:ascii="Times-Roman" w:hAnsi="Times-Roman" w:cs="Times-Roman"/>
          <w:i/>
          <w:iCs/>
        </w:rPr>
        <w:t>m</w:t>
      </w:r>
      <w:r w:rsidR="0053073F" w:rsidRPr="00954534">
        <w:rPr>
          <w:rFonts w:ascii="Times-Roman" w:hAnsi="Times-Roman" w:cs="Times-Roman"/>
        </w:rPr>
        <w:t xml:space="preserve">-, Gold, and ZCZ sequences to determine how much interference will be seen from one test sequence with up to 15 interferers. As expected, we saw that m-sequences were very effective (had low self-interference) when only one code </w:t>
      </w:r>
      <w:r w:rsidR="000822B2">
        <w:rPr>
          <w:rFonts w:ascii="Times-Roman" w:hAnsi="Times-Roman" w:cs="Times-Roman"/>
        </w:rPr>
        <w:t>was</w:t>
      </w:r>
      <w:r w:rsidR="0053073F" w:rsidRPr="00954534">
        <w:rPr>
          <w:rFonts w:ascii="Times-Roman" w:hAnsi="Times-Roman" w:cs="Times-Roman"/>
        </w:rPr>
        <w:t xml:space="preserve"> used. This would be ideal for testing from a single point, with no additional </w:t>
      </w:r>
      <w:r w:rsidR="000822B2">
        <w:rPr>
          <w:rFonts w:ascii="Times-Roman" w:hAnsi="Times-Roman" w:cs="Times-Roman"/>
        </w:rPr>
        <w:t>interference</w:t>
      </w:r>
      <w:r w:rsidR="0053073F" w:rsidRPr="00954534">
        <w:rPr>
          <w:rFonts w:ascii="Times-Roman" w:hAnsi="Times-Roman" w:cs="Times-Roman"/>
        </w:rPr>
        <w:t xml:space="preserve"> present in the system. However, in distributed sensing applications, where testing is done from multiple locations to improve the diagnostic options for the system, the interference from these multiple sequences testing in parallel is substantial and problematic for both </w:t>
      </w:r>
      <w:r w:rsidR="0053073F" w:rsidRPr="00954534">
        <w:rPr>
          <w:rFonts w:ascii="Times-Roman" w:hAnsi="Times-Roman" w:cs="Times-Roman"/>
          <w:i/>
          <w:iCs/>
        </w:rPr>
        <w:t>m</w:t>
      </w:r>
      <w:r w:rsidR="0053073F" w:rsidRPr="00954534">
        <w:rPr>
          <w:rFonts w:ascii="Times-Roman" w:hAnsi="Times-Roman" w:cs="Times-Roman"/>
        </w:rPr>
        <w:t xml:space="preserve">- and </w:t>
      </w:r>
      <w:proofErr w:type="gramStart"/>
      <w:r w:rsidR="0053073F" w:rsidRPr="00954534">
        <w:rPr>
          <w:rFonts w:ascii="Times-Roman" w:hAnsi="Times-Roman" w:cs="Times-Roman"/>
        </w:rPr>
        <w:t>Gold</w:t>
      </w:r>
      <w:proofErr w:type="gramEnd"/>
      <w:r w:rsidR="0053073F" w:rsidRPr="00954534">
        <w:rPr>
          <w:rFonts w:ascii="Times-Roman" w:hAnsi="Times-Roman" w:cs="Times-Roman"/>
        </w:rPr>
        <w:t xml:space="preserve"> sequences. The ZCZ sequences showed near-perfect zero-correlation over their expected zones, thus enabling much better test results. Outside of their zone, the interference is significant, so these codes should be carefully designed for each application (frequency, zone length</w:t>
      </w:r>
      <w:r w:rsidR="000822B2">
        <w:rPr>
          <w:rFonts w:ascii="Times-Roman" w:hAnsi="Times-Roman" w:cs="Times-Roman"/>
        </w:rPr>
        <w:t>,</w:t>
      </w:r>
      <w:r w:rsidR="0053073F" w:rsidRPr="00954534">
        <w:rPr>
          <w:rFonts w:ascii="Times-Roman" w:hAnsi="Times-Roman" w:cs="Times-Roman"/>
        </w:rPr>
        <w:t xml:space="preserve"> and desired number of available sequences) to ensure ideal testing. </w:t>
      </w:r>
    </w:p>
    <w:p w14:paraId="213DE62C" w14:textId="4A45BA61" w:rsidR="00731276" w:rsidRPr="00954534" w:rsidRDefault="0053073F" w:rsidP="004E2CC9">
      <w:pPr>
        <w:spacing w:before="120" w:after="120"/>
        <w:jc w:val="both"/>
        <w:rPr>
          <w:rFonts w:ascii="Times-Roman" w:hAnsi="Times-Roman" w:cs="Times-Roman"/>
        </w:rPr>
      </w:pPr>
      <w:r w:rsidRPr="00954534">
        <w:rPr>
          <w:rFonts w:ascii="Times-Roman" w:hAnsi="Times-Roman" w:cs="Times-Roman"/>
        </w:rPr>
        <w:t>In addition to validating the performance of the ZCZ codes on a simple Y-network, a n</w:t>
      </w:r>
      <w:r w:rsidR="004E2CC9" w:rsidRPr="00954534">
        <w:rPr>
          <w:rFonts w:ascii="Times-Roman" w:hAnsi="Times-Roman" w:cs="Times-Roman"/>
        </w:rPr>
        <w:t>umerical s</w:t>
      </w:r>
      <w:r w:rsidR="00795B97" w:rsidRPr="00954534">
        <w:rPr>
          <w:rFonts w:ascii="Times-Roman" w:hAnsi="Times-Roman" w:cs="Times-Roman"/>
        </w:rPr>
        <w:t>imulation</w:t>
      </w:r>
      <w:r w:rsidRPr="00954534">
        <w:rPr>
          <w:rFonts w:ascii="Times-Roman" w:hAnsi="Times-Roman" w:cs="Times-Roman"/>
        </w:rPr>
        <w:t xml:space="preserve"> code was developed to allow us to consider more complex networks and different code parameters for other applications. </w:t>
      </w:r>
      <w:r w:rsidR="00795B97" w:rsidRPr="00954534">
        <w:rPr>
          <w:rFonts w:ascii="Times-Roman" w:hAnsi="Times-Roman" w:cs="Times-Roman"/>
        </w:rPr>
        <w:t xml:space="preserve"> </w:t>
      </w:r>
    </w:p>
    <w:p w14:paraId="04F99B6B" w14:textId="21F4A209" w:rsidR="0053073F" w:rsidRDefault="0053073F" w:rsidP="003501BC">
      <w:pPr>
        <w:spacing w:after="120"/>
        <w:jc w:val="both"/>
        <w:rPr>
          <w:lang w:eastAsia="x-none"/>
        </w:rPr>
      </w:pPr>
      <w:r w:rsidRPr="003501BC">
        <w:rPr>
          <w:lang w:eastAsia="x-none"/>
        </w:rPr>
        <w:t>If we want to work on a smaller length system, we can increase the frequency and decrease the zero-correlation zone</w:t>
      </w:r>
      <w:r w:rsidR="003501BC" w:rsidRPr="003501BC">
        <w:rPr>
          <w:lang w:eastAsia="x-none"/>
        </w:rPr>
        <w:t xml:space="preserve"> time</w:t>
      </w:r>
      <w:r w:rsidR="003501BC">
        <w:rPr>
          <w:lang w:eastAsia="x-none"/>
        </w:rPr>
        <w:t xml:space="preserve"> </w:t>
      </w:r>
      <m:oMath>
        <m:r>
          <w:rPr>
            <w:rFonts w:ascii="Cambria Math" w:hAnsi="Cambria Math"/>
            <w:lang w:eastAsia="x-none"/>
          </w:rPr>
          <m:t xml:space="preserve">Zo (s) </m:t>
        </m:r>
      </m:oMath>
      <w:r w:rsidRPr="003501BC">
        <w:rPr>
          <w:lang w:eastAsia="x-none"/>
        </w:rPr>
        <w:t>. The zone length (Zo), code length (</w:t>
      </w:r>
      <w:r w:rsidR="003501BC">
        <w:rPr>
          <w:lang w:eastAsia="x-none"/>
        </w:rPr>
        <w:t>N</w:t>
      </w:r>
      <w:r w:rsidRPr="003501BC">
        <w:rPr>
          <w:lang w:eastAsia="x-none"/>
        </w:rPr>
        <w:t xml:space="preserve"> chips), and number of available ZCZ codes (M) are related as </w:t>
      </w:r>
    </w:p>
    <w:tbl>
      <w:tblPr>
        <w:tblW w:w="0" w:type="auto"/>
        <w:tblLook w:val="04A0" w:firstRow="1" w:lastRow="0" w:firstColumn="1" w:lastColumn="0" w:noHBand="0" w:noVBand="1"/>
      </w:tblPr>
      <w:tblGrid>
        <w:gridCol w:w="4480"/>
        <w:gridCol w:w="550"/>
      </w:tblGrid>
      <w:tr w:rsidR="003501BC" w:rsidRPr="00701F2B" w14:paraId="5EF9FA71" w14:textId="77777777" w:rsidTr="003501BC">
        <w:trPr>
          <w:trHeight w:val="283"/>
        </w:trPr>
        <w:tc>
          <w:tcPr>
            <w:tcW w:w="4480" w:type="dxa"/>
            <w:vAlign w:val="center"/>
          </w:tcPr>
          <w:p w14:paraId="09EB4F47" w14:textId="3FE3BBCF" w:rsidR="003501BC" w:rsidRPr="00701F2B" w:rsidRDefault="00453247" w:rsidP="003501BC">
            <w:pPr>
              <w:pStyle w:val="PARAIndent"/>
              <w:spacing w:line="276" w:lineRule="auto"/>
              <w:rPr>
                <w:rFonts w:ascii="Times-Roman" w:hAnsi="Times-Roman"/>
                <w:iCs/>
              </w:rPr>
            </w:pPr>
            <m:oMathPara>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cs="Times-Roman"/>
                  </w:rPr>
                  <m:t>=</m:t>
                </m:r>
                <m:f>
                  <m:fPr>
                    <m:ctrlPr>
                      <w:rPr>
                        <w:rFonts w:ascii="Cambria Math" w:hAnsi="Cambria Math" w:cs="Times-Roman"/>
                        <w:i/>
                      </w:rPr>
                    </m:ctrlPr>
                  </m:fPr>
                  <m:num>
                    <m:r>
                      <w:rPr>
                        <w:rFonts w:ascii="Cambria Math" w:hAnsi="Cambria Math" w:cs="Times-Roman"/>
                      </w:rPr>
                      <m:t>N</m:t>
                    </m:r>
                  </m:num>
                  <m:den>
                    <m:r>
                      <w:rPr>
                        <w:rFonts w:ascii="Cambria Math" w:hAnsi="Cambria Math" w:cs="Times-Roman"/>
                      </w:rPr>
                      <m:t>M</m:t>
                    </m:r>
                  </m:den>
                </m:f>
                <m:r>
                  <w:rPr>
                    <w:rFonts w:ascii="Cambria Math" w:hAnsi="Cambria Math" w:cs="Times-Roman"/>
                  </w:rPr>
                  <m:t>-1</m:t>
                </m:r>
              </m:oMath>
            </m:oMathPara>
          </w:p>
        </w:tc>
        <w:tc>
          <w:tcPr>
            <w:tcW w:w="550" w:type="dxa"/>
            <w:vAlign w:val="center"/>
          </w:tcPr>
          <w:p w14:paraId="234D13B6" w14:textId="77777777" w:rsidR="003501BC" w:rsidRPr="00701F2B" w:rsidRDefault="003501BC" w:rsidP="003501BC">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4758112" w14:textId="09E19D80" w:rsidR="0053073F" w:rsidRPr="00954534" w:rsidRDefault="0053073F" w:rsidP="003501BC">
      <w:pPr>
        <w:spacing w:before="120"/>
        <w:jc w:val="both"/>
        <w:rPr>
          <w:lang w:eastAsia="x-none"/>
        </w:rPr>
      </w:pPr>
      <w:r w:rsidRPr="003501BC">
        <w:rPr>
          <w:lang w:eastAsia="x-none"/>
        </w:rPr>
        <w:t xml:space="preserve">The zone length in seconds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(s)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Tc</m:t>
        </m:r>
      </m:oMath>
      <w:r w:rsidRPr="003501BC">
        <w:rPr>
          <w:lang w:eastAsia="x-none"/>
        </w:rPr>
        <w:t xml:space="preserve">, and in meters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(m)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(s) v</m:t>
        </m:r>
      </m:oMath>
      <w:r w:rsidRPr="003501BC">
        <w:rPr>
          <w:lang w:eastAsia="x-none"/>
        </w:rPr>
        <w:t>, where v is the velocity of propagation. This means the zero-correlation zone in seconds or meters scales inversely with frequency. For example, if we scale the 25 MHz ZCZ sequence, with 16 codes that are 512 chips long that are used in the sections above, to the same set of codes at 4 GHz, the zone</w:t>
      </w:r>
      <w:r w:rsidR="003501BC" w:rsidRPr="003501BC">
        <w:rPr>
          <w:lang w:eastAsia="x-none"/>
        </w:rPr>
        <w:t xml:space="preserve"> in meters</w:t>
      </w:r>
      <w:r w:rsidRPr="003501BC">
        <w:rPr>
          <w:lang w:eastAsia="x-none"/>
        </w:rPr>
        <w:t xml:space="preserve">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d>
          <m:dPr>
            <m:ctrlPr>
              <w:rPr>
                <w:rFonts w:ascii="Cambria Math" w:hAnsi="Cambria Math"/>
                <w:i/>
                <w:lang w:eastAsia="x-none"/>
              </w:rPr>
            </m:ctrlPr>
          </m:dPr>
          <m:e>
            <m:r>
              <w:rPr>
                <w:rFonts w:ascii="Cambria Math" w:hAnsi="Cambria Math"/>
                <w:lang w:eastAsia="x-none"/>
              </w:rPr>
              <m:t>m</m:t>
            </m:r>
          </m:e>
        </m:d>
        <m:r>
          <w:rPr>
            <w:rFonts w:ascii="Cambria Math" w:hAnsi="Cambria Math"/>
            <w:lang w:eastAsia="x-none"/>
          </w:rPr>
          <m:t>=0.8 m</m:t>
        </m:r>
      </m:oMath>
      <w:r w:rsidRPr="003501BC">
        <w:rPr>
          <w:lang w:eastAsia="x-none"/>
        </w:rPr>
        <w:t>. This is a good size for many types of imaging systems, such as microwave breast cancer detection</w:t>
      </w:r>
      <w:r w:rsidR="0081769B" w:rsidRPr="003501BC">
        <w:rPr>
          <w:lang w:eastAsia="x-none"/>
        </w:rPr>
        <w:t>.</w:t>
      </w:r>
    </w:p>
    <w:p w14:paraId="4B7EDD23" w14:textId="05F2AA61" w:rsidR="0053073F" w:rsidRPr="00954534" w:rsidRDefault="0053073F" w:rsidP="0053073F">
      <w:pPr>
        <w:jc w:val="both"/>
        <w:rPr>
          <w:lang w:eastAsia="x-none"/>
        </w:rPr>
      </w:pPr>
      <w:r w:rsidRPr="00954534">
        <w:rPr>
          <w:lang w:eastAsia="x-none"/>
        </w:rPr>
        <w:t>These results demonstrate and validate the value of using ZCZ codes for distributed testing using multiple STDR or SSTDR sensors working simultaneously to test a system from multiple vantage points.</w:t>
      </w:r>
    </w:p>
    <w:p w14:paraId="5D9104A7" w14:textId="721A0C9F" w:rsidR="00C519AF" w:rsidRPr="00954534" w:rsidRDefault="00C519AF" w:rsidP="00C519AF">
      <w:pPr>
        <w:keepNext/>
        <w:spacing w:before="240" w:after="80"/>
        <w:ind w:left="990" w:hanging="360"/>
        <w:jc w:val="center"/>
        <w:outlineLvl w:val="0"/>
        <w:rPr>
          <w:smallCaps/>
          <w:kern w:val="28"/>
        </w:rPr>
      </w:pPr>
      <w:r w:rsidRPr="00954534">
        <w:rPr>
          <w:smallCaps/>
          <w:kern w:val="28"/>
        </w:rPr>
        <w:t>Disclosure</w:t>
      </w:r>
    </w:p>
    <w:p w14:paraId="1F6C5290" w14:textId="7CD20CE4" w:rsidR="00C519AF" w:rsidRPr="00954534" w:rsidRDefault="00C519AF" w:rsidP="00C519AF">
      <w:pPr>
        <w:jc w:val="both"/>
      </w:pPr>
      <w:r w:rsidRPr="00954534">
        <w:t>Dr. C.</w:t>
      </w:r>
      <w:r w:rsidR="00B713A5" w:rsidRPr="00954534">
        <w:t xml:space="preserve"> </w:t>
      </w:r>
      <w:r w:rsidRPr="00954534">
        <w:t xml:space="preserve">M. Furse is a co-founder of </w:t>
      </w:r>
      <w:proofErr w:type="spellStart"/>
      <w:r w:rsidRPr="00954534">
        <w:t>LiveWire</w:t>
      </w:r>
      <w:proofErr w:type="spellEnd"/>
      <w:r w:rsidRPr="00954534">
        <w:t xml:space="preserve"> Innovation, Inc. </w:t>
      </w:r>
      <w:r w:rsidR="00954534">
        <w:t>that</w:t>
      </w:r>
      <w:r w:rsidRPr="00954534">
        <w:t xml:space="preserve"> is commercializing SSTDR technology, and therefore she is disclosing a financial conflict of interest.</w:t>
      </w:r>
    </w:p>
    <w:p w14:paraId="19A81443" w14:textId="10F5EFBB" w:rsidR="00C519AF" w:rsidRPr="00954534" w:rsidRDefault="00C519AF" w:rsidP="00C519AF">
      <w:pPr>
        <w:keepNext/>
        <w:spacing w:before="240" w:after="80"/>
        <w:ind w:left="990" w:hanging="360"/>
        <w:jc w:val="center"/>
        <w:outlineLvl w:val="0"/>
        <w:rPr>
          <w:smallCaps/>
          <w:kern w:val="28"/>
        </w:rPr>
      </w:pPr>
      <w:r w:rsidRPr="00954534">
        <w:rPr>
          <w:smallCaps/>
          <w:kern w:val="28"/>
        </w:rPr>
        <w:t>Acknowledgment</w:t>
      </w:r>
    </w:p>
    <w:p w14:paraId="33E331B1" w14:textId="0B819AB4" w:rsidR="009E75A6" w:rsidRDefault="00C519AF" w:rsidP="009E75A6">
      <w:pPr>
        <w:jc w:val="both"/>
      </w:pPr>
      <w:bookmarkStart w:id="245" w:name="_Hlk179413515"/>
      <w:r w:rsidRPr="00954534">
        <w:rPr>
          <w:rFonts w:ascii="Times-Roman" w:hAnsi="Times-Roman" w:cs="Times-Roman"/>
          <w:bCs/>
        </w:rPr>
        <w:t xml:space="preserve">The authors </w:t>
      </w:r>
      <w:bookmarkEnd w:id="245"/>
      <w:r w:rsidRPr="00954534">
        <w:rPr>
          <w:rFonts w:ascii="Times-Roman" w:hAnsi="Times-Roman" w:cs="Times-Roman"/>
          <w:bCs/>
        </w:rPr>
        <w:t xml:space="preserve">gratefully acknowledge financial support for this research by the Fulbright U.S. Scholar Program, which is sponsored by the U.S. Department of State. Its contents are solely the responsibility of the author and do not necessarily </w:t>
      </w:r>
      <w:r w:rsidRPr="00954534">
        <w:rPr>
          <w:rFonts w:ascii="Times-Roman" w:hAnsi="Times-Roman" w:cs="Times-Roman"/>
          <w:bCs/>
        </w:rPr>
        <w:t xml:space="preserve">represent the official views of the Fulbright Program or the Government of the United States. The authors would also like to thank </w:t>
      </w:r>
      <w:r w:rsidR="0053073F" w:rsidRPr="00954534">
        <w:rPr>
          <w:rFonts w:ascii="Times-Roman" w:hAnsi="Times-Roman" w:cs="Times-Roman"/>
          <w:bCs/>
        </w:rPr>
        <w:t>Rhode-Schwarz</w:t>
      </w:r>
      <w:r w:rsidRPr="00954534">
        <w:rPr>
          <w:rFonts w:ascii="Times-Roman" w:hAnsi="Times-Roman" w:cs="Times-Roman"/>
          <w:bCs/>
        </w:rPr>
        <w:t xml:space="preserve"> for loaning the </w:t>
      </w:r>
      <w:r w:rsidR="0053073F" w:rsidRPr="00954534">
        <w:rPr>
          <w:rFonts w:ascii="Times-Roman" w:hAnsi="Times-Roman" w:cs="Times-Roman"/>
          <w:bCs/>
        </w:rPr>
        <w:t>MXO5 oscilloscope</w:t>
      </w:r>
      <w:r w:rsidR="00A85F08" w:rsidRPr="00954534">
        <w:rPr>
          <w:rFonts w:ascii="Times-Roman" w:hAnsi="Times-Roman" w:cs="Times-Roman"/>
          <w:bCs/>
        </w:rPr>
        <w:t>.</w:t>
      </w:r>
      <w:r w:rsidR="009E75A6">
        <w:t xml:space="preserve"> </w:t>
      </w:r>
    </w:p>
    <w:p w14:paraId="6FE2581F" w14:textId="77BABE1F" w:rsidR="009E75A6" w:rsidRDefault="009E75A6" w:rsidP="009E75A6">
      <w:pPr>
        <w:keepNext/>
        <w:spacing w:before="240" w:after="80"/>
        <w:ind w:left="990" w:hanging="360"/>
        <w:jc w:val="center"/>
        <w:outlineLvl w:val="0"/>
        <w:rPr>
          <w:smallCaps/>
          <w:kern w:val="28"/>
        </w:rPr>
      </w:pPr>
      <w:r>
        <w:rPr>
          <w:smallCaps/>
          <w:kern w:val="28"/>
        </w:rPr>
        <w:t>References</w:t>
      </w:r>
    </w:p>
    <w:p w14:paraId="13F75068" w14:textId="77777777" w:rsidR="001A375C" w:rsidRPr="001A375C" w:rsidRDefault="009E75A6" w:rsidP="001A375C">
      <w:pPr>
        <w:pStyle w:val="Bibliography"/>
      </w:pPr>
      <w:r>
        <w:rPr>
          <w:smallCaps/>
          <w:kern w:val="28"/>
        </w:rPr>
        <w:fldChar w:fldCharType="begin"/>
      </w:r>
      <w:r>
        <w:rPr>
          <w:smallCaps/>
          <w:kern w:val="28"/>
        </w:rPr>
        <w:instrText xml:space="preserve"> ADDIN ZOTERO_BIBL {"uncited":[],"omitted":[],"custom":[]} CSL_BIBLIOGRAPHY </w:instrText>
      </w:r>
      <w:r>
        <w:rPr>
          <w:smallCaps/>
          <w:kern w:val="28"/>
        </w:rPr>
        <w:fldChar w:fldCharType="separate"/>
      </w:r>
      <w:r w:rsidR="001A375C" w:rsidRPr="001A375C">
        <w:t>[1]</w:t>
      </w:r>
      <w:r w:rsidR="001A375C" w:rsidRPr="001A375C">
        <w:tab/>
        <w:t xml:space="preserve">C. M. Furse, M. Kafal, R. Razzaghi, and Y.-J. Shin, “Fault Diagnosis for Electrical Systems and Power Networks: A Review,” </w:t>
      </w:r>
      <w:r w:rsidR="001A375C" w:rsidRPr="001A375C">
        <w:rPr>
          <w:i/>
          <w:iCs/>
        </w:rPr>
        <w:t>IEEE Sensors Journal</w:t>
      </w:r>
      <w:r w:rsidR="001A375C" w:rsidRPr="001A375C">
        <w:t>, 2020.</w:t>
      </w:r>
    </w:p>
    <w:p w14:paraId="11D45537" w14:textId="7E273FA9" w:rsidR="001A375C" w:rsidRPr="001A375C" w:rsidRDefault="001A375C" w:rsidP="001A375C">
      <w:pPr>
        <w:pStyle w:val="Bibliography"/>
      </w:pPr>
      <w:r w:rsidRPr="001A375C">
        <w:t>[2]</w:t>
      </w:r>
      <w:r w:rsidRPr="001A375C">
        <w:tab/>
        <w:t xml:space="preserve">A. Lelong, L. Sommervogel, N. Ravot, and M. O. Carrion, “Distributed reflectometry method for wire fault location using selective average,” </w:t>
      </w:r>
      <w:r w:rsidRPr="001A375C">
        <w:rPr>
          <w:i/>
          <w:iCs/>
        </w:rPr>
        <w:t xml:space="preserve">IEEE </w:t>
      </w:r>
      <w:r w:rsidR="0011234A">
        <w:rPr>
          <w:i/>
          <w:iCs/>
        </w:rPr>
        <w:t>Sensors Journal</w:t>
      </w:r>
      <w:r w:rsidRPr="001A375C">
        <w:t>, vol. 10, no. 2, pp. 300–310, 2009.</w:t>
      </w:r>
    </w:p>
    <w:p w14:paraId="19D5D1A2" w14:textId="77777777" w:rsidR="001A375C" w:rsidRPr="001A375C" w:rsidRDefault="001A375C" w:rsidP="001A375C">
      <w:pPr>
        <w:pStyle w:val="Bibliography"/>
      </w:pPr>
      <w:r w:rsidRPr="001A375C">
        <w:t>[3]</w:t>
      </w:r>
      <w:r w:rsidRPr="001A375C">
        <w:tab/>
        <w:t xml:space="preserve">C. Lo and C. Furse, “Modeling and simulation of branched wiring networks,” </w:t>
      </w:r>
      <w:r w:rsidRPr="001A375C">
        <w:rPr>
          <w:i/>
          <w:iCs/>
        </w:rPr>
        <w:t>Applied Computational Electromagnetics Society Journal</w:t>
      </w:r>
      <w:r w:rsidRPr="001A375C">
        <w:t>, vol. 23, no. 2, p. 143, 2008.</w:t>
      </w:r>
    </w:p>
    <w:p w14:paraId="3AD80599" w14:textId="75D409D0" w:rsidR="001A375C" w:rsidRPr="001A375C" w:rsidRDefault="001A375C" w:rsidP="001A375C">
      <w:pPr>
        <w:pStyle w:val="Bibliography"/>
      </w:pPr>
      <w:r w:rsidRPr="001A375C">
        <w:t>[4]</w:t>
      </w:r>
      <w:r w:rsidRPr="001A375C">
        <w:tab/>
        <w:t xml:space="preserve">M. Addad and A. Djebbari, “Spread Spectrum Sensing Based on ZCZ Sequences for the Diagnosis of Noisy Wired Networks,” </w:t>
      </w:r>
      <w:r w:rsidRPr="001A375C">
        <w:rPr>
          <w:i/>
          <w:iCs/>
        </w:rPr>
        <w:t>IEEE Sensors Journal</w:t>
      </w:r>
      <w:r w:rsidRPr="001A375C">
        <w:t>, vol. 21, no. 2, pp. 914–920, Jan. 2021.</w:t>
      </w:r>
    </w:p>
    <w:p w14:paraId="0C5B9EF1" w14:textId="77777777" w:rsidR="001A375C" w:rsidRPr="001A375C" w:rsidRDefault="001A375C" w:rsidP="001A375C">
      <w:pPr>
        <w:pStyle w:val="Bibliography"/>
      </w:pPr>
      <w:r w:rsidRPr="001A375C">
        <w:t>[5]</w:t>
      </w:r>
      <w:r w:rsidRPr="001A375C">
        <w:tab/>
        <w:t xml:space="preserve">M. Addad and A. Djebbari, “Simultaneous multiple cable fault locating using zero correlation zone codes,” </w:t>
      </w:r>
      <w:r w:rsidRPr="001A375C">
        <w:rPr>
          <w:i/>
          <w:iCs/>
        </w:rPr>
        <w:t>IEEE Sensors Journal</w:t>
      </w:r>
      <w:r w:rsidRPr="001A375C">
        <w:t>, vol. 21, no. 2, pp. 907–913, 2020.</w:t>
      </w:r>
    </w:p>
    <w:p w14:paraId="31ED4DA8" w14:textId="77777777" w:rsidR="001A375C" w:rsidRPr="001A375C" w:rsidRDefault="001A375C" w:rsidP="001A375C">
      <w:pPr>
        <w:pStyle w:val="Bibliography"/>
      </w:pPr>
      <w:r w:rsidRPr="001A375C">
        <w:t>[6]</w:t>
      </w:r>
      <w:r w:rsidRPr="001A375C">
        <w:tab/>
        <w:t xml:space="preserve">M. Addad and A. Djebbari, “Spread spectrum reflectometry for the simultaneous diagnosis of shielded cable bundles,” </w:t>
      </w:r>
      <w:r w:rsidRPr="001A375C">
        <w:rPr>
          <w:i/>
          <w:iCs/>
        </w:rPr>
        <w:t>Nondestructive Testing and Evaluation</w:t>
      </w:r>
      <w:r w:rsidRPr="001A375C">
        <w:t>, vol. 39, no. 4, pp. 939–953, 2024.</w:t>
      </w:r>
    </w:p>
    <w:p w14:paraId="77C8F228" w14:textId="77777777" w:rsidR="001A375C" w:rsidRPr="001A375C" w:rsidRDefault="001A375C" w:rsidP="001A375C">
      <w:pPr>
        <w:pStyle w:val="Bibliography"/>
      </w:pPr>
      <w:r w:rsidRPr="001A375C">
        <w:t>[7]</w:t>
      </w:r>
      <w:r w:rsidRPr="001A375C">
        <w:tab/>
        <w:t xml:space="preserve">S. Kingston </w:t>
      </w:r>
      <w:r w:rsidRPr="001A375C">
        <w:rPr>
          <w:i/>
          <w:iCs/>
        </w:rPr>
        <w:t>et al.</w:t>
      </w:r>
      <w:r w:rsidRPr="001A375C">
        <w:t xml:space="preserve">, “A SSTDR methodology, implementations, and challenges,” </w:t>
      </w:r>
      <w:r w:rsidRPr="001A375C">
        <w:rPr>
          <w:i/>
          <w:iCs/>
        </w:rPr>
        <w:t>Sensors</w:t>
      </w:r>
      <w:r w:rsidRPr="001A375C">
        <w:t>, vol. 21, no. 16, p. 5268, 2021.</w:t>
      </w:r>
    </w:p>
    <w:p w14:paraId="2CE5AB9C" w14:textId="372CDB09" w:rsidR="009F2044" w:rsidRPr="00E41203" w:rsidRDefault="009E75A6" w:rsidP="00E41203">
      <w:pPr>
        <w:keepNext/>
        <w:spacing w:before="240" w:after="80"/>
        <w:outlineLvl w:val="0"/>
        <w:rPr>
          <w:smallCaps/>
          <w:kern w:val="28"/>
        </w:rPr>
      </w:pPr>
      <w:r>
        <w:rPr>
          <w:smallCaps/>
          <w:kern w:val="28"/>
        </w:rPr>
        <w:fldChar w:fldCharType="end"/>
      </w:r>
    </w:p>
    <w:p w14:paraId="5153F893" w14:textId="2024FA01" w:rsidR="00C10506" w:rsidRDefault="00C10506" w:rsidP="00E41203">
      <w:pPr>
        <w:pBdr>
          <w:top w:val="nil"/>
          <w:left w:val="nil"/>
          <w:bottom w:val="nil"/>
          <w:right w:val="nil"/>
          <w:between w:val="nil"/>
        </w:pBdr>
        <w:jc w:val="both"/>
        <w:rPr>
          <w:color w:val="000000"/>
          <w:sz w:val="16"/>
          <w:szCs w:val="16"/>
        </w:rPr>
      </w:pPr>
      <w:r>
        <w:rPr>
          <w:noProof/>
        </w:rPr>
        <w:drawing>
          <wp:anchor distT="0" distB="0" distL="114935" distR="114935" simplePos="0" relativeHeight="251676672" behindDoc="0" locked="0" layoutInCell="1" hidden="0" allowOverlap="1" wp14:anchorId="5434A287" wp14:editId="1160DBE6">
            <wp:simplePos x="0" y="0"/>
            <wp:positionH relativeFrom="column">
              <wp:posOffset>0</wp:posOffset>
            </wp:positionH>
            <wp:positionV relativeFrom="paragraph">
              <wp:posOffset>117475</wp:posOffset>
            </wp:positionV>
            <wp:extent cx="914400" cy="1188720"/>
            <wp:effectExtent l="0" t="0" r="0" b="0"/>
            <wp:wrapSquare wrapText="bothSides" distT="0" distB="0" distL="114935" distR="114935"/>
            <wp:docPr id="126" name="image9.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image9.jpg" descr="A person smiling at the camera&#10;&#10;Description automatically generated"/>
                    <pic:cNvPicPr preferRelativeResize="0"/>
                  </pic:nvPicPr>
                  <pic:blipFill>
                    <a:blip r:embed="rId28"/>
                    <a:srcRect l="-5" t="-3" r="-5" b="15622"/>
                    <a:stretch>
                      <a:fillRect/>
                    </a:stretch>
                  </pic:blipFill>
                  <pic:spPr>
                    <a:xfrm>
                      <a:off x="0" y="0"/>
                      <a:ext cx="914400" cy="1188720"/>
                    </a:xfrm>
                    <a:prstGeom prst="rect">
                      <a:avLst/>
                    </a:prstGeom>
                    <a:ln/>
                  </pic:spPr>
                </pic:pic>
              </a:graphicData>
            </a:graphic>
            <wp14:sizeRelH relativeFrom="margin">
              <wp14:pctWidth>0</wp14:pctWidth>
            </wp14:sizeRelH>
          </wp:anchor>
        </w:drawing>
      </w:r>
      <w:bookmarkStart w:id="246" w:name="_heading=h.3whwml4" w:colFirst="0" w:colLast="0"/>
      <w:bookmarkStart w:id="247" w:name="_Hlk189517597"/>
      <w:bookmarkEnd w:id="246"/>
      <w:r w:rsidR="00C424FE">
        <w:rPr>
          <w:b/>
          <w:color w:val="000000"/>
          <w:sz w:val="16"/>
          <w:szCs w:val="16"/>
        </w:rPr>
        <w:t xml:space="preserve">                                                                                                                  </w:t>
      </w:r>
      <w:r w:rsidR="009F2044">
        <w:rPr>
          <w:b/>
          <w:color w:val="000000"/>
          <w:sz w:val="16"/>
          <w:szCs w:val="16"/>
        </w:rPr>
        <w:t>Mouad Addad</w:t>
      </w:r>
      <w:r w:rsidR="009F2044">
        <w:rPr>
          <w:color w:val="000000"/>
          <w:sz w:val="16"/>
          <w:szCs w:val="16"/>
        </w:rPr>
        <w:t xml:space="preserve"> </w:t>
      </w:r>
      <w:r w:rsidR="00BE1969" w:rsidRPr="00BE1969">
        <w:rPr>
          <w:color w:val="000000"/>
          <w:sz w:val="16"/>
          <w:szCs w:val="16"/>
        </w:rPr>
        <w:t>received his Ph.D. degree in Telecommunications from Djillali Liabes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p>
    <w:p w14:paraId="1024452A" w14:textId="1E35619F" w:rsidR="003B205A" w:rsidRDefault="008951A0" w:rsidP="003B205A">
      <w:pPr>
        <w:pStyle w:val="FigureCaption"/>
        <w:rPr>
          <w:color w:val="000000"/>
        </w:rPr>
      </w:pPr>
      <w:r>
        <w:rPr>
          <w:noProof/>
        </w:rPr>
        <w:drawing>
          <wp:anchor distT="0" distB="0" distL="114300" distR="114300" simplePos="0" relativeHeight="251680768" behindDoc="0" locked="0" layoutInCell="1" allowOverlap="1" wp14:anchorId="4AD84F63" wp14:editId="51D22E09">
            <wp:simplePos x="0" y="0"/>
            <wp:positionH relativeFrom="column">
              <wp:posOffset>635</wp:posOffset>
            </wp:positionH>
            <wp:positionV relativeFrom="paragraph">
              <wp:posOffset>97790</wp:posOffset>
            </wp:positionV>
            <wp:extent cx="914400" cy="1115060"/>
            <wp:effectExtent l="0" t="0" r="0" b="8890"/>
            <wp:wrapSquare wrapText="bothSides"/>
            <wp:docPr id="1798795879" name="Picture 43" descr="A person wearing glasses and a black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5879" name="Picture 43" descr="A person wearing glasses and a black shir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4FE">
        <w:rPr>
          <w:rFonts w:ascii="Helvetica" w:hAnsi="Helvetica"/>
          <w:b/>
          <w:bCs/>
          <w:color w:val="004393"/>
        </w:rPr>
        <w:t xml:space="preserve">                                                                                                           </w:t>
      </w:r>
      <w:r w:rsidR="00C424FE" w:rsidRPr="00C424FE">
        <w:rPr>
          <w:b/>
          <w:color w:val="000000"/>
        </w:rPr>
        <w:t>Ali Djebbari</w:t>
      </w:r>
      <w:r w:rsidR="00C424FE" w:rsidRPr="0067149B">
        <w:rPr>
          <w:rFonts w:ascii="Helvetica" w:hAnsi="Helvetica"/>
          <w:b/>
          <w:bCs/>
        </w:rPr>
        <w:t xml:space="preserve"> </w:t>
      </w:r>
      <w:r w:rsidR="003B205A" w:rsidRPr="003B205A">
        <w:rPr>
          <w:color w:val="000000"/>
        </w:rPr>
        <w:t xml:space="preserve">received </w:t>
      </w:r>
      <w:r w:rsidR="00A41083" w:rsidRPr="00BE1969">
        <w:rPr>
          <w:color w:val="000000"/>
        </w:rPr>
        <w:t>his Ph.D. degree</w:t>
      </w:r>
      <w:r w:rsidR="003B205A" w:rsidRPr="003B205A">
        <w:rPr>
          <w:color w:val="000000"/>
        </w:rPr>
        <w:t xml:space="preserve"> in </w:t>
      </w:r>
      <w:r w:rsidR="00A41083" w:rsidRPr="003B205A">
        <w:rPr>
          <w:color w:val="000000"/>
        </w:rPr>
        <w:t xml:space="preserve">Signal Processing </w:t>
      </w:r>
      <w:r w:rsidR="003B205A" w:rsidRPr="003B205A">
        <w:rPr>
          <w:color w:val="000000"/>
        </w:rPr>
        <w:t xml:space="preserve">from the University of Sciences and Technology of Oran (USTO), Algeria, in </w:t>
      </w:r>
      <w:r w:rsidR="00A41083" w:rsidRPr="003B205A">
        <w:rPr>
          <w:color w:val="000000"/>
        </w:rPr>
        <w:t>1997</w:t>
      </w:r>
      <w:r w:rsidR="003B205A" w:rsidRPr="003B205A">
        <w:rPr>
          <w:color w:val="000000"/>
        </w:rPr>
        <w:t>. In 1991, he joined the Djillali Liabes University, as an Assistant Professor, became a Lecturer in 1997, and was promoted to Full Professor in 2003. Since 2000, he has been the Director of the Telecommunications and Digital Signal Processing Laboratory. He is currently with the Telecommunications Department, Faculty of Electrical Engineering, at Djillali Liabes University. His research interests include signal processing for telecommunications, free-space optical and fiber-optic systems, visible light communications, and diagnostic methods for wired and optical networks.</w:t>
      </w:r>
    </w:p>
    <w:p w14:paraId="79004B27" w14:textId="681531CC" w:rsidR="00842C9F" w:rsidRDefault="00C10506" w:rsidP="003B205A">
      <w:pPr>
        <w:pStyle w:val="FigureCaption"/>
        <w:rPr>
          <w:b/>
        </w:rPr>
      </w:pPr>
      <w:r w:rsidRPr="003578FF">
        <w:rPr>
          <w:b/>
          <w:noProof/>
        </w:rPr>
        <w:lastRenderedPageBreak/>
        <w:drawing>
          <wp:anchor distT="0" distB="0" distL="114300" distR="114300" simplePos="0" relativeHeight="251674624" behindDoc="1" locked="0" layoutInCell="1" allowOverlap="1" wp14:anchorId="1E12224C" wp14:editId="38BA7F79">
            <wp:simplePos x="0" y="0"/>
            <wp:positionH relativeFrom="column">
              <wp:posOffset>0</wp:posOffset>
            </wp:positionH>
            <wp:positionV relativeFrom="paragraph">
              <wp:posOffset>116840</wp:posOffset>
            </wp:positionV>
            <wp:extent cx="913765" cy="1217930"/>
            <wp:effectExtent l="0" t="0" r="635" b="1270"/>
            <wp:wrapTight wrapText="bothSides">
              <wp:wrapPolygon edited="0">
                <wp:start x="0" y="0"/>
                <wp:lineTo x="0" y="21285"/>
                <wp:lineTo x="21165" y="21285"/>
                <wp:lineTo x="21165" y="0"/>
                <wp:lineTo x="0" y="0"/>
              </wp:wrapPolygon>
            </wp:wrapTight>
            <wp:docPr id="19" name="Picture 19"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ith a beard&#10;&#10;Description automatically generated"/>
                    <pic:cNvPicPr/>
                  </pic:nvPicPr>
                  <pic:blipFill>
                    <a:blip r:embed="rId30"/>
                    <a:stretch>
                      <a:fillRect/>
                    </a:stretch>
                  </pic:blipFill>
                  <pic:spPr bwMode="auto">
                    <a:xfrm>
                      <a:off x="0" y="0"/>
                      <a:ext cx="913765" cy="121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4FE">
        <w:rPr>
          <w:b/>
        </w:rPr>
        <w:t xml:space="preserve">                                                                                                              </w:t>
      </w:r>
    </w:p>
    <w:bookmarkEnd w:id="247"/>
    <w:p w14:paraId="03CF5923" w14:textId="655B9E2E" w:rsidR="00C424FE" w:rsidRDefault="00192555" w:rsidP="00192555">
      <w:pPr>
        <w:pBdr>
          <w:top w:val="nil"/>
          <w:left w:val="nil"/>
          <w:bottom w:val="nil"/>
          <w:right w:val="nil"/>
          <w:between w:val="nil"/>
        </w:pBdr>
        <w:jc w:val="both"/>
        <w:rPr>
          <w:b/>
          <w:sz w:val="16"/>
          <w:szCs w:val="16"/>
        </w:rPr>
      </w:pPr>
      <w:r w:rsidRPr="00192555">
        <w:rPr>
          <w:b/>
          <w:sz w:val="16"/>
          <w:szCs w:val="16"/>
          <w:highlight w:val="yellow"/>
        </w:rPr>
        <w:t xml:space="preserve">Evan Benoit </w:t>
      </w:r>
      <w:r w:rsidRPr="00192555">
        <w:rPr>
          <w:bCs/>
          <w:sz w:val="16"/>
          <w:szCs w:val="16"/>
          <w:highlight w:val="yellow"/>
        </w:rPr>
        <w:t xml:space="preserve">(Student Member, IEEE) received the B.S. degree in nuclear engineering technology from Excelsior College, Albany, NY, USA, in 2015, the B.S. and M.S. degrees in electrical and computer engineering and the Ph.D. degree in electrical </w:t>
      </w:r>
      <w:proofErr w:type="spellStart"/>
      <w:r w:rsidRPr="00192555">
        <w:rPr>
          <w:bCs/>
          <w:sz w:val="16"/>
          <w:szCs w:val="16"/>
          <w:highlight w:val="yellow"/>
        </w:rPr>
        <w:t>engi</w:t>
      </w:r>
      <w:proofErr w:type="spellEnd"/>
      <w:r w:rsidRPr="00192555">
        <w:rPr>
          <w:bCs/>
          <w:sz w:val="16"/>
          <w:szCs w:val="16"/>
          <w:highlight w:val="yellow"/>
        </w:rPr>
        <w:t xml:space="preserve"> </w:t>
      </w:r>
      <w:proofErr w:type="spellStart"/>
      <w:r w:rsidRPr="00192555">
        <w:rPr>
          <w:bCs/>
          <w:sz w:val="16"/>
          <w:szCs w:val="16"/>
          <w:highlight w:val="yellow"/>
        </w:rPr>
        <w:t>neering</w:t>
      </w:r>
      <w:proofErr w:type="spellEnd"/>
      <w:r w:rsidRPr="00192555">
        <w:rPr>
          <w:bCs/>
          <w:sz w:val="16"/>
          <w:szCs w:val="16"/>
          <w:highlight w:val="yellow"/>
        </w:rPr>
        <w:t xml:space="preserve"> from the University of Utah, Salt Lake City, UT, USA, in 2020 and 2023, respectively. His focus of study was on electromagnetics and transmission lines. From 2005 to 2015, he was a Submarine Nuclear Field Electrician’s Mate with the U.S. Navy, Philadelphia, PA, USA. He is working as a Research Assistant at the </w:t>
      </w:r>
      <w:proofErr w:type="spellStart"/>
      <w:r w:rsidRPr="00192555">
        <w:rPr>
          <w:bCs/>
          <w:sz w:val="16"/>
          <w:szCs w:val="16"/>
          <w:highlight w:val="yellow"/>
        </w:rPr>
        <w:t>Univer</w:t>
      </w:r>
      <w:proofErr w:type="spellEnd"/>
      <w:r w:rsidRPr="00192555">
        <w:rPr>
          <w:bCs/>
          <w:sz w:val="16"/>
          <w:szCs w:val="16"/>
          <w:highlight w:val="yellow"/>
        </w:rPr>
        <w:t xml:space="preserve"> </w:t>
      </w:r>
      <w:proofErr w:type="spellStart"/>
      <w:r w:rsidRPr="00192555">
        <w:rPr>
          <w:bCs/>
          <w:sz w:val="16"/>
          <w:szCs w:val="16"/>
          <w:highlight w:val="yellow"/>
        </w:rPr>
        <w:t>sity</w:t>
      </w:r>
      <w:proofErr w:type="spellEnd"/>
      <w:r w:rsidRPr="00192555">
        <w:rPr>
          <w:bCs/>
          <w:sz w:val="16"/>
          <w:szCs w:val="16"/>
          <w:highlight w:val="yellow"/>
        </w:rPr>
        <w:t xml:space="preserve"> of Utah, during the summer of 2018. After completing the Ph.D. degree, he became a Lecturing Instructor with the University of Utah Asia Campus in Seoul, Incheon, South Korea, where he taught physics and electrical and computer engineering courses in the first two years of the ECE undergraduate program. His research explored the applicability and validation of spread spectrum time-domain reflectometry for measuring complex impedances and reflection coefficients on transmission lines.</w:t>
      </w:r>
    </w:p>
    <w:p w14:paraId="113CB5FF" w14:textId="77777777" w:rsidR="00192555" w:rsidRDefault="00192555" w:rsidP="00192555">
      <w:pPr>
        <w:pBdr>
          <w:top w:val="nil"/>
          <w:left w:val="nil"/>
          <w:bottom w:val="nil"/>
          <w:right w:val="nil"/>
          <w:between w:val="nil"/>
        </w:pBdr>
        <w:jc w:val="both"/>
        <w:rPr>
          <w:b/>
          <w:color w:val="000000"/>
          <w:sz w:val="16"/>
          <w:szCs w:val="16"/>
        </w:rPr>
      </w:pPr>
    </w:p>
    <w:p w14:paraId="5A3D6EDC" w14:textId="6727FADA" w:rsidR="009F2044" w:rsidRDefault="009F2044" w:rsidP="009F2044">
      <w:pPr>
        <w:pBdr>
          <w:top w:val="nil"/>
          <w:left w:val="nil"/>
          <w:bottom w:val="nil"/>
          <w:right w:val="nil"/>
          <w:between w:val="nil"/>
        </w:pBdr>
        <w:jc w:val="both"/>
        <w:rPr>
          <w:color w:val="000000"/>
          <w:sz w:val="16"/>
          <w:szCs w:val="16"/>
        </w:rPr>
      </w:pPr>
      <w:r>
        <w:rPr>
          <w:b/>
          <w:color w:val="000000"/>
          <w:sz w:val="16"/>
          <w:szCs w:val="16"/>
        </w:rPr>
        <w:t>Cynthia M. Furse</w:t>
      </w:r>
      <w:r>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Pr>
          <w:noProof/>
        </w:rPr>
        <w:drawing>
          <wp:anchor distT="0" distB="0" distL="0" distR="114935" simplePos="0" relativeHeight="251672576" behindDoc="0" locked="0" layoutInCell="1" hidden="0" allowOverlap="1" wp14:anchorId="01D2D82D" wp14:editId="7D85383C">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21" name="image2.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jpg" descr="A close-up of a person smiling&#10;&#10;Description automatically generated"/>
                    <pic:cNvPicPr preferRelativeResize="0"/>
                  </pic:nvPicPr>
                  <pic:blipFill>
                    <a:blip r:embed="rId31"/>
                    <a:srcRect l="-40" t="-29" r="-40" b="-29"/>
                    <a:stretch>
                      <a:fillRect/>
                    </a:stretch>
                  </pic:blipFill>
                  <pic:spPr>
                    <a:xfrm>
                      <a:off x="0" y="0"/>
                      <a:ext cx="914400" cy="1239520"/>
                    </a:xfrm>
                    <a:prstGeom prst="rect">
                      <a:avLst/>
                    </a:prstGeom>
                    <a:ln/>
                  </pic:spPr>
                </pic:pic>
              </a:graphicData>
            </a:graphic>
          </wp:anchor>
        </w:drawing>
      </w:r>
    </w:p>
    <w:p w14:paraId="439DF2BE" w14:textId="77777777" w:rsidR="009F2044" w:rsidRDefault="009F2044" w:rsidP="00E2147A">
      <w:pPr>
        <w:adjustRightInd w:val="0"/>
        <w:jc w:val="both"/>
        <w:rPr>
          <w:rFonts w:ascii="Helvetica" w:hAnsi="Helvetica"/>
          <w:b/>
          <w:bCs/>
          <w:color w:val="004393"/>
          <w:sz w:val="16"/>
          <w:szCs w:val="16"/>
        </w:rPr>
      </w:pPr>
    </w:p>
    <w:sectPr w:rsidR="009F2044" w:rsidSect="00160CE0">
      <w:headerReference w:type="default" r:id="rId32"/>
      <w:footerReference w:type="default" r:id="rId33"/>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7" w:author="UAC" w:date="2025-02-09T21:01:00Z" w:initials="U">
    <w:p w14:paraId="74E89267" w14:textId="4811A3BC" w:rsidR="00D84646" w:rsidRDefault="00D84646">
      <w:pPr>
        <w:pStyle w:val="CommentText"/>
      </w:pPr>
      <w:r>
        <w:rPr>
          <w:rStyle w:val="CommentReference"/>
        </w:rPr>
        <w:annotationRef/>
      </w:r>
      <w:r>
        <w:t xml:space="preserve">We reference Fig. 5 here; it would be </w:t>
      </w:r>
      <w:proofErr w:type="gramStart"/>
      <w:r>
        <w:t>more clear</w:t>
      </w:r>
      <w:proofErr w:type="gramEnd"/>
      <w:r>
        <w:t xml:space="preserve"> if the Fig. 5 caption reflected similar information about the measurement system as this information. I think referencing the points A and C in figure 5 would be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E892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39647" w16cex:dateUtc="2025-02-10T0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E89267" w16cid:durableId="2B5396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F774" w14:textId="77777777" w:rsidR="00453247" w:rsidRPr="00CF232E" w:rsidRDefault="00453247">
      <w:r w:rsidRPr="00CF232E">
        <w:separator/>
      </w:r>
    </w:p>
  </w:endnote>
  <w:endnote w:type="continuationSeparator" w:id="0">
    <w:p w14:paraId="6CFB1BEA" w14:textId="77777777" w:rsidR="00453247" w:rsidRPr="00CF232E" w:rsidRDefault="00453247">
      <w:r w:rsidRPr="00CF232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4855B" w14:textId="77777777" w:rsidR="00E40732" w:rsidRPr="00CF232E" w:rsidRDefault="00E40732" w:rsidP="00166E8B">
    <w:pPr>
      <w:autoSpaceDE w:val="0"/>
      <w:autoSpaceDN w:val="0"/>
      <w:adjustRightInd w:val="0"/>
      <w:jc w:val="center"/>
      <w:rPr>
        <w:rFonts w:ascii="Helvetica" w:hAnsi="Helvetica" w:cs="Helvetica"/>
        <w:sz w:val="16"/>
        <w:szCs w:val="16"/>
        <w:lang w:eastAsia="en-IN"/>
      </w:rPr>
    </w:pPr>
    <w:r w:rsidRPr="00CF232E">
      <w:rPr>
        <w:rFonts w:ascii="Helvetica" w:hAnsi="Helvetica" w:cs="Helvetica"/>
        <w:sz w:val="16"/>
        <w:szCs w:val="16"/>
        <w:lang w:eastAsia="en-IN"/>
      </w:rPr>
      <w:t>XXXX-XXXX © XXXX IEEE. Personal use is permitted, but republication/redistribution requires IEEE permission.</w:t>
    </w:r>
  </w:p>
  <w:p w14:paraId="526CBCD0" w14:textId="77777777" w:rsidR="00E40732" w:rsidRPr="00CF232E" w:rsidRDefault="00E40732" w:rsidP="00166E8B">
    <w:pPr>
      <w:pStyle w:val="Footer"/>
      <w:jc w:val="center"/>
    </w:pPr>
    <w:r w:rsidRPr="00CF232E">
      <w:rPr>
        <w:rFonts w:ascii="Helvetica" w:hAnsi="Helvetica" w:cs="Helvetica"/>
        <w:sz w:val="16"/>
        <w:szCs w:val="16"/>
        <w:lang w:eastAsia="en-IN"/>
      </w:rPr>
      <w:t>See http://www.ieee.org/publications_standards/publications/rights/index.html for more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2158" w14:textId="77777777" w:rsidR="00E40732" w:rsidRPr="00CF232E" w:rsidRDefault="00E40732" w:rsidP="00166E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7FD3" w14:textId="77777777" w:rsidR="00453247" w:rsidRPr="00CF232E" w:rsidRDefault="00453247"/>
  </w:footnote>
  <w:footnote w:type="continuationSeparator" w:id="0">
    <w:p w14:paraId="6FDAFE31" w14:textId="77777777" w:rsidR="00453247" w:rsidRPr="00CF232E" w:rsidRDefault="00453247">
      <w:r w:rsidRPr="00CF232E">
        <w:continuationSeparator/>
      </w:r>
    </w:p>
  </w:footnote>
  <w:footnote w:id="1">
    <w:p w14:paraId="764CFCBC" w14:textId="62F40ED6" w:rsidR="00E40732" w:rsidRPr="00CF232E" w:rsidRDefault="00E40732" w:rsidP="008F152F">
      <w:pPr>
        <w:pStyle w:val="FootnoteText"/>
        <w:rPr>
          <w:lang w:val="en-US"/>
        </w:rPr>
      </w:pPr>
      <w:r w:rsidRPr="00CF232E">
        <w:rPr>
          <w:lang w:val="en-US"/>
        </w:rPr>
        <w:t xml:space="preserve">This paragraph of the first footnote will contain the date on which you submitted your paper for review. </w:t>
      </w:r>
    </w:p>
    <w:p w14:paraId="0288AE17" w14:textId="21C15F24" w:rsidR="00E40732" w:rsidRPr="00CF232E" w:rsidRDefault="009A785B" w:rsidP="009A785B">
      <w:pPr>
        <w:pStyle w:val="FootnoteText"/>
        <w:rPr>
          <w:lang w:val="en-US"/>
        </w:rPr>
      </w:pPr>
      <w:r w:rsidRPr="00CF232E">
        <w:rPr>
          <w:lang w:val="en-US"/>
        </w:rPr>
        <w:t xml:space="preserve">Mouad Addad is with the Telecommunications and Digital Signal Processing Laboratory, Djillali Liabes University of Sidi Bel Abbes, SBA, Algeria, and a visiting scholar with the Electrical and Computer Engineering Department, University of Utah, Salt Lake City, UT 84112 USA (e-mail: </w:t>
      </w:r>
      <w:hyperlink r:id="rId1" w:history="1">
        <w:r w:rsidRPr="00CF232E">
          <w:rPr>
            <w:rStyle w:val="Hyperlink"/>
            <w:lang w:val="en-US"/>
          </w:rPr>
          <w:t>mouad.addad@univ-sba.dz</w:t>
        </w:r>
      </w:hyperlink>
      <w:r w:rsidRPr="00CF232E">
        <w:rPr>
          <w:lang w:val="en-US"/>
        </w:rPr>
        <w:t xml:space="preserve"> and </w:t>
      </w:r>
      <w:hyperlink r:id="rId2" w:history="1">
        <w:r w:rsidRPr="00CF232E">
          <w:rPr>
            <w:rStyle w:val="Hyperlink"/>
            <w:lang w:val="en-US"/>
          </w:rPr>
          <w:t>u6062840@utah.edu</w:t>
        </w:r>
      </w:hyperlink>
      <w:r w:rsidRPr="00CF232E">
        <w:rPr>
          <w:lang w:val="en-US"/>
        </w:rPr>
        <w:t>)</w:t>
      </w:r>
      <w:r w:rsidR="00E40732" w:rsidRPr="00CF232E">
        <w:rPr>
          <w:lang w:val="en-US"/>
        </w:rPr>
        <w:t xml:space="preserve"> </w:t>
      </w:r>
    </w:p>
    <w:p w14:paraId="7BFBA8E3" w14:textId="023F01D4" w:rsidR="009A785B" w:rsidRDefault="009A785B" w:rsidP="00DF5658">
      <w:pPr>
        <w:pStyle w:val="FootnoteText"/>
        <w:rPr>
          <w:lang w:val="en-US"/>
        </w:rPr>
      </w:pPr>
      <w:r w:rsidRPr="00CF232E">
        <w:rPr>
          <w:lang w:val="en-US"/>
        </w:rPr>
        <w:t xml:space="preserve">Ali Djebbari is with the Telecommunications and Digital Signal Processing Laboratory, Djillali Liabes University of Sidi Bel Abbes, SBA, Algeria, (e-mail: </w:t>
      </w:r>
      <w:hyperlink r:id="rId3" w:history="1">
        <w:r w:rsidR="00DF5658" w:rsidRPr="00626852">
          <w:rPr>
            <w:rStyle w:val="Hyperlink"/>
            <w:lang w:val="en-US"/>
          </w:rPr>
          <w:t>ali.djebbari@univ-sba.dz</w:t>
        </w:r>
      </w:hyperlink>
      <w:r w:rsidRPr="00CF232E">
        <w:rPr>
          <w:lang w:val="en-US"/>
        </w:rPr>
        <w:t>)</w:t>
      </w:r>
    </w:p>
    <w:p w14:paraId="72A0E5C2" w14:textId="5A4A222C" w:rsidR="00192555" w:rsidRDefault="00192555" w:rsidP="00192555">
      <w:pPr>
        <w:pStyle w:val="FootnoteText"/>
        <w:rPr>
          <w:lang w:val="en-US"/>
        </w:rPr>
      </w:pPr>
      <w:r w:rsidRPr="00192555">
        <w:rPr>
          <w:highlight w:val="yellow"/>
          <w:lang w:val="en-US"/>
        </w:rPr>
        <w:t xml:space="preserve">Evan Benoit is with the Department of Electrical and Computer Engineering, University of Utah, Asia Campus, </w:t>
      </w:r>
      <w:proofErr w:type="spellStart"/>
      <w:r w:rsidRPr="00192555">
        <w:rPr>
          <w:highlight w:val="yellow"/>
          <w:lang w:val="en-US"/>
        </w:rPr>
        <w:t>Yeonsu</w:t>
      </w:r>
      <w:proofErr w:type="spellEnd"/>
      <w:r w:rsidRPr="00192555">
        <w:rPr>
          <w:highlight w:val="yellow"/>
          <w:lang w:val="en-US"/>
        </w:rPr>
        <w:t xml:space="preserve">-Gu, Incheon 21985, South Korea (e-mail: </w:t>
      </w:r>
      <w:hyperlink r:id="rId4" w:history="1">
        <w:r w:rsidRPr="00192555">
          <w:rPr>
            <w:rStyle w:val="Hyperlink"/>
            <w:highlight w:val="yellow"/>
          </w:rPr>
          <w:t>evan.benoit@utah.edu</w:t>
        </w:r>
      </w:hyperlink>
      <w:r w:rsidRPr="00192555">
        <w:rPr>
          <w:highlight w:val="yellow"/>
          <w:lang w:val="en-US"/>
        </w:rPr>
        <w:t>).</w:t>
      </w:r>
    </w:p>
    <w:p w14:paraId="0AA86A94" w14:textId="5721A66B" w:rsidR="00E40732" w:rsidRPr="00CF232E" w:rsidRDefault="009A785B" w:rsidP="00192555">
      <w:pPr>
        <w:pStyle w:val="FootnoteText"/>
        <w:rPr>
          <w:lang w:val="en-US"/>
        </w:rPr>
      </w:pPr>
      <w:r w:rsidRPr="00CF232E">
        <w:rPr>
          <w:lang w:val="en-US"/>
        </w:rPr>
        <w:t xml:space="preserve">Cynthia M. Furse is with the Electrical and Computer Engineering Department, University of Utah, Salt Lake City, UT 84112 USA (e-mail: </w:t>
      </w:r>
      <w:hyperlink r:id="rId5" w:history="1">
        <w:r w:rsidRPr="00CF232E">
          <w:rPr>
            <w:rStyle w:val="Hyperlink"/>
            <w:lang w:val="en-US"/>
          </w:rPr>
          <w:t>cfurse@ece.utah.edu</w:t>
        </w:r>
      </w:hyperlink>
      <w:r w:rsidRPr="00CF232E">
        <w:rPr>
          <w:lang w:val="en-US"/>
        </w:rPr>
        <w:t>).</w:t>
      </w:r>
    </w:p>
    <w:p w14:paraId="5BAE3738" w14:textId="77777777" w:rsidR="009A785B" w:rsidRPr="009A785B" w:rsidRDefault="009A785B" w:rsidP="009A785B">
      <w:pPr>
        <w:pStyle w:val="FootnoteText"/>
        <w:ind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F1F6" w14:textId="77777777" w:rsidR="00E40732" w:rsidRPr="00CF232E" w:rsidRDefault="00E40732" w:rsidP="0052101A">
    <w:pPr>
      <w:pStyle w:val="RH"/>
      <w:pBdr>
        <w:bottom w:val="single" w:sz="12" w:space="2" w:color="007367"/>
      </w:pBdr>
      <w:tabs>
        <w:tab w:val="clear" w:pos="5679"/>
        <w:tab w:val="left" w:pos="5340"/>
        <w:tab w:val="left" w:pos="10272"/>
      </w:tabs>
      <w:ind w:left="1800" w:right="0"/>
    </w:pPr>
    <w:r w:rsidRPr="00CF232E">
      <w:rPr>
        <w:noProof/>
        <w:lang w:eastAsia="fr-FR"/>
      </w:rPr>
      <w:drawing>
        <wp:anchor distT="0" distB="0" distL="114300" distR="114300" simplePos="0" relativeHeight="251657728" behindDoc="0" locked="0" layoutInCell="1" allowOverlap="1" wp14:anchorId="0DB772D9" wp14:editId="51BDB81C">
          <wp:simplePos x="0" y="0"/>
          <wp:positionH relativeFrom="column">
            <wp:posOffset>-11430</wp:posOffset>
          </wp:positionH>
          <wp:positionV relativeFrom="paragraph">
            <wp:posOffset>4445</wp:posOffset>
          </wp:positionV>
          <wp:extent cx="1089025" cy="217805"/>
          <wp:effectExtent l="0" t="0" r="0" b="0"/>
          <wp:wrapNone/>
          <wp:docPr id="46" name="Image 1" descr="sens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02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232E">
      <w:t>IEEE SENSORS JOURNAL, VOL. XX, NO. XX, MONTH X, XXXX</w:t>
    </w:r>
    <w:r w:rsidRPr="00CF232E">
      <w:tab/>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B563" w14:textId="77777777" w:rsidR="00E40732" w:rsidRPr="00CF232E" w:rsidRDefault="00E40732" w:rsidP="002D6215">
    <w:pPr>
      <w:pStyle w:val="RH"/>
      <w:pBdr>
        <w:bottom w:val="single" w:sz="12" w:space="2" w:color="007367"/>
      </w:pBdr>
      <w:tabs>
        <w:tab w:val="clear" w:pos="5679"/>
        <w:tab w:val="left" w:pos="2868"/>
        <w:tab w:val="left" w:pos="6264"/>
      </w:tabs>
      <w:ind w:right="0"/>
    </w:pPr>
    <w:r w:rsidRPr="00CF232E">
      <w:t>8</w:t>
    </w:r>
    <w:r w:rsidRPr="00CF232E">
      <w:tab/>
    </w:r>
    <w:r w:rsidRPr="00CF232E">
      <w:tab/>
      <w:t>IEEE SENSORS JOURNAL, VOL. XX, NO. XX, MONTH X, 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27E7A86"/>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val="0"/>
        <w:iCs/>
        <w:sz w:val="20"/>
        <w:szCs w:val="20"/>
      </w:rPr>
    </w:lvl>
    <w:lvl w:ilvl="2">
      <w:start w:val="1"/>
      <w:numFmt w:val="decimal"/>
      <w:pStyle w:val="Heading3"/>
      <w:lvlText w:val="%3)"/>
      <w:legacy w:legacy="1" w:legacySpace="144" w:legacyIndent="144"/>
      <w:lvlJc w:val="left"/>
      <w:rPr>
        <w:rFonts w:ascii="Helvetica" w:hAnsi="Helvetica" w:cs="Arial" w:hint="default"/>
        <w:i w:val="0"/>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abstractNumId w:val="0"/>
  </w:num>
  <w:num w:numId="2">
    <w:abstractNumId w:val="1"/>
  </w:num>
  <w:num w:numId="3">
    <w:abstractNumId w:val="0"/>
  </w:num>
  <w:num w:numId="4">
    <w:abstractNumId w:val="0"/>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ndy Furse">
    <w15:presenceInfo w15:providerId="Windows Live" w15:userId="36539257c4ef0203"/>
  </w15:person>
  <w15:person w15:author="UAC">
    <w15:presenceInfo w15:providerId="None" w15:userId="U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C50"/>
    <w:rsid w:val="00000F19"/>
    <w:rsid w:val="00002A2A"/>
    <w:rsid w:val="00002E8F"/>
    <w:rsid w:val="00004334"/>
    <w:rsid w:val="0000529B"/>
    <w:rsid w:val="00005ABD"/>
    <w:rsid w:val="00005C08"/>
    <w:rsid w:val="000067D8"/>
    <w:rsid w:val="00007D53"/>
    <w:rsid w:val="00010FBE"/>
    <w:rsid w:val="00011207"/>
    <w:rsid w:val="00011291"/>
    <w:rsid w:val="00011D65"/>
    <w:rsid w:val="00017AAA"/>
    <w:rsid w:val="00017D2D"/>
    <w:rsid w:val="00017EFC"/>
    <w:rsid w:val="00021A7F"/>
    <w:rsid w:val="00021C89"/>
    <w:rsid w:val="000242AD"/>
    <w:rsid w:val="0002431A"/>
    <w:rsid w:val="000248E7"/>
    <w:rsid w:val="00025882"/>
    <w:rsid w:val="000260FA"/>
    <w:rsid w:val="00026D1E"/>
    <w:rsid w:val="00027DCC"/>
    <w:rsid w:val="0003006B"/>
    <w:rsid w:val="00030524"/>
    <w:rsid w:val="00030E64"/>
    <w:rsid w:val="00030FE7"/>
    <w:rsid w:val="00033A1D"/>
    <w:rsid w:val="000341BB"/>
    <w:rsid w:val="00037317"/>
    <w:rsid w:val="00037E91"/>
    <w:rsid w:val="00042CDD"/>
    <w:rsid w:val="00042F15"/>
    <w:rsid w:val="000453D6"/>
    <w:rsid w:val="000457D3"/>
    <w:rsid w:val="00046ABA"/>
    <w:rsid w:val="000471A8"/>
    <w:rsid w:val="00050138"/>
    <w:rsid w:val="00051D4E"/>
    <w:rsid w:val="000528EF"/>
    <w:rsid w:val="00053090"/>
    <w:rsid w:val="000555D1"/>
    <w:rsid w:val="0005601C"/>
    <w:rsid w:val="00056586"/>
    <w:rsid w:val="0006000A"/>
    <w:rsid w:val="00060A68"/>
    <w:rsid w:val="00060B30"/>
    <w:rsid w:val="000613E5"/>
    <w:rsid w:val="000618C5"/>
    <w:rsid w:val="00062C8E"/>
    <w:rsid w:val="000739D9"/>
    <w:rsid w:val="00073AD8"/>
    <w:rsid w:val="0007424C"/>
    <w:rsid w:val="000745BC"/>
    <w:rsid w:val="00074BCA"/>
    <w:rsid w:val="000763FF"/>
    <w:rsid w:val="0007660D"/>
    <w:rsid w:val="00080781"/>
    <w:rsid w:val="00080E14"/>
    <w:rsid w:val="00082097"/>
    <w:rsid w:val="000822B2"/>
    <w:rsid w:val="00085B59"/>
    <w:rsid w:val="000861E5"/>
    <w:rsid w:val="00086554"/>
    <w:rsid w:val="00086602"/>
    <w:rsid w:val="00086684"/>
    <w:rsid w:val="00087CF7"/>
    <w:rsid w:val="00090B9B"/>
    <w:rsid w:val="000912EF"/>
    <w:rsid w:val="00091826"/>
    <w:rsid w:val="000932F3"/>
    <w:rsid w:val="00094379"/>
    <w:rsid w:val="00095C3C"/>
    <w:rsid w:val="00096901"/>
    <w:rsid w:val="000969D0"/>
    <w:rsid w:val="000A039F"/>
    <w:rsid w:val="000A0E50"/>
    <w:rsid w:val="000A16D2"/>
    <w:rsid w:val="000A177B"/>
    <w:rsid w:val="000A1B35"/>
    <w:rsid w:val="000A1CDC"/>
    <w:rsid w:val="000A24B7"/>
    <w:rsid w:val="000A288F"/>
    <w:rsid w:val="000A517A"/>
    <w:rsid w:val="000A5227"/>
    <w:rsid w:val="000A58B9"/>
    <w:rsid w:val="000A5C4F"/>
    <w:rsid w:val="000B01BA"/>
    <w:rsid w:val="000B272B"/>
    <w:rsid w:val="000B2A14"/>
    <w:rsid w:val="000B4757"/>
    <w:rsid w:val="000B5621"/>
    <w:rsid w:val="000B6CDF"/>
    <w:rsid w:val="000B7CC1"/>
    <w:rsid w:val="000C1F6F"/>
    <w:rsid w:val="000C458D"/>
    <w:rsid w:val="000C5091"/>
    <w:rsid w:val="000C5AE8"/>
    <w:rsid w:val="000C6077"/>
    <w:rsid w:val="000C6C0E"/>
    <w:rsid w:val="000C7AA1"/>
    <w:rsid w:val="000D0314"/>
    <w:rsid w:val="000D09BB"/>
    <w:rsid w:val="000D1783"/>
    <w:rsid w:val="000D328C"/>
    <w:rsid w:val="000D4814"/>
    <w:rsid w:val="000D5BF9"/>
    <w:rsid w:val="000D62CC"/>
    <w:rsid w:val="000D7737"/>
    <w:rsid w:val="000E2134"/>
    <w:rsid w:val="000E33A8"/>
    <w:rsid w:val="000E51E6"/>
    <w:rsid w:val="000E53E5"/>
    <w:rsid w:val="000E54CD"/>
    <w:rsid w:val="000E76AB"/>
    <w:rsid w:val="000F735B"/>
    <w:rsid w:val="000F782A"/>
    <w:rsid w:val="000F7E85"/>
    <w:rsid w:val="0010089A"/>
    <w:rsid w:val="001027D0"/>
    <w:rsid w:val="0010325F"/>
    <w:rsid w:val="00104BD9"/>
    <w:rsid w:val="001051E3"/>
    <w:rsid w:val="00106CB8"/>
    <w:rsid w:val="00107E45"/>
    <w:rsid w:val="00111621"/>
    <w:rsid w:val="00111FB9"/>
    <w:rsid w:val="0011234A"/>
    <w:rsid w:val="0011399F"/>
    <w:rsid w:val="00113A50"/>
    <w:rsid w:val="00113C98"/>
    <w:rsid w:val="0011553A"/>
    <w:rsid w:val="001173CC"/>
    <w:rsid w:val="00117F27"/>
    <w:rsid w:val="00120243"/>
    <w:rsid w:val="00121D40"/>
    <w:rsid w:val="001243F5"/>
    <w:rsid w:val="0012447E"/>
    <w:rsid w:val="00124A85"/>
    <w:rsid w:val="00125665"/>
    <w:rsid w:val="00125BF0"/>
    <w:rsid w:val="00127926"/>
    <w:rsid w:val="00135FF5"/>
    <w:rsid w:val="001374FE"/>
    <w:rsid w:val="00142399"/>
    <w:rsid w:val="00142BAD"/>
    <w:rsid w:val="00143124"/>
    <w:rsid w:val="00144F48"/>
    <w:rsid w:val="001459E4"/>
    <w:rsid w:val="0015004E"/>
    <w:rsid w:val="0015371D"/>
    <w:rsid w:val="00154810"/>
    <w:rsid w:val="00155169"/>
    <w:rsid w:val="00157D08"/>
    <w:rsid w:val="001605F2"/>
    <w:rsid w:val="00160CE0"/>
    <w:rsid w:val="001614E4"/>
    <w:rsid w:val="001628C0"/>
    <w:rsid w:val="00162EBA"/>
    <w:rsid w:val="0016308F"/>
    <w:rsid w:val="00163248"/>
    <w:rsid w:val="00163BCC"/>
    <w:rsid w:val="00164112"/>
    <w:rsid w:val="00165BB5"/>
    <w:rsid w:val="00166273"/>
    <w:rsid w:val="00166E8B"/>
    <w:rsid w:val="001670E3"/>
    <w:rsid w:val="0017098E"/>
    <w:rsid w:val="001711F7"/>
    <w:rsid w:val="00172716"/>
    <w:rsid w:val="00173502"/>
    <w:rsid w:val="00174390"/>
    <w:rsid w:val="00175161"/>
    <w:rsid w:val="001756A3"/>
    <w:rsid w:val="00176816"/>
    <w:rsid w:val="00176D40"/>
    <w:rsid w:val="00180E84"/>
    <w:rsid w:val="00186F48"/>
    <w:rsid w:val="00190CE7"/>
    <w:rsid w:val="00192555"/>
    <w:rsid w:val="00192C1C"/>
    <w:rsid w:val="00192E0F"/>
    <w:rsid w:val="0019395A"/>
    <w:rsid w:val="001953E1"/>
    <w:rsid w:val="00196D1E"/>
    <w:rsid w:val="00197B04"/>
    <w:rsid w:val="00197B66"/>
    <w:rsid w:val="001A2688"/>
    <w:rsid w:val="001A375C"/>
    <w:rsid w:val="001A501A"/>
    <w:rsid w:val="001A5E24"/>
    <w:rsid w:val="001A694E"/>
    <w:rsid w:val="001A777F"/>
    <w:rsid w:val="001A796D"/>
    <w:rsid w:val="001B03B4"/>
    <w:rsid w:val="001B1A22"/>
    <w:rsid w:val="001B274C"/>
    <w:rsid w:val="001B2A55"/>
    <w:rsid w:val="001B4B15"/>
    <w:rsid w:val="001B51D8"/>
    <w:rsid w:val="001B6A01"/>
    <w:rsid w:val="001B6B6C"/>
    <w:rsid w:val="001B6FAF"/>
    <w:rsid w:val="001B7439"/>
    <w:rsid w:val="001B7A19"/>
    <w:rsid w:val="001C1AA5"/>
    <w:rsid w:val="001C22D6"/>
    <w:rsid w:val="001C23EB"/>
    <w:rsid w:val="001C45CD"/>
    <w:rsid w:val="001C53F4"/>
    <w:rsid w:val="001C5417"/>
    <w:rsid w:val="001D0418"/>
    <w:rsid w:val="001D258C"/>
    <w:rsid w:val="001D3B90"/>
    <w:rsid w:val="001D402F"/>
    <w:rsid w:val="001D4CA3"/>
    <w:rsid w:val="001D4EB7"/>
    <w:rsid w:val="001D6E14"/>
    <w:rsid w:val="001D7D75"/>
    <w:rsid w:val="001E4D2B"/>
    <w:rsid w:val="001E5F2B"/>
    <w:rsid w:val="001E6FD4"/>
    <w:rsid w:val="001F05AA"/>
    <w:rsid w:val="001F1DD5"/>
    <w:rsid w:val="001F477C"/>
    <w:rsid w:val="001F47EF"/>
    <w:rsid w:val="001F5BAE"/>
    <w:rsid w:val="001F6051"/>
    <w:rsid w:val="00200312"/>
    <w:rsid w:val="00200750"/>
    <w:rsid w:val="00203245"/>
    <w:rsid w:val="00203EDC"/>
    <w:rsid w:val="00204BDB"/>
    <w:rsid w:val="00205BD0"/>
    <w:rsid w:val="00207C51"/>
    <w:rsid w:val="00213304"/>
    <w:rsid w:val="0021424A"/>
    <w:rsid w:val="0021600A"/>
    <w:rsid w:val="00216180"/>
    <w:rsid w:val="00222C56"/>
    <w:rsid w:val="00222EDB"/>
    <w:rsid w:val="0022467E"/>
    <w:rsid w:val="00225403"/>
    <w:rsid w:val="00230497"/>
    <w:rsid w:val="002308FE"/>
    <w:rsid w:val="00232364"/>
    <w:rsid w:val="002334AC"/>
    <w:rsid w:val="00233F44"/>
    <w:rsid w:val="002340A0"/>
    <w:rsid w:val="00234636"/>
    <w:rsid w:val="00235227"/>
    <w:rsid w:val="00235A76"/>
    <w:rsid w:val="00235BCA"/>
    <w:rsid w:val="0023707B"/>
    <w:rsid w:val="00237892"/>
    <w:rsid w:val="0024092D"/>
    <w:rsid w:val="002409AB"/>
    <w:rsid w:val="00241685"/>
    <w:rsid w:val="00242063"/>
    <w:rsid w:val="00243AAA"/>
    <w:rsid w:val="002457D0"/>
    <w:rsid w:val="00245C71"/>
    <w:rsid w:val="002460DE"/>
    <w:rsid w:val="002521A4"/>
    <w:rsid w:val="002523F3"/>
    <w:rsid w:val="002534A1"/>
    <w:rsid w:val="00254116"/>
    <w:rsid w:val="0025510F"/>
    <w:rsid w:val="0025575A"/>
    <w:rsid w:val="00256415"/>
    <w:rsid w:val="0026060A"/>
    <w:rsid w:val="00261ABD"/>
    <w:rsid w:val="0026302A"/>
    <w:rsid w:val="0026337A"/>
    <w:rsid w:val="002635CA"/>
    <w:rsid w:val="002636F1"/>
    <w:rsid w:val="0026373D"/>
    <w:rsid w:val="002637E5"/>
    <w:rsid w:val="002638A9"/>
    <w:rsid w:val="00264BBB"/>
    <w:rsid w:val="00265358"/>
    <w:rsid w:val="002658FD"/>
    <w:rsid w:val="00265CAC"/>
    <w:rsid w:val="002678D7"/>
    <w:rsid w:val="00270754"/>
    <w:rsid w:val="002707C3"/>
    <w:rsid w:val="00271507"/>
    <w:rsid w:val="00272C4A"/>
    <w:rsid w:val="002759FE"/>
    <w:rsid w:val="00275C1F"/>
    <w:rsid w:val="00277329"/>
    <w:rsid w:val="002777F6"/>
    <w:rsid w:val="00277CFB"/>
    <w:rsid w:val="00283236"/>
    <w:rsid w:val="00283484"/>
    <w:rsid w:val="00283D56"/>
    <w:rsid w:val="00286F59"/>
    <w:rsid w:val="00287358"/>
    <w:rsid w:val="00291D56"/>
    <w:rsid w:val="00292799"/>
    <w:rsid w:val="00294E07"/>
    <w:rsid w:val="00295396"/>
    <w:rsid w:val="00295D4A"/>
    <w:rsid w:val="00297A26"/>
    <w:rsid w:val="00297AA5"/>
    <w:rsid w:val="00297EA4"/>
    <w:rsid w:val="00297F14"/>
    <w:rsid w:val="002A3674"/>
    <w:rsid w:val="002A3D70"/>
    <w:rsid w:val="002A4351"/>
    <w:rsid w:val="002A67BA"/>
    <w:rsid w:val="002A738F"/>
    <w:rsid w:val="002A7F20"/>
    <w:rsid w:val="002B0159"/>
    <w:rsid w:val="002B3EFA"/>
    <w:rsid w:val="002B6010"/>
    <w:rsid w:val="002B7337"/>
    <w:rsid w:val="002B7428"/>
    <w:rsid w:val="002C0638"/>
    <w:rsid w:val="002C0A8C"/>
    <w:rsid w:val="002C302D"/>
    <w:rsid w:val="002C4AFE"/>
    <w:rsid w:val="002C5E4C"/>
    <w:rsid w:val="002D1BD4"/>
    <w:rsid w:val="002D3D52"/>
    <w:rsid w:val="002D6215"/>
    <w:rsid w:val="002D783F"/>
    <w:rsid w:val="002D78F8"/>
    <w:rsid w:val="002E10C3"/>
    <w:rsid w:val="002E267B"/>
    <w:rsid w:val="002E2C76"/>
    <w:rsid w:val="002E312D"/>
    <w:rsid w:val="002E3946"/>
    <w:rsid w:val="002E55A4"/>
    <w:rsid w:val="002E604A"/>
    <w:rsid w:val="002F3991"/>
    <w:rsid w:val="002F3FBF"/>
    <w:rsid w:val="002F4870"/>
    <w:rsid w:val="002F49D7"/>
    <w:rsid w:val="002F5A40"/>
    <w:rsid w:val="002F5E27"/>
    <w:rsid w:val="003003AB"/>
    <w:rsid w:val="00300610"/>
    <w:rsid w:val="00300825"/>
    <w:rsid w:val="00303F82"/>
    <w:rsid w:val="0030414D"/>
    <w:rsid w:val="003077E2"/>
    <w:rsid w:val="00311567"/>
    <w:rsid w:val="003124A8"/>
    <w:rsid w:val="003130CA"/>
    <w:rsid w:val="0031398E"/>
    <w:rsid w:val="003147E2"/>
    <w:rsid w:val="0031480F"/>
    <w:rsid w:val="00317A61"/>
    <w:rsid w:val="00320DA5"/>
    <w:rsid w:val="003215ED"/>
    <w:rsid w:val="00322BC2"/>
    <w:rsid w:val="0032420F"/>
    <w:rsid w:val="00325CD5"/>
    <w:rsid w:val="00330802"/>
    <w:rsid w:val="00334A6B"/>
    <w:rsid w:val="0033562A"/>
    <w:rsid w:val="003363CF"/>
    <w:rsid w:val="00336C43"/>
    <w:rsid w:val="00342C79"/>
    <w:rsid w:val="00344B2E"/>
    <w:rsid w:val="00350036"/>
    <w:rsid w:val="003501BC"/>
    <w:rsid w:val="00353A99"/>
    <w:rsid w:val="003552EA"/>
    <w:rsid w:val="0035612A"/>
    <w:rsid w:val="00357327"/>
    <w:rsid w:val="00357BE5"/>
    <w:rsid w:val="003623F9"/>
    <w:rsid w:val="0036244E"/>
    <w:rsid w:val="003649B7"/>
    <w:rsid w:val="00364F78"/>
    <w:rsid w:val="003668D2"/>
    <w:rsid w:val="00366AD6"/>
    <w:rsid w:val="00366FFE"/>
    <w:rsid w:val="00367196"/>
    <w:rsid w:val="003737E9"/>
    <w:rsid w:val="003749FC"/>
    <w:rsid w:val="00374F6E"/>
    <w:rsid w:val="003763F6"/>
    <w:rsid w:val="003801CD"/>
    <w:rsid w:val="00380B58"/>
    <w:rsid w:val="00381ACE"/>
    <w:rsid w:val="00384146"/>
    <w:rsid w:val="00386FC8"/>
    <w:rsid w:val="0039064E"/>
    <w:rsid w:val="00392D8C"/>
    <w:rsid w:val="00392ED8"/>
    <w:rsid w:val="00393AF4"/>
    <w:rsid w:val="003972E4"/>
    <w:rsid w:val="003A01F9"/>
    <w:rsid w:val="003A3B0D"/>
    <w:rsid w:val="003A6E61"/>
    <w:rsid w:val="003B1089"/>
    <w:rsid w:val="003B205A"/>
    <w:rsid w:val="003B27AC"/>
    <w:rsid w:val="003B2C9C"/>
    <w:rsid w:val="003B2CA5"/>
    <w:rsid w:val="003B40CC"/>
    <w:rsid w:val="003B4714"/>
    <w:rsid w:val="003B6F07"/>
    <w:rsid w:val="003B77B9"/>
    <w:rsid w:val="003C18F9"/>
    <w:rsid w:val="003C1BAF"/>
    <w:rsid w:val="003C40C9"/>
    <w:rsid w:val="003C4195"/>
    <w:rsid w:val="003C420E"/>
    <w:rsid w:val="003C4AEC"/>
    <w:rsid w:val="003C6227"/>
    <w:rsid w:val="003C6B6C"/>
    <w:rsid w:val="003C6E29"/>
    <w:rsid w:val="003D1275"/>
    <w:rsid w:val="003D2C64"/>
    <w:rsid w:val="003D3D45"/>
    <w:rsid w:val="003D53EF"/>
    <w:rsid w:val="003D6309"/>
    <w:rsid w:val="003D69DB"/>
    <w:rsid w:val="003E0407"/>
    <w:rsid w:val="003E1849"/>
    <w:rsid w:val="003E1C62"/>
    <w:rsid w:val="003E20CE"/>
    <w:rsid w:val="003E3B40"/>
    <w:rsid w:val="003E4503"/>
    <w:rsid w:val="003E4514"/>
    <w:rsid w:val="003E4D03"/>
    <w:rsid w:val="003E5B83"/>
    <w:rsid w:val="003F181E"/>
    <w:rsid w:val="003F22FE"/>
    <w:rsid w:val="003F2BE5"/>
    <w:rsid w:val="003F337D"/>
    <w:rsid w:val="003F38EE"/>
    <w:rsid w:val="003F3ED3"/>
    <w:rsid w:val="003F502D"/>
    <w:rsid w:val="003F591B"/>
    <w:rsid w:val="00402B8F"/>
    <w:rsid w:val="0040377D"/>
    <w:rsid w:val="00405E6D"/>
    <w:rsid w:val="00406256"/>
    <w:rsid w:val="0041507A"/>
    <w:rsid w:val="00416491"/>
    <w:rsid w:val="004173DC"/>
    <w:rsid w:val="00420DF0"/>
    <w:rsid w:val="004218AB"/>
    <w:rsid w:val="00423388"/>
    <w:rsid w:val="00427ACA"/>
    <w:rsid w:val="00430F1A"/>
    <w:rsid w:val="00431BE7"/>
    <w:rsid w:val="004375C9"/>
    <w:rsid w:val="004403EA"/>
    <w:rsid w:val="00440D01"/>
    <w:rsid w:val="0044187F"/>
    <w:rsid w:val="00441F96"/>
    <w:rsid w:val="004436C8"/>
    <w:rsid w:val="004443A8"/>
    <w:rsid w:val="00445118"/>
    <w:rsid w:val="00445A27"/>
    <w:rsid w:val="00445BEB"/>
    <w:rsid w:val="0044619D"/>
    <w:rsid w:val="004470DC"/>
    <w:rsid w:val="00450799"/>
    <w:rsid w:val="00452831"/>
    <w:rsid w:val="004528FB"/>
    <w:rsid w:val="00453247"/>
    <w:rsid w:val="004532D1"/>
    <w:rsid w:val="004544DF"/>
    <w:rsid w:val="00454592"/>
    <w:rsid w:val="00455BED"/>
    <w:rsid w:val="00460E5C"/>
    <w:rsid w:val="00461135"/>
    <w:rsid w:val="00461494"/>
    <w:rsid w:val="00461CF0"/>
    <w:rsid w:val="004633DD"/>
    <w:rsid w:val="0046404A"/>
    <w:rsid w:val="00464855"/>
    <w:rsid w:val="004650A8"/>
    <w:rsid w:val="0046611F"/>
    <w:rsid w:val="00466BF7"/>
    <w:rsid w:val="0046727F"/>
    <w:rsid w:val="00467347"/>
    <w:rsid w:val="00470166"/>
    <w:rsid w:val="00470291"/>
    <w:rsid w:val="00470FD2"/>
    <w:rsid w:val="00471618"/>
    <w:rsid w:val="004720AE"/>
    <w:rsid w:val="0047371F"/>
    <w:rsid w:val="004742EA"/>
    <w:rsid w:val="00474D98"/>
    <w:rsid w:val="004776E5"/>
    <w:rsid w:val="004776F8"/>
    <w:rsid w:val="004814B3"/>
    <w:rsid w:val="004827E8"/>
    <w:rsid w:val="0048354B"/>
    <w:rsid w:val="004844FF"/>
    <w:rsid w:val="00487B27"/>
    <w:rsid w:val="00490778"/>
    <w:rsid w:val="00492009"/>
    <w:rsid w:val="00493651"/>
    <w:rsid w:val="0049434C"/>
    <w:rsid w:val="00494709"/>
    <w:rsid w:val="0049641B"/>
    <w:rsid w:val="00496B47"/>
    <w:rsid w:val="00496EEA"/>
    <w:rsid w:val="004A1DC6"/>
    <w:rsid w:val="004A1E38"/>
    <w:rsid w:val="004A3AB2"/>
    <w:rsid w:val="004A5AAD"/>
    <w:rsid w:val="004A7E71"/>
    <w:rsid w:val="004B11D2"/>
    <w:rsid w:val="004B1B1A"/>
    <w:rsid w:val="004B1E6D"/>
    <w:rsid w:val="004B1EB8"/>
    <w:rsid w:val="004B2FF6"/>
    <w:rsid w:val="004B30F8"/>
    <w:rsid w:val="004B370E"/>
    <w:rsid w:val="004B68D5"/>
    <w:rsid w:val="004B7143"/>
    <w:rsid w:val="004B749A"/>
    <w:rsid w:val="004C1FE1"/>
    <w:rsid w:val="004C2094"/>
    <w:rsid w:val="004C54A2"/>
    <w:rsid w:val="004C5705"/>
    <w:rsid w:val="004C57CB"/>
    <w:rsid w:val="004C6D5C"/>
    <w:rsid w:val="004C6ECA"/>
    <w:rsid w:val="004C7089"/>
    <w:rsid w:val="004D1636"/>
    <w:rsid w:val="004D36D7"/>
    <w:rsid w:val="004D4D8C"/>
    <w:rsid w:val="004D58BC"/>
    <w:rsid w:val="004D5911"/>
    <w:rsid w:val="004D77B2"/>
    <w:rsid w:val="004E07F6"/>
    <w:rsid w:val="004E2CC9"/>
    <w:rsid w:val="004E2D2C"/>
    <w:rsid w:val="004E3511"/>
    <w:rsid w:val="004E3D81"/>
    <w:rsid w:val="004E52FB"/>
    <w:rsid w:val="004E57BE"/>
    <w:rsid w:val="004E5A1C"/>
    <w:rsid w:val="004E5E55"/>
    <w:rsid w:val="004E5F9C"/>
    <w:rsid w:val="004E6426"/>
    <w:rsid w:val="004E657B"/>
    <w:rsid w:val="004E6729"/>
    <w:rsid w:val="004E6754"/>
    <w:rsid w:val="004E73A9"/>
    <w:rsid w:val="004F1744"/>
    <w:rsid w:val="00500DCE"/>
    <w:rsid w:val="0050186E"/>
    <w:rsid w:val="00501B62"/>
    <w:rsid w:val="00501E0F"/>
    <w:rsid w:val="005042D3"/>
    <w:rsid w:val="00507B86"/>
    <w:rsid w:val="00507FCE"/>
    <w:rsid w:val="0051074E"/>
    <w:rsid w:val="005113A9"/>
    <w:rsid w:val="00513442"/>
    <w:rsid w:val="00513982"/>
    <w:rsid w:val="00513C00"/>
    <w:rsid w:val="005146CD"/>
    <w:rsid w:val="00516457"/>
    <w:rsid w:val="00516739"/>
    <w:rsid w:val="00516EC4"/>
    <w:rsid w:val="00517E1B"/>
    <w:rsid w:val="00520464"/>
    <w:rsid w:val="00520576"/>
    <w:rsid w:val="0052101A"/>
    <w:rsid w:val="005215AC"/>
    <w:rsid w:val="00525055"/>
    <w:rsid w:val="00526B1D"/>
    <w:rsid w:val="0053073F"/>
    <w:rsid w:val="00530829"/>
    <w:rsid w:val="00531D9E"/>
    <w:rsid w:val="00531F5D"/>
    <w:rsid w:val="00532EB7"/>
    <w:rsid w:val="005344F0"/>
    <w:rsid w:val="0053467E"/>
    <w:rsid w:val="005366CD"/>
    <w:rsid w:val="00537CA4"/>
    <w:rsid w:val="00537CCF"/>
    <w:rsid w:val="0054000C"/>
    <w:rsid w:val="0054023B"/>
    <w:rsid w:val="00540A22"/>
    <w:rsid w:val="00540E55"/>
    <w:rsid w:val="0054162B"/>
    <w:rsid w:val="00544054"/>
    <w:rsid w:val="00550A3F"/>
    <w:rsid w:val="005530AB"/>
    <w:rsid w:val="005531E1"/>
    <w:rsid w:val="00553AF2"/>
    <w:rsid w:val="005543BF"/>
    <w:rsid w:val="00554E72"/>
    <w:rsid w:val="00554F87"/>
    <w:rsid w:val="005557F9"/>
    <w:rsid w:val="00555D2C"/>
    <w:rsid w:val="0055677C"/>
    <w:rsid w:val="00556AF3"/>
    <w:rsid w:val="005572AF"/>
    <w:rsid w:val="00560432"/>
    <w:rsid w:val="0056051D"/>
    <w:rsid w:val="0056136C"/>
    <w:rsid w:val="0056147E"/>
    <w:rsid w:val="00561FAC"/>
    <w:rsid w:val="005622F9"/>
    <w:rsid w:val="00562525"/>
    <w:rsid w:val="00562A13"/>
    <w:rsid w:val="00562B38"/>
    <w:rsid w:val="00565ABE"/>
    <w:rsid w:val="00565AC6"/>
    <w:rsid w:val="00567E62"/>
    <w:rsid w:val="00571965"/>
    <w:rsid w:val="0057249A"/>
    <w:rsid w:val="005726FE"/>
    <w:rsid w:val="005736F1"/>
    <w:rsid w:val="005759CF"/>
    <w:rsid w:val="00581A69"/>
    <w:rsid w:val="00581B2A"/>
    <w:rsid w:val="0058381A"/>
    <w:rsid w:val="00590C2F"/>
    <w:rsid w:val="00591738"/>
    <w:rsid w:val="00592A47"/>
    <w:rsid w:val="005A2700"/>
    <w:rsid w:val="005A2BBC"/>
    <w:rsid w:val="005A4515"/>
    <w:rsid w:val="005A5E1A"/>
    <w:rsid w:val="005A73C0"/>
    <w:rsid w:val="005A79FC"/>
    <w:rsid w:val="005B170A"/>
    <w:rsid w:val="005B1DC1"/>
    <w:rsid w:val="005B1E90"/>
    <w:rsid w:val="005B2091"/>
    <w:rsid w:val="005B2257"/>
    <w:rsid w:val="005B3E9C"/>
    <w:rsid w:val="005B5072"/>
    <w:rsid w:val="005C05EF"/>
    <w:rsid w:val="005C0891"/>
    <w:rsid w:val="005C0981"/>
    <w:rsid w:val="005C22F5"/>
    <w:rsid w:val="005C326E"/>
    <w:rsid w:val="005C36AE"/>
    <w:rsid w:val="005C4D9A"/>
    <w:rsid w:val="005C7D84"/>
    <w:rsid w:val="005D1729"/>
    <w:rsid w:val="005D2F33"/>
    <w:rsid w:val="005D31BA"/>
    <w:rsid w:val="005D3CF3"/>
    <w:rsid w:val="005D5947"/>
    <w:rsid w:val="005E0F1B"/>
    <w:rsid w:val="005E10E4"/>
    <w:rsid w:val="005E2576"/>
    <w:rsid w:val="005E2624"/>
    <w:rsid w:val="005E4480"/>
    <w:rsid w:val="005E527A"/>
    <w:rsid w:val="005E58C7"/>
    <w:rsid w:val="005F04E6"/>
    <w:rsid w:val="005F10F1"/>
    <w:rsid w:val="005F27AD"/>
    <w:rsid w:val="005F2AE1"/>
    <w:rsid w:val="005F3274"/>
    <w:rsid w:val="005F3C9C"/>
    <w:rsid w:val="005F427F"/>
    <w:rsid w:val="005F449C"/>
    <w:rsid w:val="005F65EA"/>
    <w:rsid w:val="00600849"/>
    <w:rsid w:val="006028FD"/>
    <w:rsid w:val="006037CB"/>
    <w:rsid w:val="00603E52"/>
    <w:rsid w:val="006043B8"/>
    <w:rsid w:val="006053EF"/>
    <w:rsid w:val="00605A28"/>
    <w:rsid w:val="00606208"/>
    <w:rsid w:val="006063D1"/>
    <w:rsid w:val="006074D9"/>
    <w:rsid w:val="00611D95"/>
    <w:rsid w:val="00611FBF"/>
    <w:rsid w:val="00612495"/>
    <w:rsid w:val="0061263E"/>
    <w:rsid w:val="00612BA6"/>
    <w:rsid w:val="00612D1C"/>
    <w:rsid w:val="00616521"/>
    <w:rsid w:val="006201C2"/>
    <w:rsid w:val="00621597"/>
    <w:rsid w:val="0062265A"/>
    <w:rsid w:val="00623B07"/>
    <w:rsid w:val="00623FB0"/>
    <w:rsid w:val="00626B8E"/>
    <w:rsid w:val="00630A5A"/>
    <w:rsid w:val="00630FE1"/>
    <w:rsid w:val="006331A5"/>
    <w:rsid w:val="00634504"/>
    <w:rsid w:val="0063523A"/>
    <w:rsid w:val="006353F9"/>
    <w:rsid w:val="00637318"/>
    <w:rsid w:val="00637F62"/>
    <w:rsid w:val="00642742"/>
    <w:rsid w:val="00644259"/>
    <w:rsid w:val="00644503"/>
    <w:rsid w:val="00647882"/>
    <w:rsid w:val="00650DEB"/>
    <w:rsid w:val="00651D78"/>
    <w:rsid w:val="00655C6D"/>
    <w:rsid w:val="006607D5"/>
    <w:rsid w:val="0066162B"/>
    <w:rsid w:val="00662B00"/>
    <w:rsid w:val="0066360E"/>
    <w:rsid w:val="00663E5A"/>
    <w:rsid w:val="00664A2C"/>
    <w:rsid w:val="00666CF2"/>
    <w:rsid w:val="0066799A"/>
    <w:rsid w:val="006705FF"/>
    <w:rsid w:val="0067149B"/>
    <w:rsid w:val="00671604"/>
    <w:rsid w:val="006726FA"/>
    <w:rsid w:val="00674850"/>
    <w:rsid w:val="006768E9"/>
    <w:rsid w:val="00677346"/>
    <w:rsid w:val="00680A7F"/>
    <w:rsid w:val="00680B38"/>
    <w:rsid w:val="00680F44"/>
    <w:rsid w:val="0068174F"/>
    <w:rsid w:val="006845E7"/>
    <w:rsid w:val="00684B54"/>
    <w:rsid w:val="00686713"/>
    <w:rsid w:val="00691366"/>
    <w:rsid w:val="00691D21"/>
    <w:rsid w:val="0069250A"/>
    <w:rsid w:val="00692B55"/>
    <w:rsid w:val="00693EEB"/>
    <w:rsid w:val="006944B8"/>
    <w:rsid w:val="00694C24"/>
    <w:rsid w:val="00695B5E"/>
    <w:rsid w:val="00696AA4"/>
    <w:rsid w:val="00697B87"/>
    <w:rsid w:val="006A1083"/>
    <w:rsid w:val="006A152B"/>
    <w:rsid w:val="006A5D43"/>
    <w:rsid w:val="006A728F"/>
    <w:rsid w:val="006B2002"/>
    <w:rsid w:val="006B2061"/>
    <w:rsid w:val="006B209D"/>
    <w:rsid w:val="006B306A"/>
    <w:rsid w:val="006B4880"/>
    <w:rsid w:val="006C14B9"/>
    <w:rsid w:val="006C1A32"/>
    <w:rsid w:val="006C1AA3"/>
    <w:rsid w:val="006C3EA3"/>
    <w:rsid w:val="006C4C35"/>
    <w:rsid w:val="006C5643"/>
    <w:rsid w:val="006D0FA9"/>
    <w:rsid w:val="006D1473"/>
    <w:rsid w:val="006D5078"/>
    <w:rsid w:val="006D5718"/>
    <w:rsid w:val="006D6260"/>
    <w:rsid w:val="006E071F"/>
    <w:rsid w:val="006E08C6"/>
    <w:rsid w:val="006E60B6"/>
    <w:rsid w:val="006E7583"/>
    <w:rsid w:val="006E7F8B"/>
    <w:rsid w:val="006F07FA"/>
    <w:rsid w:val="006F0C1E"/>
    <w:rsid w:val="006F249E"/>
    <w:rsid w:val="006F2696"/>
    <w:rsid w:val="006F4CBC"/>
    <w:rsid w:val="006F625B"/>
    <w:rsid w:val="006F6BC8"/>
    <w:rsid w:val="006F790A"/>
    <w:rsid w:val="0070006B"/>
    <w:rsid w:val="00701F2B"/>
    <w:rsid w:val="00703DC3"/>
    <w:rsid w:val="007072EE"/>
    <w:rsid w:val="00707782"/>
    <w:rsid w:val="00711284"/>
    <w:rsid w:val="00711FE5"/>
    <w:rsid w:val="00713D16"/>
    <w:rsid w:val="00714528"/>
    <w:rsid w:val="007154A6"/>
    <w:rsid w:val="007200C2"/>
    <w:rsid w:val="0072180D"/>
    <w:rsid w:val="00723290"/>
    <w:rsid w:val="007248CF"/>
    <w:rsid w:val="00725907"/>
    <w:rsid w:val="00726CD7"/>
    <w:rsid w:val="007271DE"/>
    <w:rsid w:val="00727338"/>
    <w:rsid w:val="00730925"/>
    <w:rsid w:val="00730E3A"/>
    <w:rsid w:val="00731276"/>
    <w:rsid w:val="007323CC"/>
    <w:rsid w:val="007326CB"/>
    <w:rsid w:val="00733BF9"/>
    <w:rsid w:val="0073474C"/>
    <w:rsid w:val="00734B82"/>
    <w:rsid w:val="00734E8C"/>
    <w:rsid w:val="007360B4"/>
    <w:rsid w:val="00736DB5"/>
    <w:rsid w:val="0073785A"/>
    <w:rsid w:val="00740937"/>
    <w:rsid w:val="00741D72"/>
    <w:rsid w:val="00741ECA"/>
    <w:rsid w:val="00742789"/>
    <w:rsid w:val="007446F4"/>
    <w:rsid w:val="00744808"/>
    <w:rsid w:val="00744BB5"/>
    <w:rsid w:val="007504BF"/>
    <w:rsid w:val="0075063F"/>
    <w:rsid w:val="007515D7"/>
    <w:rsid w:val="00752237"/>
    <w:rsid w:val="0075281F"/>
    <w:rsid w:val="00753445"/>
    <w:rsid w:val="007566A7"/>
    <w:rsid w:val="00757643"/>
    <w:rsid w:val="00757902"/>
    <w:rsid w:val="007616D7"/>
    <w:rsid w:val="00761DE8"/>
    <w:rsid w:val="0076311E"/>
    <w:rsid w:val="00763CF6"/>
    <w:rsid w:val="00764E77"/>
    <w:rsid w:val="007669BB"/>
    <w:rsid w:val="0077085D"/>
    <w:rsid w:val="00770894"/>
    <w:rsid w:val="007709E0"/>
    <w:rsid w:val="00770A21"/>
    <w:rsid w:val="00770C79"/>
    <w:rsid w:val="007716A1"/>
    <w:rsid w:val="00771A47"/>
    <w:rsid w:val="00773552"/>
    <w:rsid w:val="00773CDC"/>
    <w:rsid w:val="007746D4"/>
    <w:rsid w:val="007747D6"/>
    <w:rsid w:val="00775684"/>
    <w:rsid w:val="007766BA"/>
    <w:rsid w:val="0077671E"/>
    <w:rsid w:val="00777A52"/>
    <w:rsid w:val="00777FFD"/>
    <w:rsid w:val="007803E0"/>
    <w:rsid w:val="0078154E"/>
    <w:rsid w:val="00781D8E"/>
    <w:rsid w:val="007821B5"/>
    <w:rsid w:val="00782BE2"/>
    <w:rsid w:val="00783EF6"/>
    <w:rsid w:val="00785D0F"/>
    <w:rsid w:val="007871EC"/>
    <w:rsid w:val="0079079D"/>
    <w:rsid w:val="00790AC7"/>
    <w:rsid w:val="00790EF6"/>
    <w:rsid w:val="007920FD"/>
    <w:rsid w:val="007925A2"/>
    <w:rsid w:val="00793415"/>
    <w:rsid w:val="007948BD"/>
    <w:rsid w:val="00795B97"/>
    <w:rsid w:val="00796D23"/>
    <w:rsid w:val="007970D5"/>
    <w:rsid w:val="00797FEA"/>
    <w:rsid w:val="007A05A4"/>
    <w:rsid w:val="007A18B8"/>
    <w:rsid w:val="007A1993"/>
    <w:rsid w:val="007A431E"/>
    <w:rsid w:val="007A6CC2"/>
    <w:rsid w:val="007A7247"/>
    <w:rsid w:val="007B0B3E"/>
    <w:rsid w:val="007B129B"/>
    <w:rsid w:val="007B21D5"/>
    <w:rsid w:val="007B250E"/>
    <w:rsid w:val="007B40B0"/>
    <w:rsid w:val="007B48AB"/>
    <w:rsid w:val="007B6D79"/>
    <w:rsid w:val="007B7069"/>
    <w:rsid w:val="007B7074"/>
    <w:rsid w:val="007C025E"/>
    <w:rsid w:val="007C1C63"/>
    <w:rsid w:val="007C255C"/>
    <w:rsid w:val="007C287B"/>
    <w:rsid w:val="007C28E8"/>
    <w:rsid w:val="007C2D25"/>
    <w:rsid w:val="007C4F3F"/>
    <w:rsid w:val="007C657C"/>
    <w:rsid w:val="007C7824"/>
    <w:rsid w:val="007D140A"/>
    <w:rsid w:val="007D2E10"/>
    <w:rsid w:val="007D2FA4"/>
    <w:rsid w:val="007D4648"/>
    <w:rsid w:val="007D75B4"/>
    <w:rsid w:val="007E016E"/>
    <w:rsid w:val="007E0432"/>
    <w:rsid w:val="007E3651"/>
    <w:rsid w:val="007E3845"/>
    <w:rsid w:val="007E4EFD"/>
    <w:rsid w:val="007E5EE4"/>
    <w:rsid w:val="007E639E"/>
    <w:rsid w:val="007E65EA"/>
    <w:rsid w:val="007E6A37"/>
    <w:rsid w:val="007F0F7C"/>
    <w:rsid w:val="007F14A2"/>
    <w:rsid w:val="007F586A"/>
    <w:rsid w:val="007F5FFC"/>
    <w:rsid w:val="007F655A"/>
    <w:rsid w:val="007F7AAD"/>
    <w:rsid w:val="0080087E"/>
    <w:rsid w:val="00801ADB"/>
    <w:rsid w:val="00801BC3"/>
    <w:rsid w:val="00803D17"/>
    <w:rsid w:val="00805B45"/>
    <w:rsid w:val="008060B6"/>
    <w:rsid w:val="0080698F"/>
    <w:rsid w:val="00807298"/>
    <w:rsid w:val="00813719"/>
    <w:rsid w:val="008137A1"/>
    <w:rsid w:val="00813CF7"/>
    <w:rsid w:val="00815BA6"/>
    <w:rsid w:val="0081769B"/>
    <w:rsid w:val="008203E2"/>
    <w:rsid w:val="0082107B"/>
    <w:rsid w:val="00823C3C"/>
    <w:rsid w:val="0082507E"/>
    <w:rsid w:val="00832F4A"/>
    <w:rsid w:val="008331A1"/>
    <w:rsid w:val="0083422D"/>
    <w:rsid w:val="00834327"/>
    <w:rsid w:val="00835816"/>
    <w:rsid w:val="00836D17"/>
    <w:rsid w:val="008375D2"/>
    <w:rsid w:val="008378D6"/>
    <w:rsid w:val="00840CD1"/>
    <w:rsid w:val="00842300"/>
    <w:rsid w:val="00842C9F"/>
    <w:rsid w:val="00842F9F"/>
    <w:rsid w:val="00843FC0"/>
    <w:rsid w:val="00845C0E"/>
    <w:rsid w:val="00845F56"/>
    <w:rsid w:val="008463A5"/>
    <w:rsid w:val="0084659D"/>
    <w:rsid w:val="00846932"/>
    <w:rsid w:val="00846FC9"/>
    <w:rsid w:val="008472F8"/>
    <w:rsid w:val="00852C1B"/>
    <w:rsid w:val="00853367"/>
    <w:rsid w:val="008567A1"/>
    <w:rsid w:val="0086152B"/>
    <w:rsid w:val="00863B64"/>
    <w:rsid w:val="00867296"/>
    <w:rsid w:val="008705F4"/>
    <w:rsid w:val="00872706"/>
    <w:rsid w:val="00872967"/>
    <w:rsid w:val="00874FF7"/>
    <w:rsid w:val="00875D10"/>
    <w:rsid w:val="00881440"/>
    <w:rsid w:val="00884C4C"/>
    <w:rsid w:val="008857EB"/>
    <w:rsid w:val="00885C4D"/>
    <w:rsid w:val="00886052"/>
    <w:rsid w:val="00886DE3"/>
    <w:rsid w:val="008874F5"/>
    <w:rsid w:val="008875B3"/>
    <w:rsid w:val="00887923"/>
    <w:rsid w:val="00887FEC"/>
    <w:rsid w:val="0089046B"/>
    <w:rsid w:val="008951A0"/>
    <w:rsid w:val="00895642"/>
    <w:rsid w:val="008A0730"/>
    <w:rsid w:val="008A2607"/>
    <w:rsid w:val="008A2BE4"/>
    <w:rsid w:val="008A2D95"/>
    <w:rsid w:val="008A2ED9"/>
    <w:rsid w:val="008A3246"/>
    <w:rsid w:val="008A54D0"/>
    <w:rsid w:val="008A5DC7"/>
    <w:rsid w:val="008A6500"/>
    <w:rsid w:val="008A6C90"/>
    <w:rsid w:val="008A7C9D"/>
    <w:rsid w:val="008B04CF"/>
    <w:rsid w:val="008B0A83"/>
    <w:rsid w:val="008B1ADB"/>
    <w:rsid w:val="008B2709"/>
    <w:rsid w:val="008B5EFA"/>
    <w:rsid w:val="008B6D88"/>
    <w:rsid w:val="008B713B"/>
    <w:rsid w:val="008B77B8"/>
    <w:rsid w:val="008B7950"/>
    <w:rsid w:val="008B7D27"/>
    <w:rsid w:val="008C1903"/>
    <w:rsid w:val="008C2C15"/>
    <w:rsid w:val="008C4252"/>
    <w:rsid w:val="008C4CC9"/>
    <w:rsid w:val="008C602E"/>
    <w:rsid w:val="008C75C0"/>
    <w:rsid w:val="008C7923"/>
    <w:rsid w:val="008D0F47"/>
    <w:rsid w:val="008D1882"/>
    <w:rsid w:val="008D39B3"/>
    <w:rsid w:val="008D41D1"/>
    <w:rsid w:val="008D77A0"/>
    <w:rsid w:val="008E5728"/>
    <w:rsid w:val="008E7D15"/>
    <w:rsid w:val="008F10DB"/>
    <w:rsid w:val="008F152F"/>
    <w:rsid w:val="008F1E25"/>
    <w:rsid w:val="008F3DB8"/>
    <w:rsid w:val="008F5544"/>
    <w:rsid w:val="00900D61"/>
    <w:rsid w:val="00901818"/>
    <w:rsid w:val="00901894"/>
    <w:rsid w:val="009041C0"/>
    <w:rsid w:val="0090464D"/>
    <w:rsid w:val="00905B08"/>
    <w:rsid w:val="0090761C"/>
    <w:rsid w:val="00910B07"/>
    <w:rsid w:val="00913DE9"/>
    <w:rsid w:val="0091485F"/>
    <w:rsid w:val="00914E52"/>
    <w:rsid w:val="0091568A"/>
    <w:rsid w:val="009159FA"/>
    <w:rsid w:val="009165EE"/>
    <w:rsid w:val="00921963"/>
    <w:rsid w:val="00922385"/>
    <w:rsid w:val="00926CFA"/>
    <w:rsid w:val="00926E5D"/>
    <w:rsid w:val="00926F12"/>
    <w:rsid w:val="00931B78"/>
    <w:rsid w:val="00932734"/>
    <w:rsid w:val="0093481C"/>
    <w:rsid w:val="0093485D"/>
    <w:rsid w:val="00935DF1"/>
    <w:rsid w:val="0093602D"/>
    <w:rsid w:val="00940B07"/>
    <w:rsid w:val="009424AD"/>
    <w:rsid w:val="0094574B"/>
    <w:rsid w:val="00945DC0"/>
    <w:rsid w:val="009467C1"/>
    <w:rsid w:val="009476CD"/>
    <w:rsid w:val="009479B9"/>
    <w:rsid w:val="00950C79"/>
    <w:rsid w:val="00951EAC"/>
    <w:rsid w:val="00953095"/>
    <w:rsid w:val="009533A3"/>
    <w:rsid w:val="009541B9"/>
    <w:rsid w:val="00954499"/>
    <w:rsid w:val="00954534"/>
    <w:rsid w:val="009549CC"/>
    <w:rsid w:val="009551E9"/>
    <w:rsid w:val="00960927"/>
    <w:rsid w:val="00960EF5"/>
    <w:rsid w:val="00961B6F"/>
    <w:rsid w:val="0096249C"/>
    <w:rsid w:val="00962955"/>
    <w:rsid w:val="00962AB1"/>
    <w:rsid w:val="00963B70"/>
    <w:rsid w:val="00963BD7"/>
    <w:rsid w:val="00964A8B"/>
    <w:rsid w:val="0096562F"/>
    <w:rsid w:val="00966340"/>
    <w:rsid w:val="009702CC"/>
    <w:rsid w:val="009714A5"/>
    <w:rsid w:val="009715C3"/>
    <w:rsid w:val="0097210B"/>
    <w:rsid w:val="00976478"/>
    <w:rsid w:val="00977716"/>
    <w:rsid w:val="00977944"/>
    <w:rsid w:val="009821E2"/>
    <w:rsid w:val="00982F90"/>
    <w:rsid w:val="00983DCF"/>
    <w:rsid w:val="00984911"/>
    <w:rsid w:val="00986536"/>
    <w:rsid w:val="009870EF"/>
    <w:rsid w:val="0099034A"/>
    <w:rsid w:val="0099077D"/>
    <w:rsid w:val="00990C0D"/>
    <w:rsid w:val="00991830"/>
    <w:rsid w:val="00993C4D"/>
    <w:rsid w:val="0099449F"/>
    <w:rsid w:val="00994E42"/>
    <w:rsid w:val="00996D97"/>
    <w:rsid w:val="009A18DC"/>
    <w:rsid w:val="009A4AEF"/>
    <w:rsid w:val="009A4D32"/>
    <w:rsid w:val="009A6953"/>
    <w:rsid w:val="009A785B"/>
    <w:rsid w:val="009B047F"/>
    <w:rsid w:val="009B1E91"/>
    <w:rsid w:val="009B4349"/>
    <w:rsid w:val="009B508D"/>
    <w:rsid w:val="009B570D"/>
    <w:rsid w:val="009B7403"/>
    <w:rsid w:val="009B77C3"/>
    <w:rsid w:val="009C0C9D"/>
    <w:rsid w:val="009C1313"/>
    <w:rsid w:val="009C3FBF"/>
    <w:rsid w:val="009C53D8"/>
    <w:rsid w:val="009C5653"/>
    <w:rsid w:val="009C7A4B"/>
    <w:rsid w:val="009C7C36"/>
    <w:rsid w:val="009D03D7"/>
    <w:rsid w:val="009D05A5"/>
    <w:rsid w:val="009D1089"/>
    <w:rsid w:val="009D141E"/>
    <w:rsid w:val="009D2AC6"/>
    <w:rsid w:val="009D2B69"/>
    <w:rsid w:val="009D78F2"/>
    <w:rsid w:val="009E7161"/>
    <w:rsid w:val="009E75A6"/>
    <w:rsid w:val="009F054E"/>
    <w:rsid w:val="009F05A1"/>
    <w:rsid w:val="009F1A91"/>
    <w:rsid w:val="009F2044"/>
    <w:rsid w:val="009F4B45"/>
    <w:rsid w:val="009F4CAF"/>
    <w:rsid w:val="009F7F5F"/>
    <w:rsid w:val="00A0226D"/>
    <w:rsid w:val="00A027C9"/>
    <w:rsid w:val="00A02F12"/>
    <w:rsid w:val="00A04884"/>
    <w:rsid w:val="00A07B23"/>
    <w:rsid w:val="00A1291B"/>
    <w:rsid w:val="00A1432E"/>
    <w:rsid w:val="00A172EA"/>
    <w:rsid w:val="00A17A3A"/>
    <w:rsid w:val="00A21661"/>
    <w:rsid w:val="00A218E7"/>
    <w:rsid w:val="00A222AD"/>
    <w:rsid w:val="00A236B6"/>
    <w:rsid w:val="00A256EF"/>
    <w:rsid w:val="00A27CB5"/>
    <w:rsid w:val="00A304AD"/>
    <w:rsid w:val="00A32064"/>
    <w:rsid w:val="00A37818"/>
    <w:rsid w:val="00A40CD0"/>
    <w:rsid w:val="00A41083"/>
    <w:rsid w:val="00A417E3"/>
    <w:rsid w:val="00A43096"/>
    <w:rsid w:val="00A43DBB"/>
    <w:rsid w:val="00A51C6C"/>
    <w:rsid w:val="00A52060"/>
    <w:rsid w:val="00A5346A"/>
    <w:rsid w:val="00A547AD"/>
    <w:rsid w:val="00A56300"/>
    <w:rsid w:val="00A61CC1"/>
    <w:rsid w:val="00A62B9C"/>
    <w:rsid w:val="00A62EF4"/>
    <w:rsid w:val="00A63235"/>
    <w:rsid w:val="00A63E3E"/>
    <w:rsid w:val="00A66FD5"/>
    <w:rsid w:val="00A67118"/>
    <w:rsid w:val="00A672D0"/>
    <w:rsid w:val="00A7163E"/>
    <w:rsid w:val="00A76FB9"/>
    <w:rsid w:val="00A77702"/>
    <w:rsid w:val="00A806C3"/>
    <w:rsid w:val="00A80DC2"/>
    <w:rsid w:val="00A82B75"/>
    <w:rsid w:val="00A85F08"/>
    <w:rsid w:val="00A863C4"/>
    <w:rsid w:val="00A86B1A"/>
    <w:rsid w:val="00A8717B"/>
    <w:rsid w:val="00A9130D"/>
    <w:rsid w:val="00A91A73"/>
    <w:rsid w:val="00A9205C"/>
    <w:rsid w:val="00A9276C"/>
    <w:rsid w:val="00A9278C"/>
    <w:rsid w:val="00A95F3E"/>
    <w:rsid w:val="00AA0463"/>
    <w:rsid w:val="00AA1DD6"/>
    <w:rsid w:val="00AA20C2"/>
    <w:rsid w:val="00AA43B2"/>
    <w:rsid w:val="00AA4957"/>
    <w:rsid w:val="00AA6004"/>
    <w:rsid w:val="00AA6F0A"/>
    <w:rsid w:val="00AA710A"/>
    <w:rsid w:val="00AA77AF"/>
    <w:rsid w:val="00AB07DA"/>
    <w:rsid w:val="00AB1EC1"/>
    <w:rsid w:val="00AB3CB1"/>
    <w:rsid w:val="00AB416A"/>
    <w:rsid w:val="00AB51D4"/>
    <w:rsid w:val="00AC0F96"/>
    <w:rsid w:val="00AC40E9"/>
    <w:rsid w:val="00AC477D"/>
    <w:rsid w:val="00AC5B3C"/>
    <w:rsid w:val="00AC6A05"/>
    <w:rsid w:val="00AC7151"/>
    <w:rsid w:val="00AC71A3"/>
    <w:rsid w:val="00AC7666"/>
    <w:rsid w:val="00AD0EA9"/>
    <w:rsid w:val="00AD3083"/>
    <w:rsid w:val="00AD438D"/>
    <w:rsid w:val="00AD489F"/>
    <w:rsid w:val="00AD4A4C"/>
    <w:rsid w:val="00AD600F"/>
    <w:rsid w:val="00AD6E36"/>
    <w:rsid w:val="00AE2CEB"/>
    <w:rsid w:val="00AE2E2E"/>
    <w:rsid w:val="00AE3409"/>
    <w:rsid w:val="00AE5909"/>
    <w:rsid w:val="00AE64F7"/>
    <w:rsid w:val="00AF137C"/>
    <w:rsid w:val="00AF52C3"/>
    <w:rsid w:val="00AF5411"/>
    <w:rsid w:val="00AF5A77"/>
    <w:rsid w:val="00AF64F0"/>
    <w:rsid w:val="00B00188"/>
    <w:rsid w:val="00B01297"/>
    <w:rsid w:val="00B02017"/>
    <w:rsid w:val="00B02074"/>
    <w:rsid w:val="00B03A80"/>
    <w:rsid w:val="00B051B4"/>
    <w:rsid w:val="00B06045"/>
    <w:rsid w:val="00B121E2"/>
    <w:rsid w:val="00B12BD8"/>
    <w:rsid w:val="00B15B57"/>
    <w:rsid w:val="00B21358"/>
    <w:rsid w:val="00B225F5"/>
    <w:rsid w:val="00B22C26"/>
    <w:rsid w:val="00B24789"/>
    <w:rsid w:val="00B253AF"/>
    <w:rsid w:val="00B26C89"/>
    <w:rsid w:val="00B309F1"/>
    <w:rsid w:val="00B32BD7"/>
    <w:rsid w:val="00B32D7B"/>
    <w:rsid w:val="00B35234"/>
    <w:rsid w:val="00B3525B"/>
    <w:rsid w:val="00B35263"/>
    <w:rsid w:val="00B354EB"/>
    <w:rsid w:val="00B35BB1"/>
    <w:rsid w:val="00B36A26"/>
    <w:rsid w:val="00B374BD"/>
    <w:rsid w:val="00B37CB0"/>
    <w:rsid w:val="00B40667"/>
    <w:rsid w:val="00B419D3"/>
    <w:rsid w:val="00B430B0"/>
    <w:rsid w:val="00B43EC7"/>
    <w:rsid w:val="00B4524A"/>
    <w:rsid w:val="00B50670"/>
    <w:rsid w:val="00B54ABD"/>
    <w:rsid w:val="00B54C15"/>
    <w:rsid w:val="00B56688"/>
    <w:rsid w:val="00B56BAC"/>
    <w:rsid w:val="00B60617"/>
    <w:rsid w:val="00B60A3A"/>
    <w:rsid w:val="00B61317"/>
    <w:rsid w:val="00B633D5"/>
    <w:rsid w:val="00B63665"/>
    <w:rsid w:val="00B65644"/>
    <w:rsid w:val="00B66395"/>
    <w:rsid w:val="00B713A5"/>
    <w:rsid w:val="00B71A2B"/>
    <w:rsid w:val="00B74B1F"/>
    <w:rsid w:val="00B778BA"/>
    <w:rsid w:val="00B77CC6"/>
    <w:rsid w:val="00B80AE7"/>
    <w:rsid w:val="00B814A6"/>
    <w:rsid w:val="00B829EF"/>
    <w:rsid w:val="00B838E6"/>
    <w:rsid w:val="00B85173"/>
    <w:rsid w:val="00B86495"/>
    <w:rsid w:val="00B86F55"/>
    <w:rsid w:val="00B87974"/>
    <w:rsid w:val="00B92711"/>
    <w:rsid w:val="00B94F02"/>
    <w:rsid w:val="00B97451"/>
    <w:rsid w:val="00B97813"/>
    <w:rsid w:val="00B9791C"/>
    <w:rsid w:val="00BA0AA3"/>
    <w:rsid w:val="00BA1985"/>
    <w:rsid w:val="00BA26E6"/>
    <w:rsid w:val="00BA4037"/>
    <w:rsid w:val="00BA43E2"/>
    <w:rsid w:val="00BA652B"/>
    <w:rsid w:val="00BA6925"/>
    <w:rsid w:val="00BA6F56"/>
    <w:rsid w:val="00BB0477"/>
    <w:rsid w:val="00BB1F47"/>
    <w:rsid w:val="00BB2CB9"/>
    <w:rsid w:val="00BB323D"/>
    <w:rsid w:val="00BB5420"/>
    <w:rsid w:val="00BB64CF"/>
    <w:rsid w:val="00BB681C"/>
    <w:rsid w:val="00BB6FC0"/>
    <w:rsid w:val="00BC0BE7"/>
    <w:rsid w:val="00BC0CB7"/>
    <w:rsid w:val="00BC17EC"/>
    <w:rsid w:val="00BC5A6D"/>
    <w:rsid w:val="00BC76D6"/>
    <w:rsid w:val="00BD1712"/>
    <w:rsid w:val="00BD1DE5"/>
    <w:rsid w:val="00BD2659"/>
    <w:rsid w:val="00BD29D6"/>
    <w:rsid w:val="00BD2B23"/>
    <w:rsid w:val="00BD38D0"/>
    <w:rsid w:val="00BD3A5B"/>
    <w:rsid w:val="00BD3CE8"/>
    <w:rsid w:val="00BD7BBA"/>
    <w:rsid w:val="00BE0917"/>
    <w:rsid w:val="00BE1969"/>
    <w:rsid w:val="00BE21BA"/>
    <w:rsid w:val="00BE26D5"/>
    <w:rsid w:val="00BE271C"/>
    <w:rsid w:val="00BE405F"/>
    <w:rsid w:val="00BE48EF"/>
    <w:rsid w:val="00BE54D4"/>
    <w:rsid w:val="00BE62C1"/>
    <w:rsid w:val="00BE76FC"/>
    <w:rsid w:val="00BE7701"/>
    <w:rsid w:val="00BE7921"/>
    <w:rsid w:val="00BF012D"/>
    <w:rsid w:val="00BF1959"/>
    <w:rsid w:val="00BF296B"/>
    <w:rsid w:val="00BF2CF9"/>
    <w:rsid w:val="00BF3948"/>
    <w:rsid w:val="00BF4F4C"/>
    <w:rsid w:val="00BF540B"/>
    <w:rsid w:val="00BF6D86"/>
    <w:rsid w:val="00BF7CE2"/>
    <w:rsid w:val="00C0036E"/>
    <w:rsid w:val="00C02BBE"/>
    <w:rsid w:val="00C06F4A"/>
    <w:rsid w:val="00C07209"/>
    <w:rsid w:val="00C076D7"/>
    <w:rsid w:val="00C10506"/>
    <w:rsid w:val="00C11E07"/>
    <w:rsid w:val="00C141F6"/>
    <w:rsid w:val="00C1431C"/>
    <w:rsid w:val="00C14887"/>
    <w:rsid w:val="00C15456"/>
    <w:rsid w:val="00C1738F"/>
    <w:rsid w:val="00C20EAB"/>
    <w:rsid w:val="00C2137A"/>
    <w:rsid w:val="00C22F04"/>
    <w:rsid w:val="00C277A4"/>
    <w:rsid w:val="00C30AA8"/>
    <w:rsid w:val="00C3263E"/>
    <w:rsid w:val="00C3386D"/>
    <w:rsid w:val="00C34A0F"/>
    <w:rsid w:val="00C35A47"/>
    <w:rsid w:val="00C35C6F"/>
    <w:rsid w:val="00C35DF3"/>
    <w:rsid w:val="00C40993"/>
    <w:rsid w:val="00C415F3"/>
    <w:rsid w:val="00C424FE"/>
    <w:rsid w:val="00C42B0C"/>
    <w:rsid w:val="00C43F0E"/>
    <w:rsid w:val="00C448FB"/>
    <w:rsid w:val="00C45284"/>
    <w:rsid w:val="00C50D56"/>
    <w:rsid w:val="00C51596"/>
    <w:rsid w:val="00C519AF"/>
    <w:rsid w:val="00C551FA"/>
    <w:rsid w:val="00C56321"/>
    <w:rsid w:val="00C57D3F"/>
    <w:rsid w:val="00C604C6"/>
    <w:rsid w:val="00C60C19"/>
    <w:rsid w:val="00C63C55"/>
    <w:rsid w:val="00C6465E"/>
    <w:rsid w:val="00C646E6"/>
    <w:rsid w:val="00C6472B"/>
    <w:rsid w:val="00C647B0"/>
    <w:rsid w:val="00C6576D"/>
    <w:rsid w:val="00C67F20"/>
    <w:rsid w:val="00C727B8"/>
    <w:rsid w:val="00C74A0E"/>
    <w:rsid w:val="00C7536C"/>
    <w:rsid w:val="00C75C12"/>
    <w:rsid w:val="00C76284"/>
    <w:rsid w:val="00C76B12"/>
    <w:rsid w:val="00C77937"/>
    <w:rsid w:val="00C77AF0"/>
    <w:rsid w:val="00C8007F"/>
    <w:rsid w:val="00C80E2F"/>
    <w:rsid w:val="00C81570"/>
    <w:rsid w:val="00C82FCE"/>
    <w:rsid w:val="00C8347F"/>
    <w:rsid w:val="00C848D5"/>
    <w:rsid w:val="00C84C5A"/>
    <w:rsid w:val="00C869CB"/>
    <w:rsid w:val="00C872AC"/>
    <w:rsid w:val="00C87EA4"/>
    <w:rsid w:val="00C90699"/>
    <w:rsid w:val="00C90782"/>
    <w:rsid w:val="00C91AA4"/>
    <w:rsid w:val="00C945B2"/>
    <w:rsid w:val="00C95B0F"/>
    <w:rsid w:val="00C974AD"/>
    <w:rsid w:val="00CA0480"/>
    <w:rsid w:val="00CA1F86"/>
    <w:rsid w:val="00CA4081"/>
    <w:rsid w:val="00CA4301"/>
    <w:rsid w:val="00CA6285"/>
    <w:rsid w:val="00CA6BD7"/>
    <w:rsid w:val="00CA6C93"/>
    <w:rsid w:val="00CB09A7"/>
    <w:rsid w:val="00CB11F5"/>
    <w:rsid w:val="00CB1F55"/>
    <w:rsid w:val="00CB4094"/>
    <w:rsid w:val="00CB4962"/>
    <w:rsid w:val="00CB7E34"/>
    <w:rsid w:val="00CC00C0"/>
    <w:rsid w:val="00CC0F57"/>
    <w:rsid w:val="00CC1898"/>
    <w:rsid w:val="00CC2A2C"/>
    <w:rsid w:val="00CC2B87"/>
    <w:rsid w:val="00CC2DAF"/>
    <w:rsid w:val="00CC3BCF"/>
    <w:rsid w:val="00CC4C7F"/>
    <w:rsid w:val="00CC5CE7"/>
    <w:rsid w:val="00CC7869"/>
    <w:rsid w:val="00CD1447"/>
    <w:rsid w:val="00CD1898"/>
    <w:rsid w:val="00CD22CD"/>
    <w:rsid w:val="00CD2930"/>
    <w:rsid w:val="00CD3246"/>
    <w:rsid w:val="00CD3952"/>
    <w:rsid w:val="00CD3A43"/>
    <w:rsid w:val="00CD3AD2"/>
    <w:rsid w:val="00CD41C9"/>
    <w:rsid w:val="00CD4BF2"/>
    <w:rsid w:val="00CD4F52"/>
    <w:rsid w:val="00CD59F0"/>
    <w:rsid w:val="00CD7D39"/>
    <w:rsid w:val="00CE1B43"/>
    <w:rsid w:val="00CE1F19"/>
    <w:rsid w:val="00CE275B"/>
    <w:rsid w:val="00CE3916"/>
    <w:rsid w:val="00CE6393"/>
    <w:rsid w:val="00CE6A00"/>
    <w:rsid w:val="00CE7203"/>
    <w:rsid w:val="00CF0095"/>
    <w:rsid w:val="00CF046F"/>
    <w:rsid w:val="00CF0657"/>
    <w:rsid w:val="00CF1DA7"/>
    <w:rsid w:val="00CF232E"/>
    <w:rsid w:val="00CF2D0D"/>
    <w:rsid w:val="00D00DEB"/>
    <w:rsid w:val="00D00F13"/>
    <w:rsid w:val="00D010FC"/>
    <w:rsid w:val="00D0132A"/>
    <w:rsid w:val="00D01843"/>
    <w:rsid w:val="00D02036"/>
    <w:rsid w:val="00D059FB"/>
    <w:rsid w:val="00D0655B"/>
    <w:rsid w:val="00D077BB"/>
    <w:rsid w:val="00D07D2E"/>
    <w:rsid w:val="00D07D52"/>
    <w:rsid w:val="00D113BE"/>
    <w:rsid w:val="00D12E1F"/>
    <w:rsid w:val="00D154D0"/>
    <w:rsid w:val="00D158E0"/>
    <w:rsid w:val="00D17A4C"/>
    <w:rsid w:val="00D212F6"/>
    <w:rsid w:val="00D21F6A"/>
    <w:rsid w:val="00D22643"/>
    <w:rsid w:val="00D24C4F"/>
    <w:rsid w:val="00D254FE"/>
    <w:rsid w:val="00D266DF"/>
    <w:rsid w:val="00D30228"/>
    <w:rsid w:val="00D30A2F"/>
    <w:rsid w:val="00D317F8"/>
    <w:rsid w:val="00D31E6E"/>
    <w:rsid w:val="00D33A15"/>
    <w:rsid w:val="00D341E3"/>
    <w:rsid w:val="00D342BB"/>
    <w:rsid w:val="00D345BF"/>
    <w:rsid w:val="00D41549"/>
    <w:rsid w:val="00D42368"/>
    <w:rsid w:val="00D4335B"/>
    <w:rsid w:val="00D46503"/>
    <w:rsid w:val="00D525E1"/>
    <w:rsid w:val="00D52752"/>
    <w:rsid w:val="00D53E8A"/>
    <w:rsid w:val="00D555BF"/>
    <w:rsid w:val="00D55D38"/>
    <w:rsid w:val="00D57569"/>
    <w:rsid w:val="00D60DCE"/>
    <w:rsid w:val="00D611EE"/>
    <w:rsid w:val="00D626A6"/>
    <w:rsid w:val="00D653EC"/>
    <w:rsid w:val="00D67A78"/>
    <w:rsid w:val="00D72A1F"/>
    <w:rsid w:val="00D73CF9"/>
    <w:rsid w:val="00D75028"/>
    <w:rsid w:val="00D76EBB"/>
    <w:rsid w:val="00D77038"/>
    <w:rsid w:val="00D8026C"/>
    <w:rsid w:val="00D802DA"/>
    <w:rsid w:val="00D82467"/>
    <w:rsid w:val="00D82C46"/>
    <w:rsid w:val="00D831CA"/>
    <w:rsid w:val="00D83459"/>
    <w:rsid w:val="00D84646"/>
    <w:rsid w:val="00D85650"/>
    <w:rsid w:val="00D876FD"/>
    <w:rsid w:val="00D90494"/>
    <w:rsid w:val="00D9255D"/>
    <w:rsid w:val="00D9287E"/>
    <w:rsid w:val="00D94200"/>
    <w:rsid w:val="00D94262"/>
    <w:rsid w:val="00D94767"/>
    <w:rsid w:val="00D95249"/>
    <w:rsid w:val="00D95424"/>
    <w:rsid w:val="00D95A51"/>
    <w:rsid w:val="00DA0AB5"/>
    <w:rsid w:val="00DA70CF"/>
    <w:rsid w:val="00DB0DC8"/>
    <w:rsid w:val="00DB3012"/>
    <w:rsid w:val="00DB3164"/>
    <w:rsid w:val="00DB37B8"/>
    <w:rsid w:val="00DB3D7F"/>
    <w:rsid w:val="00DB4D3A"/>
    <w:rsid w:val="00DB6EBC"/>
    <w:rsid w:val="00DC149A"/>
    <w:rsid w:val="00DC196C"/>
    <w:rsid w:val="00DC25AC"/>
    <w:rsid w:val="00DC3960"/>
    <w:rsid w:val="00DC4F95"/>
    <w:rsid w:val="00DC5859"/>
    <w:rsid w:val="00DC77F9"/>
    <w:rsid w:val="00DD0531"/>
    <w:rsid w:val="00DD0804"/>
    <w:rsid w:val="00DD09C7"/>
    <w:rsid w:val="00DD0EC5"/>
    <w:rsid w:val="00DD14AD"/>
    <w:rsid w:val="00DD18A2"/>
    <w:rsid w:val="00DE2788"/>
    <w:rsid w:val="00DE394E"/>
    <w:rsid w:val="00DE3F4D"/>
    <w:rsid w:val="00DE6AD1"/>
    <w:rsid w:val="00DF05EE"/>
    <w:rsid w:val="00DF5658"/>
    <w:rsid w:val="00DF586C"/>
    <w:rsid w:val="00DF7252"/>
    <w:rsid w:val="00DF77EA"/>
    <w:rsid w:val="00E0054B"/>
    <w:rsid w:val="00E00960"/>
    <w:rsid w:val="00E01AD0"/>
    <w:rsid w:val="00E0292D"/>
    <w:rsid w:val="00E03168"/>
    <w:rsid w:val="00E07EFE"/>
    <w:rsid w:val="00E07FD7"/>
    <w:rsid w:val="00E12E40"/>
    <w:rsid w:val="00E13781"/>
    <w:rsid w:val="00E1592B"/>
    <w:rsid w:val="00E17202"/>
    <w:rsid w:val="00E17ABF"/>
    <w:rsid w:val="00E17B8C"/>
    <w:rsid w:val="00E21068"/>
    <w:rsid w:val="00E2147A"/>
    <w:rsid w:val="00E21A50"/>
    <w:rsid w:val="00E23D19"/>
    <w:rsid w:val="00E256E0"/>
    <w:rsid w:val="00E2752B"/>
    <w:rsid w:val="00E27815"/>
    <w:rsid w:val="00E31928"/>
    <w:rsid w:val="00E33046"/>
    <w:rsid w:val="00E353B5"/>
    <w:rsid w:val="00E3578F"/>
    <w:rsid w:val="00E358CA"/>
    <w:rsid w:val="00E370FA"/>
    <w:rsid w:val="00E37AB7"/>
    <w:rsid w:val="00E4018D"/>
    <w:rsid w:val="00E40732"/>
    <w:rsid w:val="00E41203"/>
    <w:rsid w:val="00E42D87"/>
    <w:rsid w:val="00E436BF"/>
    <w:rsid w:val="00E47BC4"/>
    <w:rsid w:val="00E50C06"/>
    <w:rsid w:val="00E53442"/>
    <w:rsid w:val="00E54570"/>
    <w:rsid w:val="00E54B83"/>
    <w:rsid w:val="00E56329"/>
    <w:rsid w:val="00E56774"/>
    <w:rsid w:val="00E608B5"/>
    <w:rsid w:val="00E6121B"/>
    <w:rsid w:val="00E6226B"/>
    <w:rsid w:val="00E62A38"/>
    <w:rsid w:val="00E63112"/>
    <w:rsid w:val="00E65310"/>
    <w:rsid w:val="00E653E6"/>
    <w:rsid w:val="00E6633A"/>
    <w:rsid w:val="00E71303"/>
    <w:rsid w:val="00E72921"/>
    <w:rsid w:val="00E745CB"/>
    <w:rsid w:val="00E74B40"/>
    <w:rsid w:val="00E75298"/>
    <w:rsid w:val="00E7538D"/>
    <w:rsid w:val="00E754D6"/>
    <w:rsid w:val="00E75685"/>
    <w:rsid w:val="00E76109"/>
    <w:rsid w:val="00E76259"/>
    <w:rsid w:val="00E76B65"/>
    <w:rsid w:val="00E77577"/>
    <w:rsid w:val="00E8057E"/>
    <w:rsid w:val="00E80B8B"/>
    <w:rsid w:val="00E85C5D"/>
    <w:rsid w:val="00E862BC"/>
    <w:rsid w:val="00E87C78"/>
    <w:rsid w:val="00E90FE7"/>
    <w:rsid w:val="00E9321E"/>
    <w:rsid w:val="00E9332A"/>
    <w:rsid w:val="00E93AC9"/>
    <w:rsid w:val="00E94C08"/>
    <w:rsid w:val="00E95648"/>
    <w:rsid w:val="00E959D8"/>
    <w:rsid w:val="00E95C65"/>
    <w:rsid w:val="00E95DEC"/>
    <w:rsid w:val="00E96BD3"/>
    <w:rsid w:val="00EA055D"/>
    <w:rsid w:val="00EA0CC6"/>
    <w:rsid w:val="00EA194C"/>
    <w:rsid w:val="00EA1FED"/>
    <w:rsid w:val="00EA2345"/>
    <w:rsid w:val="00EA248D"/>
    <w:rsid w:val="00EA2DCD"/>
    <w:rsid w:val="00EA2E58"/>
    <w:rsid w:val="00EA36D3"/>
    <w:rsid w:val="00EA3C8E"/>
    <w:rsid w:val="00EA4539"/>
    <w:rsid w:val="00EA513A"/>
    <w:rsid w:val="00EA6164"/>
    <w:rsid w:val="00EA7F92"/>
    <w:rsid w:val="00EB6BA6"/>
    <w:rsid w:val="00EB7FCF"/>
    <w:rsid w:val="00EC0C99"/>
    <w:rsid w:val="00EC254D"/>
    <w:rsid w:val="00EC36A4"/>
    <w:rsid w:val="00EC4A9C"/>
    <w:rsid w:val="00EC51C6"/>
    <w:rsid w:val="00EC58B0"/>
    <w:rsid w:val="00EC6537"/>
    <w:rsid w:val="00EC7B1C"/>
    <w:rsid w:val="00ED0336"/>
    <w:rsid w:val="00ED0455"/>
    <w:rsid w:val="00ED1763"/>
    <w:rsid w:val="00ED2662"/>
    <w:rsid w:val="00ED3475"/>
    <w:rsid w:val="00ED3C3D"/>
    <w:rsid w:val="00ED4DDC"/>
    <w:rsid w:val="00EE0025"/>
    <w:rsid w:val="00EE09D1"/>
    <w:rsid w:val="00EE412E"/>
    <w:rsid w:val="00EE7818"/>
    <w:rsid w:val="00EF08C8"/>
    <w:rsid w:val="00EF27A5"/>
    <w:rsid w:val="00EF57A3"/>
    <w:rsid w:val="00EF6B21"/>
    <w:rsid w:val="00EF6BCE"/>
    <w:rsid w:val="00F0083F"/>
    <w:rsid w:val="00F0135C"/>
    <w:rsid w:val="00F01452"/>
    <w:rsid w:val="00F03F7E"/>
    <w:rsid w:val="00F04BA6"/>
    <w:rsid w:val="00F10376"/>
    <w:rsid w:val="00F10852"/>
    <w:rsid w:val="00F11331"/>
    <w:rsid w:val="00F115C4"/>
    <w:rsid w:val="00F11747"/>
    <w:rsid w:val="00F12ABB"/>
    <w:rsid w:val="00F14457"/>
    <w:rsid w:val="00F164ED"/>
    <w:rsid w:val="00F16CB5"/>
    <w:rsid w:val="00F2149E"/>
    <w:rsid w:val="00F2186C"/>
    <w:rsid w:val="00F2335E"/>
    <w:rsid w:val="00F23B32"/>
    <w:rsid w:val="00F23EA6"/>
    <w:rsid w:val="00F23FB5"/>
    <w:rsid w:val="00F25070"/>
    <w:rsid w:val="00F2507A"/>
    <w:rsid w:val="00F26AF1"/>
    <w:rsid w:val="00F26E00"/>
    <w:rsid w:val="00F277E2"/>
    <w:rsid w:val="00F3004F"/>
    <w:rsid w:val="00F3148C"/>
    <w:rsid w:val="00F32123"/>
    <w:rsid w:val="00F32908"/>
    <w:rsid w:val="00F33A51"/>
    <w:rsid w:val="00F343C2"/>
    <w:rsid w:val="00F35048"/>
    <w:rsid w:val="00F353FB"/>
    <w:rsid w:val="00F363B9"/>
    <w:rsid w:val="00F36768"/>
    <w:rsid w:val="00F40AFD"/>
    <w:rsid w:val="00F41468"/>
    <w:rsid w:val="00F41CA1"/>
    <w:rsid w:val="00F41E99"/>
    <w:rsid w:val="00F43187"/>
    <w:rsid w:val="00F4407D"/>
    <w:rsid w:val="00F44491"/>
    <w:rsid w:val="00F4474D"/>
    <w:rsid w:val="00F44B52"/>
    <w:rsid w:val="00F44C0C"/>
    <w:rsid w:val="00F47061"/>
    <w:rsid w:val="00F52A14"/>
    <w:rsid w:val="00F52DA9"/>
    <w:rsid w:val="00F52F62"/>
    <w:rsid w:val="00F54A02"/>
    <w:rsid w:val="00F554FD"/>
    <w:rsid w:val="00F559A7"/>
    <w:rsid w:val="00F56808"/>
    <w:rsid w:val="00F60D49"/>
    <w:rsid w:val="00F6128B"/>
    <w:rsid w:val="00F6587E"/>
    <w:rsid w:val="00F65A51"/>
    <w:rsid w:val="00F67E02"/>
    <w:rsid w:val="00F7253D"/>
    <w:rsid w:val="00F72D72"/>
    <w:rsid w:val="00F733EA"/>
    <w:rsid w:val="00F74F58"/>
    <w:rsid w:val="00F75970"/>
    <w:rsid w:val="00F777B3"/>
    <w:rsid w:val="00F77C9C"/>
    <w:rsid w:val="00F80270"/>
    <w:rsid w:val="00F8089E"/>
    <w:rsid w:val="00F809F7"/>
    <w:rsid w:val="00F82673"/>
    <w:rsid w:val="00F83B7D"/>
    <w:rsid w:val="00F8414B"/>
    <w:rsid w:val="00F858B3"/>
    <w:rsid w:val="00F85D3F"/>
    <w:rsid w:val="00F864A9"/>
    <w:rsid w:val="00F8698F"/>
    <w:rsid w:val="00F86B67"/>
    <w:rsid w:val="00F87A1D"/>
    <w:rsid w:val="00F87D21"/>
    <w:rsid w:val="00F90E0A"/>
    <w:rsid w:val="00F92C3B"/>
    <w:rsid w:val="00F95488"/>
    <w:rsid w:val="00F97909"/>
    <w:rsid w:val="00FA0D78"/>
    <w:rsid w:val="00FA0EC1"/>
    <w:rsid w:val="00FA4FFF"/>
    <w:rsid w:val="00FA73EF"/>
    <w:rsid w:val="00FA797E"/>
    <w:rsid w:val="00FB01F4"/>
    <w:rsid w:val="00FB0253"/>
    <w:rsid w:val="00FB3140"/>
    <w:rsid w:val="00FB6A8C"/>
    <w:rsid w:val="00FB6C84"/>
    <w:rsid w:val="00FB6DA7"/>
    <w:rsid w:val="00FC0E54"/>
    <w:rsid w:val="00FC5B7F"/>
    <w:rsid w:val="00FC5D9D"/>
    <w:rsid w:val="00FC79CF"/>
    <w:rsid w:val="00FC7C39"/>
    <w:rsid w:val="00FC7D6B"/>
    <w:rsid w:val="00FD36E6"/>
    <w:rsid w:val="00FD3F0F"/>
    <w:rsid w:val="00FD6230"/>
    <w:rsid w:val="00FE0A97"/>
    <w:rsid w:val="00FE17AF"/>
    <w:rsid w:val="00FE3834"/>
    <w:rsid w:val="00FE3C6A"/>
    <w:rsid w:val="00FE5A64"/>
    <w:rsid w:val="00FF04DF"/>
    <w:rsid w:val="00FF0D4E"/>
    <w:rsid w:val="00FF2617"/>
    <w:rsid w:val="00FF2F93"/>
    <w:rsid w:val="00FF514B"/>
    <w:rsid w:val="00FF5F41"/>
    <w:rsid w:val="00FF6DFE"/>
    <w:rsid w:val="00FF76FB"/>
  </w:rsids>
  <m:mathPr>
    <m:mathFont m:val="Cambria Math"/>
    <m:brkBin m:val="before"/>
    <m:brkBinSub m:val="--"/>
    <m:smallFrac m:val="0"/>
    <m:dispDef/>
    <m:lMargin m:val="0"/>
    <m:rMargin m:val="0"/>
    <m:defJc m:val="centerGroup"/>
    <m:wrapIndent m:val="1440"/>
    <m:intLim m:val="subSup"/>
    <m:naryLim m:val="undOvr"/>
  </m:mathPr>
  <w:themeFontLang w:val="fr-FR"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AFDB2C"/>
  <w15:chartTrackingRefBased/>
  <w15:docId w15:val="{E036521B-3207-4405-A5C3-00C6BAD6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75A6"/>
    <w:rPr>
      <w:lang w:val="en-US" w:eastAsia="en-US"/>
    </w:rPr>
  </w:style>
  <w:style w:type="paragraph" w:styleId="Heading1">
    <w:name w:val="heading 1"/>
    <w:basedOn w:val="Normal"/>
    <w:next w:val="Normal"/>
    <w:link w:val="Heading1Char"/>
    <w:uiPriority w:val="9"/>
    <w:qFormat/>
    <w:rsid w:val="00053090"/>
    <w:pPr>
      <w:keepNext/>
      <w:numPr>
        <w:numId w:val="1"/>
      </w:numPr>
      <w:spacing w:before="240" w:after="80"/>
      <w:jc w:val="center"/>
      <w:outlineLvl w:val="0"/>
    </w:pPr>
    <w:rPr>
      <w:rFonts w:ascii="Helvetica" w:hAnsi="Helvetica"/>
      <w:smallCaps/>
      <w:color w:val="004393"/>
      <w:kern w:val="28"/>
      <w:lang w:val="x-none" w:eastAsia="x-none"/>
    </w:rPr>
  </w:style>
  <w:style w:type="paragraph" w:styleId="Heading2">
    <w:name w:val="heading 2"/>
    <w:basedOn w:val="Normal"/>
    <w:next w:val="Normal"/>
    <w:link w:val="Heading2Char"/>
    <w:uiPriority w:val="9"/>
    <w:qFormat/>
    <w:rsid w:val="00367196"/>
    <w:pPr>
      <w:keepNext/>
      <w:numPr>
        <w:ilvl w:val="1"/>
        <w:numId w:val="1"/>
      </w:numPr>
      <w:spacing w:before="120" w:after="60"/>
      <w:outlineLvl w:val="1"/>
    </w:pPr>
    <w:rPr>
      <w:rFonts w:ascii="Helvetica" w:hAnsi="Helvetica"/>
      <w:i/>
      <w:iCs/>
      <w:color w:val="007367"/>
      <w:lang w:val="x-none" w:eastAsia="x-none"/>
    </w:rPr>
  </w:style>
  <w:style w:type="paragraph" w:styleId="Heading3">
    <w:name w:val="heading 3"/>
    <w:basedOn w:val="Normal"/>
    <w:next w:val="Normal"/>
    <w:uiPriority w:val="9"/>
    <w:qFormat/>
    <w:rsid w:val="004B1E6D"/>
    <w:pPr>
      <w:keepNext/>
      <w:numPr>
        <w:ilvl w:val="2"/>
        <w:numId w:val="1"/>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1"/>
      </w:numPr>
      <w:spacing w:before="240" w:after="60"/>
      <w:outlineLvl w:val="4"/>
    </w:pPr>
    <w:rPr>
      <w:sz w:val="18"/>
      <w:szCs w:val="18"/>
    </w:rPr>
  </w:style>
  <w:style w:type="paragraph" w:styleId="Heading6">
    <w:name w:val="heading 6"/>
    <w:basedOn w:val="Normal"/>
    <w:next w:val="Normal"/>
    <w:uiPriority w:val="9"/>
    <w:qFormat/>
    <w:rsid w:val="00192D79"/>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1"/>
      </w:numPr>
      <w:spacing w:before="240" w:after="60"/>
      <w:outlineLvl w:val="6"/>
    </w:pPr>
    <w:rPr>
      <w:sz w:val="16"/>
      <w:szCs w:val="16"/>
    </w:rPr>
  </w:style>
  <w:style w:type="paragraph" w:styleId="Heading8">
    <w:name w:val="heading 8"/>
    <w:basedOn w:val="Normal"/>
    <w:next w:val="Normal"/>
    <w:uiPriority w:val="9"/>
    <w:qFormat/>
    <w:rsid w:val="00192D79"/>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D345BF"/>
    <w:pPr>
      <w:framePr w:w="9360" w:hSpace="187" w:vSpace="187" w:wrap="notBeside" w:vAnchor="text" w:hAnchor="page" w:xAlign="center" w:y="1"/>
      <w:jc w:val="center"/>
    </w:pPr>
    <w:rPr>
      <w:rFonts w:ascii="Helvetica" w:hAnsi="Helvetica"/>
      <w:color w:val="004393"/>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2"/>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53090"/>
    <w:rPr>
      <w:rFonts w:ascii="Helvetica" w:hAnsi="Helvetica"/>
      <w:smallCaps/>
      <w:color w:val="004393"/>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367196"/>
    <w:rPr>
      <w:rFonts w:ascii="Helvetica" w:hAnsi="Helvetica"/>
      <w:i/>
      <w:iCs/>
      <w:color w:val="007367"/>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color w:val="004393"/>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rPr>
      <w:lang w:val="en-US" w:eastAsia="en-US"/>
    </w:rPr>
  </w:style>
  <w:style w:type="table" w:styleId="TableGrid">
    <w:name w:val="Table Grid"/>
    <w:basedOn w:val="TableNormal"/>
    <w:rsid w:val="005E5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727F"/>
    <w:rPr>
      <w:color w:val="808080"/>
    </w:rPr>
  </w:style>
  <w:style w:type="paragraph" w:styleId="Bibliography">
    <w:name w:val="Bibliography"/>
    <w:basedOn w:val="Normal"/>
    <w:next w:val="Normal"/>
    <w:uiPriority w:val="37"/>
    <w:unhideWhenUsed/>
    <w:rsid w:val="000D0314"/>
    <w:pPr>
      <w:tabs>
        <w:tab w:val="left" w:pos="384"/>
      </w:tabs>
      <w:ind w:left="384" w:hanging="384"/>
      <w:jc w:val="both"/>
    </w:pPr>
  </w:style>
  <w:style w:type="paragraph" w:styleId="NormalWeb">
    <w:name w:val="Normal (Web)"/>
    <w:basedOn w:val="Normal"/>
    <w:uiPriority w:val="99"/>
    <w:unhideWhenUsed/>
    <w:rsid w:val="00CC2DAF"/>
    <w:pPr>
      <w:spacing w:before="100" w:beforeAutospacing="1" w:after="100" w:afterAutospacing="1"/>
    </w:pPr>
    <w:rPr>
      <w:rFonts w:eastAsiaTheme="minorEastAsia"/>
      <w:sz w:val="24"/>
      <w:szCs w:val="24"/>
      <w:lang w:val="fr-FR" w:eastAsia="fr-FR"/>
    </w:rPr>
  </w:style>
  <w:style w:type="character" w:styleId="Emphasis">
    <w:name w:val="Emphasis"/>
    <w:basedOn w:val="DefaultParagraphFont"/>
    <w:qFormat/>
    <w:rsid w:val="00CD4F52"/>
    <w:rPr>
      <w:i/>
      <w:iCs/>
    </w:rPr>
  </w:style>
  <w:style w:type="character" w:styleId="UnresolvedMention">
    <w:name w:val="Unresolved Mention"/>
    <w:basedOn w:val="DefaultParagraphFont"/>
    <w:uiPriority w:val="99"/>
    <w:semiHidden/>
    <w:unhideWhenUsed/>
    <w:rsid w:val="009A785B"/>
    <w:rPr>
      <w:color w:val="605E5C"/>
      <w:shd w:val="clear" w:color="auto" w:fill="E1DFDD"/>
    </w:rPr>
  </w:style>
  <w:style w:type="paragraph" w:customStyle="1" w:styleId="StyleBibliographyItalic">
    <w:name w:val="Style Bibliography + Italic"/>
    <w:basedOn w:val="Bibliography"/>
    <w:rsid w:val="00B80AE7"/>
    <w:rPr>
      <w:iCs/>
      <w:sz w:val="16"/>
    </w:rPr>
  </w:style>
  <w:style w:type="paragraph" w:styleId="Caption">
    <w:name w:val="caption"/>
    <w:basedOn w:val="Normal"/>
    <w:next w:val="Normal"/>
    <w:unhideWhenUsed/>
    <w:qFormat/>
    <w:rsid w:val="008378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8">
      <w:bodyDiv w:val="1"/>
      <w:marLeft w:val="0"/>
      <w:marRight w:val="0"/>
      <w:marTop w:val="0"/>
      <w:marBottom w:val="0"/>
      <w:divBdr>
        <w:top w:val="none" w:sz="0" w:space="0" w:color="auto"/>
        <w:left w:val="none" w:sz="0" w:space="0" w:color="auto"/>
        <w:bottom w:val="none" w:sz="0" w:space="0" w:color="auto"/>
        <w:right w:val="none" w:sz="0" w:space="0" w:color="auto"/>
      </w:divBdr>
    </w:div>
    <w:div w:id="668703">
      <w:bodyDiv w:val="1"/>
      <w:marLeft w:val="0"/>
      <w:marRight w:val="0"/>
      <w:marTop w:val="0"/>
      <w:marBottom w:val="0"/>
      <w:divBdr>
        <w:top w:val="none" w:sz="0" w:space="0" w:color="auto"/>
        <w:left w:val="none" w:sz="0" w:space="0" w:color="auto"/>
        <w:bottom w:val="none" w:sz="0" w:space="0" w:color="auto"/>
        <w:right w:val="none" w:sz="0" w:space="0" w:color="auto"/>
      </w:divBdr>
    </w:div>
    <w:div w:id="935263">
      <w:bodyDiv w:val="1"/>
      <w:marLeft w:val="0"/>
      <w:marRight w:val="0"/>
      <w:marTop w:val="0"/>
      <w:marBottom w:val="0"/>
      <w:divBdr>
        <w:top w:val="none" w:sz="0" w:space="0" w:color="auto"/>
        <w:left w:val="none" w:sz="0" w:space="0" w:color="auto"/>
        <w:bottom w:val="none" w:sz="0" w:space="0" w:color="auto"/>
        <w:right w:val="none" w:sz="0" w:space="0" w:color="auto"/>
      </w:divBdr>
    </w:div>
    <w:div w:id="1930851">
      <w:bodyDiv w:val="1"/>
      <w:marLeft w:val="0"/>
      <w:marRight w:val="0"/>
      <w:marTop w:val="0"/>
      <w:marBottom w:val="0"/>
      <w:divBdr>
        <w:top w:val="none" w:sz="0" w:space="0" w:color="auto"/>
        <w:left w:val="none" w:sz="0" w:space="0" w:color="auto"/>
        <w:bottom w:val="none" w:sz="0" w:space="0" w:color="auto"/>
        <w:right w:val="none" w:sz="0" w:space="0" w:color="auto"/>
      </w:divBdr>
    </w:div>
    <w:div w:id="2367029">
      <w:bodyDiv w:val="1"/>
      <w:marLeft w:val="0"/>
      <w:marRight w:val="0"/>
      <w:marTop w:val="0"/>
      <w:marBottom w:val="0"/>
      <w:divBdr>
        <w:top w:val="none" w:sz="0" w:space="0" w:color="auto"/>
        <w:left w:val="none" w:sz="0" w:space="0" w:color="auto"/>
        <w:bottom w:val="none" w:sz="0" w:space="0" w:color="auto"/>
        <w:right w:val="none" w:sz="0" w:space="0" w:color="auto"/>
      </w:divBdr>
    </w:div>
    <w:div w:id="3635649">
      <w:bodyDiv w:val="1"/>
      <w:marLeft w:val="0"/>
      <w:marRight w:val="0"/>
      <w:marTop w:val="0"/>
      <w:marBottom w:val="0"/>
      <w:divBdr>
        <w:top w:val="none" w:sz="0" w:space="0" w:color="auto"/>
        <w:left w:val="none" w:sz="0" w:space="0" w:color="auto"/>
        <w:bottom w:val="none" w:sz="0" w:space="0" w:color="auto"/>
        <w:right w:val="none" w:sz="0" w:space="0" w:color="auto"/>
      </w:divBdr>
    </w:div>
    <w:div w:id="3754782">
      <w:bodyDiv w:val="1"/>
      <w:marLeft w:val="0"/>
      <w:marRight w:val="0"/>
      <w:marTop w:val="0"/>
      <w:marBottom w:val="0"/>
      <w:divBdr>
        <w:top w:val="none" w:sz="0" w:space="0" w:color="auto"/>
        <w:left w:val="none" w:sz="0" w:space="0" w:color="auto"/>
        <w:bottom w:val="none" w:sz="0" w:space="0" w:color="auto"/>
        <w:right w:val="none" w:sz="0" w:space="0" w:color="auto"/>
      </w:divBdr>
    </w:div>
    <w:div w:id="3823158">
      <w:bodyDiv w:val="1"/>
      <w:marLeft w:val="0"/>
      <w:marRight w:val="0"/>
      <w:marTop w:val="0"/>
      <w:marBottom w:val="0"/>
      <w:divBdr>
        <w:top w:val="none" w:sz="0" w:space="0" w:color="auto"/>
        <w:left w:val="none" w:sz="0" w:space="0" w:color="auto"/>
        <w:bottom w:val="none" w:sz="0" w:space="0" w:color="auto"/>
        <w:right w:val="none" w:sz="0" w:space="0" w:color="auto"/>
      </w:divBdr>
    </w:div>
    <w:div w:id="4137272">
      <w:bodyDiv w:val="1"/>
      <w:marLeft w:val="0"/>
      <w:marRight w:val="0"/>
      <w:marTop w:val="0"/>
      <w:marBottom w:val="0"/>
      <w:divBdr>
        <w:top w:val="none" w:sz="0" w:space="0" w:color="auto"/>
        <w:left w:val="none" w:sz="0" w:space="0" w:color="auto"/>
        <w:bottom w:val="none" w:sz="0" w:space="0" w:color="auto"/>
        <w:right w:val="none" w:sz="0" w:space="0" w:color="auto"/>
      </w:divBdr>
    </w:div>
    <w:div w:id="4402079">
      <w:bodyDiv w:val="1"/>
      <w:marLeft w:val="0"/>
      <w:marRight w:val="0"/>
      <w:marTop w:val="0"/>
      <w:marBottom w:val="0"/>
      <w:divBdr>
        <w:top w:val="none" w:sz="0" w:space="0" w:color="auto"/>
        <w:left w:val="none" w:sz="0" w:space="0" w:color="auto"/>
        <w:bottom w:val="none" w:sz="0" w:space="0" w:color="auto"/>
        <w:right w:val="none" w:sz="0" w:space="0" w:color="auto"/>
      </w:divBdr>
    </w:div>
    <w:div w:id="5449021">
      <w:bodyDiv w:val="1"/>
      <w:marLeft w:val="0"/>
      <w:marRight w:val="0"/>
      <w:marTop w:val="0"/>
      <w:marBottom w:val="0"/>
      <w:divBdr>
        <w:top w:val="none" w:sz="0" w:space="0" w:color="auto"/>
        <w:left w:val="none" w:sz="0" w:space="0" w:color="auto"/>
        <w:bottom w:val="none" w:sz="0" w:space="0" w:color="auto"/>
        <w:right w:val="none" w:sz="0" w:space="0" w:color="auto"/>
      </w:divBdr>
    </w:div>
    <w:div w:id="6838078">
      <w:bodyDiv w:val="1"/>
      <w:marLeft w:val="0"/>
      <w:marRight w:val="0"/>
      <w:marTop w:val="0"/>
      <w:marBottom w:val="0"/>
      <w:divBdr>
        <w:top w:val="none" w:sz="0" w:space="0" w:color="auto"/>
        <w:left w:val="none" w:sz="0" w:space="0" w:color="auto"/>
        <w:bottom w:val="none" w:sz="0" w:space="0" w:color="auto"/>
        <w:right w:val="none" w:sz="0" w:space="0" w:color="auto"/>
      </w:divBdr>
    </w:div>
    <w:div w:id="6911579">
      <w:bodyDiv w:val="1"/>
      <w:marLeft w:val="0"/>
      <w:marRight w:val="0"/>
      <w:marTop w:val="0"/>
      <w:marBottom w:val="0"/>
      <w:divBdr>
        <w:top w:val="none" w:sz="0" w:space="0" w:color="auto"/>
        <w:left w:val="none" w:sz="0" w:space="0" w:color="auto"/>
        <w:bottom w:val="none" w:sz="0" w:space="0" w:color="auto"/>
        <w:right w:val="none" w:sz="0" w:space="0" w:color="auto"/>
      </w:divBdr>
    </w:div>
    <w:div w:id="9258730">
      <w:bodyDiv w:val="1"/>
      <w:marLeft w:val="0"/>
      <w:marRight w:val="0"/>
      <w:marTop w:val="0"/>
      <w:marBottom w:val="0"/>
      <w:divBdr>
        <w:top w:val="none" w:sz="0" w:space="0" w:color="auto"/>
        <w:left w:val="none" w:sz="0" w:space="0" w:color="auto"/>
        <w:bottom w:val="none" w:sz="0" w:space="0" w:color="auto"/>
        <w:right w:val="none" w:sz="0" w:space="0" w:color="auto"/>
      </w:divBdr>
    </w:div>
    <w:div w:id="9528394">
      <w:bodyDiv w:val="1"/>
      <w:marLeft w:val="0"/>
      <w:marRight w:val="0"/>
      <w:marTop w:val="0"/>
      <w:marBottom w:val="0"/>
      <w:divBdr>
        <w:top w:val="none" w:sz="0" w:space="0" w:color="auto"/>
        <w:left w:val="none" w:sz="0" w:space="0" w:color="auto"/>
        <w:bottom w:val="none" w:sz="0" w:space="0" w:color="auto"/>
        <w:right w:val="none" w:sz="0" w:space="0" w:color="auto"/>
      </w:divBdr>
    </w:div>
    <w:div w:id="9837405">
      <w:bodyDiv w:val="1"/>
      <w:marLeft w:val="0"/>
      <w:marRight w:val="0"/>
      <w:marTop w:val="0"/>
      <w:marBottom w:val="0"/>
      <w:divBdr>
        <w:top w:val="none" w:sz="0" w:space="0" w:color="auto"/>
        <w:left w:val="none" w:sz="0" w:space="0" w:color="auto"/>
        <w:bottom w:val="none" w:sz="0" w:space="0" w:color="auto"/>
        <w:right w:val="none" w:sz="0" w:space="0" w:color="auto"/>
      </w:divBdr>
    </w:div>
    <w:div w:id="12077242">
      <w:bodyDiv w:val="1"/>
      <w:marLeft w:val="0"/>
      <w:marRight w:val="0"/>
      <w:marTop w:val="0"/>
      <w:marBottom w:val="0"/>
      <w:divBdr>
        <w:top w:val="none" w:sz="0" w:space="0" w:color="auto"/>
        <w:left w:val="none" w:sz="0" w:space="0" w:color="auto"/>
        <w:bottom w:val="none" w:sz="0" w:space="0" w:color="auto"/>
        <w:right w:val="none" w:sz="0" w:space="0" w:color="auto"/>
      </w:divBdr>
    </w:div>
    <w:div w:id="12386844">
      <w:bodyDiv w:val="1"/>
      <w:marLeft w:val="0"/>
      <w:marRight w:val="0"/>
      <w:marTop w:val="0"/>
      <w:marBottom w:val="0"/>
      <w:divBdr>
        <w:top w:val="none" w:sz="0" w:space="0" w:color="auto"/>
        <w:left w:val="none" w:sz="0" w:space="0" w:color="auto"/>
        <w:bottom w:val="none" w:sz="0" w:space="0" w:color="auto"/>
        <w:right w:val="none" w:sz="0" w:space="0" w:color="auto"/>
      </w:divBdr>
    </w:div>
    <w:div w:id="12925385">
      <w:bodyDiv w:val="1"/>
      <w:marLeft w:val="0"/>
      <w:marRight w:val="0"/>
      <w:marTop w:val="0"/>
      <w:marBottom w:val="0"/>
      <w:divBdr>
        <w:top w:val="none" w:sz="0" w:space="0" w:color="auto"/>
        <w:left w:val="none" w:sz="0" w:space="0" w:color="auto"/>
        <w:bottom w:val="none" w:sz="0" w:space="0" w:color="auto"/>
        <w:right w:val="none" w:sz="0" w:space="0" w:color="auto"/>
      </w:divBdr>
    </w:div>
    <w:div w:id="13073074">
      <w:bodyDiv w:val="1"/>
      <w:marLeft w:val="0"/>
      <w:marRight w:val="0"/>
      <w:marTop w:val="0"/>
      <w:marBottom w:val="0"/>
      <w:divBdr>
        <w:top w:val="none" w:sz="0" w:space="0" w:color="auto"/>
        <w:left w:val="none" w:sz="0" w:space="0" w:color="auto"/>
        <w:bottom w:val="none" w:sz="0" w:space="0" w:color="auto"/>
        <w:right w:val="none" w:sz="0" w:space="0" w:color="auto"/>
      </w:divBdr>
    </w:div>
    <w:div w:id="13728324">
      <w:bodyDiv w:val="1"/>
      <w:marLeft w:val="0"/>
      <w:marRight w:val="0"/>
      <w:marTop w:val="0"/>
      <w:marBottom w:val="0"/>
      <w:divBdr>
        <w:top w:val="none" w:sz="0" w:space="0" w:color="auto"/>
        <w:left w:val="none" w:sz="0" w:space="0" w:color="auto"/>
        <w:bottom w:val="none" w:sz="0" w:space="0" w:color="auto"/>
        <w:right w:val="none" w:sz="0" w:space="0" w:color="auto"/>
      </w:divBdr>
    </w:div>
    <w:div w:id="14044733">
      <w:bodyDiv w:val="1"/>
      <w:marLeft w:val="0"/>
      <w:marRight w:val="0"/>
      <w:marTop w:val="0"/>
      <w:marBottom w:val="0"/>
      <w:divBdr>
        <w:top w:val="none" w:sz="0" w:space="0" w:color="auto"/>
        <w:left w:val="none" w:sz="0" w:space="0" w:color="auto"/>
        <w:bottom w:val="none" w:sz="0" w:space="0" w:color="auto"/>
        <w:right w:val="none" w:sz="0" w:space="0" w:color="auto"/>
      </w:divBdr>
    </w:div>
    <w:div w:id="14774860">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5079066">
      <w:bodyDiv w:val="1"/>
      <w:marLeft w:val="0"/>
      <w:marRight w:val="0"/>
      <w:marTop w:val="0"/>
      <w:marBottom w:val="0"/>
      <w:divBdr>
        <w:top w:val="none" w:sz="0" w:space="0" w:color="auto"/>
        <w:left w:val="none" w:sz="0" w:space="0" w:color="auto"/>
        <w:bottom w:val="none" w:sz="0" w:space="0" w:color="auto"/>
        <w:right w:val="none" w:sz="0" w:space="0" w:color="auto"/>
      </w:divBdr>
    </w:div>
    <w:div w:id="15080983">
      <w:bodyDiv w:val="1"/>
      <w:marLeft w:val="0"/>
      <w:marRight w:val="0"/>
      <w:marTop w:val="0"/>
      <w:marBottom w:val="0"/>
      <w:divBdr>
        <w:top w:val="none" w:sz="0" w:space="0" w:color="auto"/>
        <w:left w:val="none" w:sz="0" w:space="0" w:color="auto"/>
        <w:bottom w:val="none" w:sz="0" w:space="0" w:color="auto"/>
        <w:right w:val="none" w:sz="0" w:space="0" w:color="auto"/>
      </w:divBdr>
    </w:div>
    <w:div w:id="15814031">
      <w:bodyDiv w:val="1"/>
      <w:marLeft w:val="0"/>
      <w:marRight w:val="0"/>
      <w:marTop w:val="0"/>
      <w:marBottom w:val="0"/>
      <w:divBdr>
        <w:top w:val="none" w:sz="0" w:space="0" w:color="auto"/>
        <w:left w:val="none" w:sz="0" w:space="0" w:color="auto"/>
        <w:bottom w:val="none" w:sz="0" w:space="0" w:color="auto"/>
        <w:right w:val="none" w:sz="0" w:space="0" w:color="auto"/>
      </w:divBdr>
    </w:div>
    <w:div w:id="17515662">
      <w:bodyDiv w:val="1"/>
      <w:marLeft w:val="0"/>
      <w:marRight w:val="0"/>
      <w:marTop w:val="0"/>
      <w:marBottom w:val="0"/>
      <w:divBdr>
        <w:top w:val="none" w:sz="0" w:space="0" w:color="auto"/>
        <w:left w:val="none" w:sz="0" w:space="0" w:color="auto"/>
        <w:bottom w:val="none" w:sz="0" w:space="0" w:color="auto"/>
        <w:right w:val="none" w:sz="0" w:space="0" w:color="auto"/>
      </w:divBdr>
    </w:div>
    <w:div w:id="17658322">
      <w:bodyDiv w:val="1"/>
      <w:marLeft w:val="0"/>
      <w:marRight w:val="0"/>
      <w:marTop w:val="0"/>
      <w:marBottom w:val="0"/>
      <w:divBdr>
        <w:top w:val="none" w:sz="0" w:space="0" w:color="auto"/>
        <w:left w:val="none" w:sz="0" w:space="0" w:color="auto"/>
        <w:bottom w:val="none" w:sz="0" w:space="0" w:color="auto"/>
        <w:right w:val="none" w:sz="0" w:space="0" w:color="auto"/>
      </w:divBdr>
    </w:div>
    <w:div w:id="18511457">
      <w:bodyDiv w:val="1"/>
      <w:marLeft w:val="0"/>
      <w:marRight w:val="0"/>
      <w:marTop w:val="0"/>
      <w:marBottom w:val="0"/>
      <w:divBdr>
        <w:top w:val="none" w:sz="0" w:space="0" w:color="auto"/>
        <w:left w:val="none" w:sz="0" w:space="0" w:color="auto"/>
        <w:bottom w:val="none" w:sz="0" w:space="0" w:color="auto"/>
        <w:right w:val="none" w:sz="0" w:space="0" w:color="auto"/>
      </w:divBdr>
    </w:div>
    <w:div w:id="18819841">
      <w:bodyDiv w:val="1"/>
      <w:marLeft w:val="0"/>
      <w:marRight w:val="0"/>
      <w:marTop w:val="0"/>
      <w:marBottom w:val="0"/>
      <w:divBdr>
        <w:top w:val="none" w:sz="0" w:space="0" w:color="auto"/>
        <w:left w:val="none" w:sz="0" w:space="0" w:color="auto"/>
        <w:bottom w:val="none" w:sz="0" w:space="0" w:color="auto"/>
        <w:right w:val="none" w:sz="0" w:space="0" w:color="auto"/>
      </w:divBdr>
    </w:div>
    <w:div w:id="19089718">
      <w:bodyDiv w:val="1"/>
      <w:marLeft w:val="0"/>
      <w:marRight w:val="0"/>
      <w:marTop w:val="0"/>
      <w:marBottom w:val="0"/>
      <w:divBdr>
        <w:top w:val="none" w:sz="0" w:space="0" w:color="auto"/>
        <w:left w:val="none" w:sz="0" w:space="0" w:color="auto"/>
        <w:bottom w:val="none" w:sz="0" w:space="0" w:color="auto"/>
        <w:right w:val="none" w:sz="0" w:space="0" w:color="auto"/>
      </w:divBdr>
    </w:div>
    <w:div w:id="19165774">
      <w:bodyDiv w:val="1"/>
      <w:marLeft w:val="0"/>
      <w:marRight w:val="0"/>
      <w:marTop w:val="0"/>
      <w:marBottom w:val="0"/>
      <w:divBdr>
        <w:top w:val="none" w:sz="0" w:space="0" w:color="auto"/>
        <w:left w:val="none" w:sz="0" w:space="0" w:color="auto"/>
        <w:bottom w:val="none" w:sz="0" w:space="0" w:color="auto"/>
        <w:right w:val="none" w:sz="0" w:space="0" w:color="auto"/>
      </w:divBdr>
    </w:div>
    <w:div w:id="21129700">
      <w:bodyDiv w:val="1"/>
      <w:marLeft w:val="0"/>
      <w:marRight w:val="0"/>
      <w:marTop w:val="0"/>
      <w:marBottom w:val="0"/>
      <w:divBdr>
        <w:top w:val="none" w:sz="0" w:space="0" w:color="auto"/>
        <w:left w:val="none" w:sz="0" w:space="0" w:color="auto"/>
        <w:bottom w:val="none" w:sz="0" w:space="0" w:color="auto"/>
        <w:right w:val="none" w:sz="0" w:space="0" w:color="auto"/>
      </w:divBdr>
    </w:div>
    <w:div w:id="21907675">
      <w:bodyDiv w:val="1"/>
      <w:marLeft w:val="0"/>
      <w:marRight w:val="0"/>
      <w:marTop w:val="0"/>
      <w:marBottom w:val="0"/>
      <w:divBdr>
        <w:top w:val="none" w:sz="0" w:space="0" w:color="auto"/>
        <w:left w:val="none" w:sz="0" w:space="0" w:color="auto"/>
        <w:bottom w:val="none" w:sz="0" w:space="0" w:color="auto"/>
        <w:right w:val="none" w:sz="0" w:space="0" w:color="auto"/>
      </w:divBdr>
    </w:div>
    <w:div w:id="22052112">
      <w:bodyDiv w:val="1"/>
      <w:marLeft w:val="0"/>
      <w:marRight w:val="0"/>
      <w:marTop w:val="0"/>
      <w:marBottom w:val="0"/>
      <w:divBdr>
        <w:top w:val="none" w:sz="0" w:space="0" w:color="auto"/>
        <w:left w:val="none" w:sz="0" w:space="0" w:color="auto"/>
        <w:bottom w:val="none" w:sz="0" w:space="0" w:color="auto"/>
        <w:right w:val="none" w:sz="0" w:space="0" w:color="auto"/>
      </w:divBdr>
    </w:div>
    <w:div w:id="22171497">
      <w:bodyDiv w:val="1"/>
      <w:marLeft w:val="0"/>
      <w:marRight w:val="0"/>
      <w:marTop w:val="0"/>
      <w:marBottom w:val="0"/>
      <w:divBdr>
        <w:top w:val="none" w:sz="0" w:space="0" w:color="auto"/>
        <w:left w:val="none" w:sz="0" w:space="0" w:color="auto"/>
        <w:bottom w:val="none" w:sz="0" w:space="0" w:color="auto"/>
        <w:right w:val="none" w:sz="0" w:space="0" w:color="auto"/>
      </w:divBdr>
    </w:div>
    <w:div w:id="22633285">
      <w:bodyDiv w:val="1"/>
      <w:marLeft w:val="0"/>
      <w:marRight w:val="0"/>
      <w:marTop w:val="0"/>
      <w:marBottom w:val="0"/>
      <w:divBdr>
        <w:top w:val="none" w:sz="0" w:space="0" w:color="auto"/>
        <w:left w:val="none" w:sz="0" w:space="0" w:color="auto"/>
        <w:bottom w:val="none" w:sz="0" w:space="0" w:color="auto"/>
        <w:right w:val="none" w:sz="0" w:space="0" w:color="auto"/>
      </w:divBdr>
    </w:div>
    <w:div w:id="22942496">
      <w:bodyDiv w:val="1"/>
      <w:marLeft w:val="0"/>
      <w:marRight w:val="0"/>
      <w:marTop w:val="0"/>
      <w:marBottom w:val="0"/>
      <w:divBdr>
        <w:top w:val="none" w:sz="0" w:space="0" w:color="auto"/>
        <w:left w:val="none" w:sz="0" w:space="0" w:color="auto"/>
        <w:bottom w:val="none" w:sz="0" w:space="0" w:color="auto"/>
        <w:right w:val="none" w:sz="0" w:space="0" w:color="auto"/>
      </w:divBdr>
    </w:div>
    <w:div w:id="23093201">
      <w:bodyDiv w:val="1"/>
      <w:marLeft w:val="0"/>
      <w:marRight w:val="0"/>
      <w:marTop w:val="0"/>
      <w:marBottom w:val="0"/>
      <w:divBdr>
        <w:top w:val="none" w:sz="0" w:space="0" w:color="auto"/>
        <w:left w:val="none" w:sz="0" w:space="0" w:color="auto"/>
        <w:bottom w:val="none" w:sz="0" w:space="0" w:color="auto"/>
        <w:right w:val="none" w:sz="0" w:space="0" w:color="auto"/>
      </w:divBdr>
    </w:div>
    <w:div w:id="23530325">
      <w:bodyDiv w:val="1"/>
      <w:marLeft w:val="0"/>
      <w:marRight w:val="0"/>
      <w:marTop w:val="0"/>
      <w:marBottom w:val="0"/>
      <w:divBdr>
        <w:top w:val="none" w:sz="0" w:space="0" w:color="auto"/>
        <w:left w:val="none" w:sz="0" w:space="0" w:color="auto"/>
        <w:bottom w:val="none" w:sz="0" w:space="0" w:color="auto"/>
        <w:right w:val="none" w:sz="0" w:space="0" w:color="auto"/>
      </w:divBdr>
    </w:div>
    <w:div w:id="23597954">
      <w:bodyDiv w:val="1"/>
      <w:marLeft w:val="0"/>
      <w:marRight w:val="0"/>
      <w:marTop w:val="0"/>
      <w:marBottom w:val="0"/>
      <w:divBdr>
        <w:top w:val="none" w:sz="0" w:space="0" w:color="auto"/>
        <w:left w:val="none" w:sz="0" w:space="0" w:color="auto"/>
        <w:bottom w:val="none" w:sz="0" w:space="0" w:color="auto"/>
        <w:right w:val="none" w:sz="0" w:space="0" w:color="auto"/>
      </w:divBdr>
    </w:div>
    <w:div w:id="23991605">
      <w:bodyDiv w:val="1"/>
      <w:marLeft w:val="0"/>
      <w:marRight w:val="0"/>
      <w:marTop w:val="0"/>
      <w:marBottom w:val="0"/>
      <w:divBdr>
        <w:top w:val="none" w:sz="0" w:space="0" w:color="auto"/>
        <w:left w:val="none" w:sz="0" w:space="0" w:color="auto"/>
        <w:bottom w:val="none" w:sz="0" w:space="0" w:color="auto"/>
        <w:right w:val="none" w:sz="0" w:space="0" w:color="auto"/>
      </w:divBdr>
    </w:div>
    <w:div w:id="24915138">
      <w:bodyDiv w:val="1"/>
      <w:marLeft w:val="0"/>
      <w:marRight w:val="0"/>
      <w:marTop w:val="0"/>
      <w:marBottom w:val="0"/>
      <w:divBdr>
        <w:top w:val="none" w:sz="0" w:space="0" w:color="auto"/>
        <w:left w:val="none" w:sz="0" w:space="0" w:color="auto"/>
        <w:bottom w:val="none" w:sz="0" w:space="0" w:color="auto"/>
        <w:right w:val="none" w:sz="0" w:space="0" w:color="auto"/>
      </w:divBdr>
    </w:div>
    <w:div w:id="25106622">
      <w:bodyDiv w:val="1"/>
      <w:marLeft w:val="0"/>
      <w:marRight w:val="0"/>
      <w:marTop w:val="0"/>
      <w:marBottom w:val="0"/>
      <w:divBdr>
        <w:top w:val="none" w:sz="0" w:space="0" w:color="auto"/>
        <w:left w:val="none" w:sz="0" w:space="0" w:color="auto"/>
        <w:bottom w:val="none" w:sz="0" w:space="0" w:color="auto"/>
        <w:right w:val="none" w:sz="0" w:space="0" w:color="auto"/>
      </w:divBdr>
    </w:div>
    <w:div w:id="25259898">
      <w:bodyDiv w:val="1"/>
      <w:marLeft w:val="0"/>
      <w:marRight w:val="0"/>
      <w:marTop w:val="0"/>
      <w:marBottom w:val="0"/>
      <w:divBdr>
        <w:top w:val="none" w:sz="0" w:space="0" w:color="auto"/>
        <w:left w:val="none" w:sz="0" w:space="0" w:color="auto"/>
        <w:bottom w:val="none" w:sz="0" w:space="0" w:color="auto"/>
        <w:right w:val="none" w:sz="0" w:space="0" w:color="auto"/>
      </w:divBdr>
    </w:div>
    <w:div w:id="26105137">
      <w:bodyDiv w:val="1"/>
      <w:marLeft w:val="0"/>
      <w:marRight w:val="0"/>
      <w:marTop w:val="0"/>
      <w:marBottom w:val="0"/>
      <w:divBdr>
        <w:top w:val="none" w:sz="0" w:space="0" w:color="auto"/>
        <w:left w:val="none" w:sz="0" w:space="0" w:color="auto"/>
        <w:bottom w:val="none" w:sz="0" w:space="0" w:color="auto"/>
        <w:right w:val="none" w:sz="0" w:space="0" w:color="auto"/>
      </w:divBdr>
    </w:div>
    <w:div w:id="26834041">
      <w:bodyDiv w:val="1"/>
      <w:marLeft w:val="0"/>
      <w:marRight w:val="0"/>
      <w:marTop w:val="0"/>
      <w:marBottom w:val="0"/>
      <w:divBdr>
        <w:top w:val="none" w:sz="0" w:space="0" w:color="auto"/>
        <w:left w:val="none" w:sz="0" w:space="0" w:color="auto"/>
        <w:bottom w:val="none" w:sz="0" w:space="0" w:color="auto"/>
        <w:right w:val="none" w:sz="0" w:space="0" w:color="auto"/>
      </w:divBdr>
    </w:div>
    <w:div w:id="27142727">
      <w:bodyDiv w:val="1"/>
      <w:marLeft w:val="0"/>
      <w:marRight w:val="0"/>
      <w:marTop w:val="0"/>
      <w:marBottom w:val="0"/>
      <w:divBdr>
        <w:top w:val="none" w:sz="0" w:space="0" w:color="auto"/>
        <w:left w:val="none" w:sz="0" w:space="0" w:color="auto"/>
        <w:bottom w:val="none" w:sz="0" w:space="0" w:color="auto"/>
        <w:right w:val="none" w:sz="0" w:space="0" w:color="auto"/>
      </w:divBdr>
    </w:div>
    <w:div w:id="27460031">
      <w:bodyDiv w:val="1"/>
      <w:marLeft w:val="0"/>
      <w:marRight w:val="0"/>
      <w:marTop w:val="0"/>
      <w:marBottom w:val="0"/>
      <w:divBdr>
        <w:top w:val="none" w:sz="0" w:space="0" w:color="auto"/>
        <w:left w:val="none" w:sz="0" w:space="0" w:color="auto"/>
        <w:bottom w:val="none" w:sz="0" w:space="0" w:color="auto"/>
        <w:right w:val="none" w:sz="0" w:space="0" w:color="auto"/>
      </w:divBdr>
    </w:div>
    <w:div w:id="27685191">
      <w:bodyDiv w:val="1"/>
      <w:marLeft w:val="0"/>
      <w:marRight w:val="0"/>
      <w:marTop w:val="0"/>
      <w:marBottom w:val="0"/>
      <w:divBdr>
        <w:top w:val="none" w:sz="0" w:space="0" w:color="auto"/>
        <w:left w:val="none" w:sz="0" w:space="0" w:color="auto"/>
        <w:bottom w:val="none" w:sz="0" w:space="0" w:color="auto"/>
        <w:right w:val="none" w:sz="0" w:space="0" w:color="auto"/>
      </w:divBdr>
    </w:div>
    <w:div w:id="28071761">
      <w:bodyDiv w:val="1"/>
      <w:marLeft w:val="0"/>
      <w:marRight w:val="0"/>
      <w:marTop w:val="0"/>
      <w:marBottom w:val="0"/>
      <w:divBdr>
        <w:top w:val="none" w:sz="0" w:space="0" w:color="auto"/>
        <w:left w:val="none" w:sz="0" w:space="0" w:color="auto"/>
        <w:bottom w:val="none" w:sz="0" w:space="0" w:color="auto"/>
        <w:right w:val="none" w:sz="0" w:space="0" w:color="auto"/>
      </w:divBdr>
    </w:div>
    <w:div w:id="28799945">
      <w:bodyDiv w:val="1"/>
      <w:marLeft w:val="0"/>
      <w:marRight w:val="0"/>
      <w:marTop w:val="0"/>
      <w:marBottom w:val="0"/>
      <w:divBdr>
        <w:top w:val="none" w:sz="0" w:space="0" w:color="auto"/>
        <w:left w:val="none" w:sz="0" w:space="0" w:color="auto"/>
        <w:bottom w:val="none" w:sz="0" w:space="0" w:color="auto"/>
        <w:right w:val="none" w:sz="0" w:space="0" w:color="auto"/>
      </w:divBdr>
    </w:div>
    <w:div w:id="29036325">
      <w:bodyDiv w:val="1"/>
      <w:marLeft w:val="0"/>
      <w:marRight w:val="0"/>
      <w:marTop w:val="0"/>
      <w:marBottom w:val="0"/>
      <w:divBdr>
        <w:top w:val="none" w:sz="0" w:space="0" w:color="auto"/>
        <w:left w:val="none" w:sz="0" w:space="0" w:color="auto"/>
        <w:bottom w:val="none" w:sz="0" w:space="0" w:color="auto"/>
        <w:right w:val="none" w:sz="0" w:space="0" w:color="auto"/>
      </w:divBdr>
    </w:div>
    <w:div w:id="29231408">
      <w:bodyDiv w:val="1"/>
      <w:marLeft w:val="0"/>
      <w:marRight w:val="0"/>
      <w:marTop w:val="0"/>
      <w:marBottom w:val="0"/>
      <w:divBdr>
        <w:top w:val="none" w:sz="0" w:space="0" w:color="auto"/>
        <w:left w:val="none" w:sz="0" w:space="0" w:color="auto"/>
        <w:bottom w:val="none" w:sz="0" w:space="0" w:color="auto"/>
        <w:right w:val="none" w:sz="0" w:space="0" w:color="auto"/>
      </w:divBdr>
    </w:div>
    <w:div w:id="29305711">
      <w:bodyDiv w:val="1"/>
      <w:marLeft w:val="0"/>
      <w:marRight w:val="0"/>
      <w:marTop w:val="0"/>
      <w:marBottom w:val="0"/>
      <w:divBdr>
        <w:top w:val="none" w:sz="0" w:space="0" w:color="auto"/>
        <w:left w:val="none" w:sz="0" w:space="0" w:color="auto"/>
        <w:bottom w:val="none" w:sz="0" w:space="0" w:color="auto"/>
        <w:right w:val="none" w:sz="0" w:space="0" w:color="auto"/>
      </w:divBdr>
    </w:div>
    <w:div w:id="29576297">
      <w:bodyDiv w:val="1"/>
      <w:marLeft w:val="0"/>
      <w:marRight w:val="0"/>
      <w:marTop w:val="0"/>
      <w:marBottom w:val="0"/>
      <w:divBdr>
        <w:top w:val="none" w:sz="0" w:space="0" w:color="auto"/>
        <w:left w:val="none" w:sz="0" w:space="0" w:color="auto"/>
        <w:bottom w:val="none" w:sz="0" w:space="0" w:color="auto"/>
        <w:right w:val="none" w:sz="0" w:space="0" w:color="auto"/>
      </w:divBdr>
    </w:div>
    <w:div w:id="30038350">
      <w:bodyDiv w:val="1"/>
      <w:marLeft w:val="0"/>
      <w:marRight w:val="0"/>
      <w:marTop w:val="0"/>
      <w:marBottom w:val="0"/>
      <w:divBdr>
        <w:top w:val="none" w:sz="0" w:space="0" w:color="auto"/>
        <w:left w:val="none" w:sz="0" w:space="0" w:color="auto"/>
        <w:bottom w:val="none" w:sz="0" w:space="0" w:color="auto"/>
        <w:right w:val="none" w:sz="0" w:space="0" w:color="auto"/>
      </w:divBdr>
    </w:div>
    <w:div w:id="30302439">
      <w:bodyDiv w:val="1"/>
      <w:marLeft w:val="0"/>
      <w:marRight w:val="0"/>
      <w:marTop w:val="0"/>
      <w:marBottom w:val="0"/>
      <w:divBdr>
        <w:top w:val="none" w:sz="0" w:space="0" w:color="auto"/>
        <w:left w:val="none" w:sz="0" w:space="0" w:color="auto"/>
        <w:bottom w:val="none" w:sz="0" w:space="0" w:color="auto"/>
        <w:right w:val="none" w:sz="0" w:space="0" w:color="auto"/>
      </w:divBdr>
    </w:div>
    <w:div w:id="31267262">
      <w:bodyDiv w:val="1"/>
      <w:marLeft w:val="0"/>
      <w:marRight w:val="0"/>
      <w:marTop w:val="0"/>
      <w:marBottom w:val="0"/>
      <w:divBdr>
        <w:top w:val="none" w:sz="0" w:space="0" w:color="auto"/>
        <w:left w:val="none" w:sz="0" w:space="0" w:color="auto"/>
        <w:bottom w:val="none" w:sz="0" w:space="0" w:color="auto"/>
        <w:right w:val="none" w:sz="0" w:space="0" w:color="auto"/>
      </w:divBdr>
    </w:div>
    <w:div w:id="32047131">
      <w:bodyDiv w:val="1"/>
      <w:marLeft w:val="0"/>
      <w:marRight w:val="0"/>
      <w:marTop w:val="0"/>
      <w:marBottom w:val="0"/>
      <w:divBdr>
        <w:top w:val="none" w:sz="0" w:space="0" w:color="auto"/>
        <w:left w:val="none" w:sz="0" w:space="0" w:color="auto"/>
        <w:bottom w:val="none" w:sz="0" w:space="0" w:color="auto"/>
        <w:right w:val="none" w:sz="0" w:space="0" w:color="auto"/>
      </w:divBdr>
    </w:div>
    <w:div w:id="32579102">
      <w:bodyDiv w:val="1"/>
      <w:marLeft w:val="0"/>
      <w:marRight w:val="0"/>
      <w:marTop w:val="0"/>
      <w:marBottom w:val="0"/>
      <w:divBdr>
        <w:top w:val="none" w:sz="0" w:space="0" w:color="auto"/>
        <w:left w:val="none" w:sz="0" w:space="0" w:color="auto"/>
        <w:bottom w:val="none" w:sz="0" w:space="0" w:color="auto"/>
        <w:right w:val="none" w:sz="0" w:space="0" w:color="auto"/>
      </w:divBdr>
    </w:div>
    <w:div w:id="32973412">
      <w:bodyDiv w:val="1"/>
      <w:marLeft w:val="0"/>
      <w:marRight w:val="0"/>
      <w:marTop w:val="0"/>
      <w:marBottom w:val="0"/>
      <w:divBdr>
        <w:top w:val="none" w:sz="0" w:space="0" w:color="auto"/>
        <w:left w:val="none" w:sz="0" w:space="0" w:color="auto"/>
        <w:bottom w:val="none" w:sz="0" w:space="0" w:color="auto"/>
        <w:right w:val="none" w:sz="0" w:space="0" w:color="auto"/>
      </w:divBdr>
    </w:div>
    <w:div w:id="33845472">
      <w:bodyDiv w:val="1"/>
      <w:marLeft w:val="0"/>
      <w:marRight w:val="0"/>
      <w:marTop w:val="0"/>
      <w:marBottom w:val="0"/>
      <w:divBdr>
        <w:top w:val="none" w:sz="0" w:space="0" w:color="auto"/>
        <w:left w:val="none" w:sz="0" w:space="0" w:color="auto"/>
        <w:bottom w:val="none" w:sz="0" w:space="0" w:color="auto"/>
        <w:right w:val="none" w:sz="0" w:space="0" w:color="auto"/>
      </w:divBdr>
    </w:div>
    <w:div w:id="34358313">
      <w:bodyDiv w:val="1"/>
      <w:marLeft w:val="0"/>
      <w:marRight w:val="0"/>
      <w:marTop w:val="0"/>
      <w:marBottom w:val="0"/>
      <w:divBdr>
        <w:top w:val="none" w:sz="0" w:space="0" w:color="auto"/>
        <w:left w:val="none" w:sz="0" w:space="0" w:color="auto"/>
        <w:bottom w:val="none" w:sz="0" w:space="0" w:color="auto"/>
        <w:right w:val="none" w:sz="0" w:space="0" w:color="auto"/>
      </w:divBdr>
    </w:div>
    <w:div w:id="34889165">
      <w:bodyDiv w:val="1"/>
      <w:marLeft w:val="0"/>
      <w:marRight w:val="0"/>
      <w:marTop w:val="0"/>
      <w:marBottom w:val="0"/>
      <w:divBdr>
        <w:top w:val="none" w:sz="0" w:space="0" w:color="auto"/>
        <w:left w:val="none" w:sz="0" w:space="0" w:color="auto"/>
        <w:bottom w:val="none" w:sz="0" w:space="0" w:color="auto"/>
        <w:right w:val="none" w:sz="0" w:space="0" w:color="auto"/>
      </w:divBdr>
    </w:div>
    <w:div w:id="36318973">
      <w:bodyDiv w:val="1"/>
      <w:marLeft w:val="0"/>
      <w:marRight w:val="0"/>
      <w:marTop w:val="0"/>
      <w:marBottom w:val="0"/>
      <w:divBdr>
        <w:top w:val="none" w:sz="0" w:space="0" w:color="auto"/>
        <w:left w:val="none" w:sz="0" w:space="0" w:color="auto"/>
        <w:bottom w:val="none" w:sz="0" w:space="0" w:color="auto"/>
        <w:right w:val="none" w:sz="0" w:space="0" w:color="auto"/>
      </w:divBdr>
    </w:div>
    <w:div w:id="37709722">
      <w:bodyDiv w:val="1"/>
      <w:marLeft w:val="0"/>
      <w:marRight w:val="0"/>
      <w:marTop w:val="0"/>
      <w:marBottom w:val="0"/>
      <w:divBdr>
        <w:top w:val="none" w:sz="0" w:space="0" w:color="auto"/>
        <w:left w:val="none" w:sz="0" w:space="0" w:color="auto"/>
        <w:bottom w:val="none" w:sz="0" w:space="0" w:color="auto"/>
        <w:right w:val="none" w:sz="0" w:space="0" w:color="auto"/>
      </w:divBdr>
    </w:div>
    <w:div w:id="37902453">
      <w:bodyDiv w:val="1"/>
      <w:marLeft w:val="0"/>
      <w:marRight w:val="0"/>
      <w:marTop w:val="0"/>
      <w:marBottom w:val="0"/>
      <w:divBdr>
        <w:top w:val="none" w:sz="0" w:space="0" w:color="auto"/>
        <w:left w:val="none" w:sz="0" w:space="0" w:color="auto"/>
        <w:bottom w:val="none" w:sz="0" w:space="0" w:color="auto"/>
        <w:right w:val="none" w:sz="0" w:space="0" w:color="auto"/>
      </w:divBdr>
    </w:div>
    <w:div w:id="38940307">
      <w:bodyDiv w:val="1"/>
      <w:marLeft w:val="0"/>
      <w:marRight w:val="0"/>
      <w:marTop w:val="0"/>
      <w:marBottom w:val="0"/>
      <w:divBdr>
        <w:top w:val="none" w:sz="0" w:space="0" w:color="auto"/>
        <w:left w:val="none" w:sz="0" w:space="0" w:color="auto"/>
        <w:bottom w:val="none" w:sz="0" w:space="0" w:color="auto"/>
        <w:right w:val="none" w:sz="0" w:space="0" w:color="auto"/>
      </w:divBdr>
    </w:div>
    <w:div w:id="39207346">
      <w:bodyDiv w:val="1"/>
      <w:marLeft w:val="0"/>
      <w:marRight w:val="0"/>
      <w:marTop w:val="0"/>
      <w:marBottom w:val="0"/>
      <w:divBdr>
        <w:top w:val="none" w:sz="0" w:space="0" w:color="auto"/>
        <w:left w:val="none" w:sz="0" w:space="0" w:color="auto"/>
        <w:bottom w:val="none" w:sz="0" w:space="0" w:color="auto"/>
        <w:right w:val="none" w:sz="0" w:space="0" w:color="auto"/>
      </w:divBdr>
    </w:div>
    <w:div w:id="39402477">
      <w:bodyDiv w:val="1"/>
      <w:marLeft w:val="0"/>
      <w:marRight w:val="0"/>
      <w:marTop w:val="0"/>
      <w:marBottom w:val="0"/>
      <w:divBdr>
        <w:top w:val="none" w:sz="0" w:space="0" w:color="auto"/>
        <w:left w:val="none" w:sz="0" w:space="0" w:color="auto"/>
        <w:bottom w:val="none" w:sz="0" w:space="0" w:color="auto"/>
        <w:right w:val="none" w:sz="0" w:space="0" w:color="auto"/>
      </w:divBdr>
    </w:div>
    <w:div w:id="39519303">
      <w:bodyDiv w:val="1"/>
      <w:marLeft w:val="0"/>
      <w:marRight w:val="0"/>
      <w:marTop w:val="0"/>
      <w:marBottom w:val="0"/>
      <w:divBdr>
        <w:top w:val="none" w:sz="0" w:space="0" w:color="auto"/>
        <w:left w:val="none" w:sz="0" w:space="0" w:color="auto"/>
        <w:bottom w:val="none" w:sz="0" w:space="0" w:color="auto"/>
        <w:right w:val="none" w:sz="0" w:space="0" w:color="auto"/>
      </w:divBdr>
    </w:div>
    <w:div w:id="39519313">
      <w:bodyDiv w:val="1"/>
      <w:marLeft w:val="0"/>
      <w:marRight w:val="0"/>
      <w:marTop w:val="0"/>
      <w:marBottom w:val="0"/>
      <w:divBdr>
        <w:top w:val="none" w:sz="0" w:space="0" w:color="auto"/>
        <w:left w:val="none" w:sz="0" w:space="0" w:color="auto"/>
        <w:bottom w:val="none" w:sz="0" w:space="0" w:color="auto"/>
        <w:right w:val="none" w:sz="0" w:space="0" w:color="auto"/>
      </w:divBdr>
    </w:div>
    <w:div w:id="39525332">
      <w:bodyDiv w:val="1"/>
      <w:marLeft w:val="0"/>
      <w:marRight w:val="0"/>
      <w:marTop w:val="0"/>
      <w:marBottom w:val="0"/>
      <w:divBdr>
        <w:top w:val="none" w:sz="0" w:space="0" w:color="auto"/>
        <w:left w:val="none" w:sz="0" w:space="0" w:color="auto"/>
        <w:bottom w:val="none" w:sz="0" w:space="0" w:color="auto"/>
        <w:right w:val="none" w:sz="0" w:space="0" w:color="auto"/>
      </w:divBdr>
    </w:div>
    <w:div w:id="39790501">
      <w:bodyDiv w:val="1"/>
      <w:marLeft w:val="0"/>
      <w:marRight w:val="0"/>
      <w:marTop w:val="0"/>
      <w:marBottom w:val="0"/>
      <w:divBdr>
        <w:top w:val="none" w:sz="0" w:space="0" w:color="auto"/>
        <w:left w:val="none" w:sz="0" w:space="0" w:color="auto"/>
        <w:bottom w:val="none" w:sz="0" w:space="0" w:color="auto"/>
        <w:right w:val="none" w:sz="0" w:space="0" w:color="auto"/>
      </w:divBdr>
    </w:div>
    <w:div w:id="40597243">
      <w:bodyDiv w:val="1"/>
      <w:marLeft w:val="0"/>
      <w:marRight w:val="0"/>
      <w:marTop w:val="0"/>
      <w:marBottom w:val="0"/>
      <w:divBdr>
        <w:top w:val="none" w:sz="0" w:space="0" w:color="auto"/>
        <w:left w:val="none" w:sz="0" w:space="0" w:color="auto"/>
        <w:bottom w:val="none" w:sz="0" w:space="0" w:color="auto"/>
        <w:right w:val="none" w:sz="0" w:space="0" w:color="auto"/>
      </w:divBdr>
    </w:div>
    <w:div w:id="40902918">
      <w:bodyDiv w:val="1"/>
      <w:marLeft w:val="0"/>
      <w:marRight w:val="0"/>
      <w:marTop w:val="0"/>
      <w:marBottom w:val="0"/>
      <w:divBdr>
        <w:top w:val="none" w:sz="0" w:space="0" w:color="auto"/>
        <w:left w:val="none" w:sz="0" w:space="0" w:color="auto"/>
        <w:bottom w:val="none" w:sz="0" w:space="0" w:color="auto"/>
        <w:right w:val="none" w:sz="0" w:space="0" w:color="auto"/>
      </w:divBdr>
    </w:div>
    <w:div w:id="40908377">
      <w:bodyDiv w:val="1"/>
      <w:marLeft w:val="0"/>
      <w:marRight w:val="0"/>
      <w:marTop w:val="0"/>
      <w:marBottom w:val="0"/>
      <w:divBdr>
        <w:top w:val="none" w:sz="0" w:space="0" w:color="auto"/>
        <w:left w:val="none" w:sz="0" w:space="0" w:color="auto"/>
        <w:bottom w:val="none" w:sz="0" w:space="0" w:color="auto"/>
        <w:right w:val="none" w:sz="0" w:space="0" w:color="auto"/>
      </w:divBdr>
    </w:div>
    <w:div w:id="40983439">
      <w:bodyDiv w:val="1"/>
      <w:marLeft w:val="0"/>
      <w:marRight w:val="0"/>
      <w:marTop w:val="0"/>
      <w:marBottom w:val="0"/>
      <w:divBdr>
        <w:top w:val="none" w:sz="0" w:space="0" w:color="auto"/>
        <w:left w:val="none" w:sz="0" w:space="0" w:color="auto"/>
        <w:bottom w:val="none" w:sz="0" w:space="0" w:color="auto"/>
        <w:right w:val="none" w:sz="0" w:space="0" w:color="auto"/>
      </w:divBdr>
    </w:div>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42753231">
      <w:bodyDiv w:val="1"/>
      <w:marLeft w:val="0"/>
      <w:marRight w:val="0"/>
      <w:marTop w:val="0"/>
      <w:marBottom w:val="0"/>
      <w:divBdr>
        <w:top w:val="none" w:sz="0" w:space="0" w:color="auto"/>
        <w:left w:val="none" w:sz="0" w:space="0" w:color="auto"/>
        <w:bottom w:val="none" w:sz="0" w:space="0" w:color="auto"/>
        <w:right w:val="none" w:sz="0" w:space="0" w:color="auto"/>
      </w:divBdr>
    </w:div>
    <w:div w:id="43261184">
      <w:bodyDiv w:val="1"/>
      <w:marLeft w:val="0"/>
      <w:marRight w:val="0"/>
      <w:marTop w:val="0"/>
      <w:marBottom w:val="0"/>
      <w:divBdr>
        <w:top w:val="none" w:sz="0" w:space="0" w:color="auto"/>
        <w:left w:val="none" w:sz="0" w:space="0" w:color="auto"/>
        <w:bottom w:val="none" w:sz="0" w:space="0" w:color="auto"/>
        <w:right w:val="none" w:sz="0" w:space="0" w:color="auto"/>
      </w:divBdr>
    </w:div>
    <w:div w:id="43524912">
      <w:bodyDiv w:val="1"/>
      <w:marLeft w:val="0"/>
      <w:marRight w:val="0"/>
      <w:marTop w:val="0"/>
      <w:marBottom w:val="0"/>
      <w:divBdr>
        <w:top w:val="none" w:sz="0" w:space="0" w:color="auto"/>
        <w:left w:val="none" w:sz="0" w:space="0" w:color="auto"/>
        <w:bottom w:val="none" w:sz="0" w:space="0" w:color="auto"/>
        <w:right w:val="none" w:sz="0" w:space="0" w:color="auto"/>
      </w:divBdr>
    </w:div>
    <w:div w:id="44064464">
      <w:bodyDiv w:val="1"/>
      <w:marLeft w:val="0"/>
      <w:marRight w:val="0"/>
      <w:marTop w:val="0"/>
      <w:marBottom w:val="0"/>
      <w:divBdr>
        <w:top w:val="none" w:sz="0" w:space="0" w:color="auto"/>
        <w:left w:val="none" w:sz="0" w:space="0" w:color="auto"/>
        <w:bottom w:val="none" w:sz="0" w:space="0" w:color="auto"/>
        <w:right w:val="none" w:sz="0" w:space="0" w:color="auto"/>
      </w:divBdr>
    </w:div>
    <w:div w:id="44184073">
      <w:bodyDiv w:val="1"/>
      <w:marLeft w:val="0"/>
      <w:marRight w:val="0"/>
      <w:marTop w:val="0"/>
      <w:marBottom w:val="0"/>
      <w:divBdr>
        <w:top w:val="none" w:sz="0" w:space="0" w:color="auto"/>
        <w:left w:val="none" w:sz="0" w:space="0" w:color="auto"/>
        <w:bottom w:val="none" w:sz="0" w:space="0" w:color="auto"/>
        <w:right w:val="none" w:sz="0" w:space="0" w:color="auto"/>
      </w:divBdr>
    </w:div>
    <w:div w:id="46103824">
      <w:bodyDiv w:val="1"/>
      <w:marLeft w:val="0"/>
      <w:marRight w:val="0"/>
      <w:marTop w:val="0"/>
      <w:marBottom w:val="0"/>
      <w:divBdr>
        <w:top w:val="none" w:sz="0" w:space="0" w:color="auto"/>
        <w:left w:val="none" w:sz="0" w:space="0" w:color="auto"/>
        <w:bottom w:val="none" w:sz="0" w:space="0" w:color="auto"/>
        <w:right w:val="none" w:sz="0" w:space="0" w:color="auto"/>
      </w:divBdr>
    </w:div>
    <w:div w:id="46227856">
      <w:bodyDiv w:val="1"/>
      <w:marLeft w:val="0"/>
      <w:marRight w:val="0"/>
      <w:marTop w:val="0"/>
      <w:marBottom w:val="0"/>
      <w:divBdr>
        <w:top w:val="none" w:sz="0" w:space="0" w:color="auto"/>
        <w:left w:val="none" w:sz="0" w:space="0" w:color="auto"/>
        <w:bottom w:val="none" w:sz="0" w:space="0" w:color="auto"/>
        <w:right w:val="none" w:sz="0" w:space="0" w:color="auto"/>
      </w:divBdr>
    </w:div>
    <w:div w:id="46417353">
      <w:bodyDiv w:val="1"/>
      <w:marLeft w:val="0"/>
      <w:marRight w:val="0"/>
      <w:marTop w:val="0"/>
      <w:marBottom w:val="0"/>
      <w:divBdr>
        <w:top w:val="none" w:sz="0" w:space="0" w:color="auto"/>
        <w:left w:val="none" w:sz="0" w:space="0" w:color="auto"/>
        <w:bottom w:val="none" w:sz="0" w:space="0" w:color="auto"/>
        <w:right w:val="none" w:sz="0" w:space="0" w:color="auto"/>
      </w:divBdr>
    </w:div>
    <w:div w:id="46804467">
      <w:bodyDiv w:val="1"/>
      <w:marLeft w:val="0"/>
      <w:marRight w:val="0"/>
      <w:marTop w:val="0"/>
      <w:marBottom w:val="0"/>
      <w:divBdr>
        <w:top w:val="none" w:sz="0" w:space="0" w:color="auto"/>
        <w:left w:val="none" w:sz="0" w:space="0" w:color="auto"/>
        <w:bottom w:val="none" w:sz="0" w:space="0" w:color="auto"/>
        <w:right w:val="none" w:sz="0" w:space="0" w:color="auto"/>
      </w:divBdr>
    </w:div>
    <w:div w:id="46994042">
      <w:bodyDiv w:val="1"/>
      <w:marLeft w:val="0"/>
      <w:marRight w:val="0"/>
      <w:marTop w:val="0"/>
      <w:marBottom w:val="0"/>
      <w:divBdr>
        <w:top w:val="none" w:sz="0" w:space="0" w:color="auto"/>
        <w:left w:val="none" w:sz="0" w:space="0" w:color="auto"/>
        <w:bottom w:val="none" w:sz="0" w:space="0" w:color="auto"/>
        <w:right w:val="none" w:sz="0" w:space="0" w:color="auto"/>
      </w:divBdr>
    </w:div>
    <w:div w:id="48115188">
      <w:bodyDiv w:val="1"/>
      <w:marLeft w:val="0"/>
      <w:marRight w:val="0"/>
      <w:marTop w:val="0"/>
      <w:marBottom w:val="0"/>
      <w:divBdr>
        <w:top w:val="none" w:sz="0" w:space="0" w:color="auto"/>
        <w:left w:val="none" w:sz="0" w:space="0" w:color="auto"/>
        <w:bottom w:val="none" w:sz="0" w:space="0" w:color="auto"/>
        <w:right w:val="none" w:sz="0" w:space="0" w:color="auto"/>
      </w:divBdr>
    </w:div>
    <w:div w:id="48498890">
      <w:bodyDiv w:val="1"/>
      <w:marLeft w:val="0"/>
      <w:marRight w:val="0"/>
      <w:marTop w:val="0"/>
      <w:marBottom w:val="0"/>
      <w:divBdr>
        <w:top w:val="none" w:sz="0" w:space="0" w:color="auto"/>
        <w:left w:val="none" w:sz="0" w:space="0" w:color="auto"/>
        <w:bottom w:val="none" w:sz="0" w:space="0" w:color="auto"/>
        <w:right w:val="none" w:sz="0" w:space="0" w:color="auto"/>
      </w:divBdr>
    </w:div>
    <w:div w:id="48918628">
      <w:bodyDiv w:val="1"/>
      <w:marLeft w:val="0"/>
      <w:marRight w:val="0"/>
      <w:marTop w:val="0"/>
      <w:marBottom w:val="0"/>
      <w:divBdr>
        <w:top w:val="none" w:sz="0" w:space="0" w:color="auto"/>
        <w:left w:val="none" w:sz="0" w:space="0" w:color="auto"/>
        <w:bottom w:val="none" w:sz="0" w:space="0" w:color="auto"/>
        <w:right w:val="none" w:sz="0" w:space="0" w:color="auto"/>
      </w:divBdr>
    </w:div>
    <w:div w:id="49618604">
      <w:bodyDiv w:val="1"/>
      <w:marLeft w:val="0"/>
      <w:marRight w:val="0"/>
      <w:marTop w:val="0"/>
      <w:marBottom w:val="0"/>
      <w:divBdr>
        <w:top w:val="none" w:sz="0" w:space="0" w:color="auto"/>
        <w:left w:val="none" w:sz="0" w:space="0" w:color="auto"/>
        <w:bottom w:val="none" w:sz="0" w:space="0" w:color="auto"/>
        <w:right w:val="none" w:sz="0" w:space="0" w:color="auto"/>
      </w:divBdr>
    </w:div>
    <w:div w:id="50423091">
      <w:bodyDiv w:val="1"/>
      <w:marLeft w:val="0"/>
      <w:marRight w:val="0"/>
      <w:marTop w:val="0"/>
      <w:marBottom w:val="0"/>
      <w:divBdr>
        <w:top w:val="none" w:sz="0" w:space="0" w:color="auto"/>
        <w:left w:val="none" w:sz="0" w:space="0" w:color="auto"/>
        <w:bottom w:val="none" w:sz="0" w:space="0" w:color="auto"/>
        <w:right w:val="none" w:sz="0" w:space="0" w:color="auto"/>
      </w:divBdr>
    </w:div>
    <w:div w:id="51076510">
      <w:bodyDiv w:val="1"/>
      <w:marLeft w:val="0"/>
      <w:marRight w:val="0"/>
      <w:marTop w:val="0"/>
      <w:marBottom w:val="0"/>
      <w:divBdr>
        <w:top w:val="none" w:sz="0" w:space="0" w:color="auto"/>
        <w:left w:val="none" w:sz="0" w:space="0" w:color="auto"/>
        <w:bottom w:val="none" w:sz="0" w:space="0" w:color="auto"/>
        <w:right w:val="none" w:sz="0" w:space="0" w:color="auto"/>
      </w:divBdr>
    </w:div>
    <w:div w:id="51271109">
      <w:bodyDiv w:val="1"/>
      <w:marLeft w:val="0"/>
      <w:marRight w:val="0"/>
      <w:marTop w:val="0"/>
      <w:marBottom w:val="0"/>
      <w:divBdr>
        <w:top w:val="none" w:sz="0" w:space="0" w:color="auto"/>
        <w:left w:val="none" w:sz="0" w:space="0" w:color="auto"/>
        <w:bottom w:val="none" w:sz="0" w:space="0" w:color="auto"/>
        <w:right w:val="none" w:sz="0" w:space="0" w:color="auto"/>
      </w:divBdr>
    </w:div>
    <w:div w:id="51581973">
      <w:bodyDiv w:val="1"/>
      <w:marLeft w:val="0"/>
      <w:marRight w:val="0"/>
      <w:marTop w:val="0"/>
      <w:marBottom w:val="0"/>
      <w:divBdr>
        <w:top w:val="none" w:sz="0" w:space="0" w:color="auto"/>
        <w:left w:val="none" w:sz="0" w:space="0" w:color="auto"/>
        <w:bottom w:val="none" w:sz="0" w:space="0" w:color="auto"/>
        <w:right w:val="none" w:sz="0" w:space="0" w:color="auto"/>
      </w:divBdr>
    </w:div>
    <w:div w:id="52194700">
      <w:bodyDiv w:val="1"/>
      <w:marLeft w:val="0"/>
      <w:marRight w:val="0"/>
      <w:marTop w:val="0"/>
      <w:marBottom w:val="0"/>
      <w:divBdr>
        <w:top w:val="none" w:sz="0" w:space="0" w:color="auto"/>
        <w:left w:val="none" w:sz="0" w:space="0" w:color="auto"/>
        <w:bottom w:val="none" w:sz="0" w:space="0" w:color="auto"/>
        <w:right w:val="none" w:sz="0" w:space="0" w:color="auto"/>
      </w:divBdr>
    </w:div>
    <w:div w:id="52700485">
      <w:bodyDiv w:val="1"/>
      <w:marLeft w:val="0"/>
      <w:marRight w:val="0"/>
      <w:marTop w:val="0"/>
      <w:marBottom w:val="0"/>
      <w:divBdr>
        <w:top w:val="none" w:sz="0" w:space="0" w:color="auto"/>
        <w:left w:val="none" w:sz="0" w:space="0" w:color="auto"/>
        <w:bottom w:val="none" w:sz="0" w:space="0" w:color="auto"/>
        <w:right w:val="none" w:sz="0" w:space="0" w:color="auto"/>
      </w:divBdr>
    </w:div>
    <w:div w:id="52773692">
      <w:bodyDiv w:val="1"/>
      <w:marLeft w:val="0"/>
      <w:marRight w:val="0"/>
      <w:marTop w:val="0"/>
      <w:marBottom w:val="0"/>
      <w:divBdr>
        <w:top w:val="none" w:sz="0" w:space="0" w:color="auto"/>
        <w:left w:val="none" w:sz="0" w:space="0" w:color="auto"/>
        <w:bottom w:val="none" w:sz="0" w:space="0" w:color="auto"/>
        <w:right w:val="none" w:sz="0" w:space="0" w:color="auto"/>
      </w:divBdr>
    </w:div>
    <w:div w:id="52782015">
      <w:bodyDiv w:val="1"/>
      <w:marLeft w:val="0"/>
      <w:marRight w:val="0"/>
      <w:marTop w:val="0"/>
      <w:marBottom w:val="0"/>
      <w:divBdr>
        <w:top w:val="none" w:sz="0" w:space="0" w:color="auto"/>
        <w:left w:val="none" w:sz="0" w:space="0" w:color="auto"/>
        <w:bottom w:val="none" w:sz="0" w:space="0" w:color="auto"/>
        <w:right w:val="none" w:sz="0" w:space="0" w:color="auto"/>
      </w:divBdr>
    </w:div>
    <w:div w:id="52853623">
      <w:bodyDiv w:val="1"/>
      <w:marLeft w:val="0"/>
      <w:marRight w:val="0"/>
      <w:marTop w:val="0"/>
      <w:marBottom w:val="0"/>
      <w:divBdr>
        <w:top w:val="none" w:sz="0" w:space="0" w:color="auto"/>
        <w:left w:val="none" w:sz="0" w:space="0" w:color="auto"/>
        <w:bottom w:val="none" w:sz="0" w:space="0" w:color="auto"/>
        <w:right w:val="none" w:sz="0" w:space="0" w:color="auto"/>
      </w:divBdr>
    </w:div>
    <w:div w:id="54399168">
      <w:bodyDiv w:val="1"/>
      <w:marLeft w:val="0"/>
      <w:marRight w:val="0"/>
      <w:marTop w:val="0"/>
      <w:marBottom w:val="0"/>
      <w:divBdr>
        <w:top w:val="none" w:sz="0" w:space="0" w:color="auto"/>
        <w:left w:val="none" w:sz="0" w:space="0" w:color="auto"/>
        <w:bottom w:val="none" w:sz="0" w:space="0" w:color="auto"/>
        <w:right w:val="none" w:sz="0" w:space="0" w:color="auto"/>
      </w:divBdr>
    </w:div>
    <w:div w:id="55907654">
      <w:bodyDiv w:val="1"/>
      <w:marLeft w:val="0"/>
      <w:marRight w:val="0"/>
      <w:marTop w:val="0"/>
      <w:marBottom w:val="0"/>
      <w:divBdr>
        <w:top w:val="none" w:sz="0" w:space="0" w:color="auto"/>
        <w:left w:val="none" w:sz="0" w:space="0" w:color="auto"/>
        <w:bottom w:val="none" w:sz="0" w:space="0" w:color="auto"/>
        <w:right w:val="none" w:sz="0" w:space="0" w:color="auto"/>
      </w:divBdr>
    </w:div>
    <w:div w:id="56755822">
      <w:bodyDiv w:val="1"/>
      <w:marLeft w:val="0"/>
      <w:marRight w:val="0"/>
      <w:marTop w:val="0"/>
      <w:marBottom w:val="0"/>
      <w:divBdr>
        <w:top w:val="none" w:sz="0" w:space="0" w:color="auto"/>
        <w:left w:val="none" w:sz="0" w:space="0" w:color="auto"/>
        <w:bottom w:val="none" w:sz="0" w:space="0" w:color="auto"/>
        <w:right w:val="none" w:sz="0" w:space="0" w:color="auto"/>
      </w:divBdr>
    </w:div>
    <w:div w:id="58595473">
      <w:bodyDiv w:val="1"/>
      <w:marLeft w:val="0"/>
      <w:marRight w:val="0"/>
      <w:marTop w:val="0"/>
      <w:marBottom w:val="0"/>
      <w:divBdr>
        <w:top w:val="none" w:sz="0" w:space="0" w:color="auto"/>
        <w:left w:val="none" w:sz="0" w:space="0" w:color="auto"/>
        <w:bottom w:val="none" w:sz="0" w:space="0" w:color="auto"/>
        <w:right w:val="none" w:sz="0" w:space="0" w:color="auto"/>
      </w:divBdr>
    </w:div>
    <w:div w:id="59183812">
      <w:bodyDiv w:val="1"/>
      <w:marLeft w:val="0"/>
      <w:marRight w:val="0"/>
      <w:marTop w:val="0"/>
      <w:marBottom w:val="0"/>
      <w:divBdr>
        <w:top w:val="none" w:sz="0" w:space="0" w:color="auto"/>
        <w:left w:val="none" w:sz="0" w:space="0" w:color="auto"/>
        <w:bottom w:val="none" w:sz="0" w:space="0" w:color="auto"/>
        <w:right w:val="none" w:sz="0" w:space="0" w:color="auto"/>
      </w:divBdr>
    </w:div>
    <w:div w:id="60371842">
      <w:bodyDiv w:val="1"/>
      <w:marLeft w:val="0"/>
      <w:marRight w:val="0"/>
      <w:marTop w:val="0"/>
      <w:marBottom w:val="0"/>
      <w:divBdr>
        <w:top w:val="none" w:sz="0" w:space="0" w:color="auto"/>
        <w:left w:val="none" w:sz="0" w:space="0" w:color="auto"/>
        <w:bottom w:val="none" w:sz="0" w:space="0" w:color="auto"/>
        <w:right w:val="none" w:sz="0" w:space="0" w:color="auto"/>
      </w:divBdr>
    </w:div>
    <w:div w:id="60905915">
      <w:bodyDiv w:val="1"/>
      <w:marLeft w:val="0"/>
      <w:marRight w:val="0"/>
      <w:marTop w:val="0"/>
      <w:marBottom w:val="0"/>
      <w:divBdr>
        <w:top w:val="none" w:sz="0" w:space="0" w:color="auto"/>
        <w:left w:val="none" w:sz="0" w:space="0" w:color="auto"/>
        <w:bottom w:val="none" w:sz="0" w:space="0" w:color="auto"/>
        <w:right w:val="none" w:sz="0" w:space="0" w:color="auto"/>
      </w:divBdr>
    </w:div>
    <w:div w:id="61493152">
      <w:bodyDiv w:val="1"/>
      <w:marLeft w:val="0"/>
      <w:marRight w:val="0"/>
      <w:marTop w:val="0"/>
      <w:marBottom w:val="0"/>
      <w:divBdr>
        <w:top w:val="none" w:sz="0" w:space="0" w:color="auto"/>
        <w:left w:val="none" w:sz="0" w:space="0" w:color="auto"/>
        <w:bottom w:val="none" w:sz="0" w:space="0" w:color="auto"/>
        <w:right w:val="none" w:sz="0" w:space="0" w:color="auto"/>
      </w:divBdr>
    </w:div>
    <w:div w:id="61683484">
      <w:bodyDiv w:val="1"/>
      <w:marLeft w:val="0"/>
      <w:marRight w:val="0"/>
      <w:marTop w:val="0"/>
      <w:marBottom w:val="0"/>
      <w:divBdr>
        <w:top w:val="none" w:sz="0" w:space="0" w:color="auto"/>
        <w:left w:val="none" w:sz="0" w:space="0" w:color="auto"/>
        <w:bottom w:val="none" w:sz="0" w:space="0" w:color="auto"/>
        <w:right w:val="none" w:sz="0" w:space="0" w:color="auto"/>
      </w:divBdr>
    </w:div>
    <w:div w:id="62722829">
      <w:bodyDiv w:val="1"/>
      <w:marLeft w:val="0"/>
      <w:marRight w:val="0"/>
      <w:marTop w:val="0"/>
      <w:marBottom w:val="0"/>
      <w:divBdr>
        <w:top w:val="none" w:sz="0" w:space="0" w:color="auto"/>
        <w:left w:val="none" w:sz="0" w:space="0" w:color="auto"/>
        <w:bottom w:val="none" w:sz="0" w:space="0" w:color="auto"/>
        <w:right w:val="none" w:sz="0" w:space="0" w:color="auto"/>
      </w:divBdr>
    </w:div>
    <w:div w:id="63066670">
      <w:bodyDiv w:val="1"/>
      <w:marLeft w:val="0"/>
      <w:marRight w:val="0"/>
      <w:marTop w:val="0"/>
      <w:marBottom w:val="0"/>
      <w:divBdr>
        <w:top w:val="none" w:sz="0" w:space="0" w:color="auto"/>
        <w:left w:val="none" w:sz="0" w:space="0" w:color="auto"/>
        <w:bottom w:val="none" w:sz="0" w:space="0" w:color="auto"/>
        <w:right w:val="none" w:sz="0" w:space="0" w:color="auto"/>
      </w:divBdr>
    </w:div>
    <w:div w:id="63070154">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
    <w:div w:id="63767739">
      <w:bodyDiv w:val="1"/>
      <w:marLeft w:val="0"/>
      <w:marRight w:val="0"/>
      <w:marTop w:val="0"/>
      <w:marBottom w:val="0"/>
      <w:divBdr>
        <w:top w:val="none" w:sz="0" w:space="0" w:color="auto"/>
        <w:left w:val="none" w:sz="0" w:space="0" w:color="auto"/>
        <w:bottom w:val="none" w:sz="0" w:space="0" w:color="auto"/>
        <w:right w:val="none" w:sz="0" w:space="0" w:color="auto"/>
      </w:divBdr>
    </w:div>
    <w:div w:id="63841125">
      <w:bodyDiv w:val="1"/>
      <w:marLeft w:val="0"/>
      <w:marRight w:val="0"/>
      <w:marTop w:val="0"/>
      <w:marBottom w:val="0"/>
      <w:divBdr>
        <w:top w:val="none" w:sz="0" w:space="0" w:color="auto"/>
        <w:left w:val="none" w:sz="0" w:space="0" w:color="auto"/>
        <w:bottom w:val="none" w:sz="0" w:space="0" w:color="auto"/>
        <w:right w:val="none" w:sz="0" w:space="0" w:color="auto"/>
      </w:divBdr>
    </w:div>
    <w:div w:id="64572952">
      <w:bodyDiv w:val="1"/>
      <w:marLeft w:val="0"/>
      <w:marRight w:val="0"/>
      <w:marTop w:val="0"/>
      <w:marBottom w:val="0"/>
      <w:divBdr>
        <w:top w:val="none" w:sz="0" w:space="0" w:color="auto"/>
        <w:left w:val="none" w:sz="0" w:space="0" w:color="auto"/>
        <w:bottom w:val="none" w:sz="0" w:space="0" w:color="auto"/>
        <w:right w:val="none" w:sz="0" w:space="0" w:color="auto"/>
      </w:divBdr>
    </w:div>
    <w:div w:id="64765658">
      <w:bodyDiv w:val="1"/>
      <w:marLeft w:val="0"/>
      <w:marRight w:val="0"/>
      <w:marTop w:val="0"/>
      <w:marBottom w:val="0"/>
      <w:divBdr>
        <w:top w:val="none" w:sz="0" w:space="0" w:color="auto"/>
        <w:left w:val="none" w:sz="0" w:space="0" w:color="auto"/>
        <w:bottom w:val="none" w:sz="0" w:space="0" w:color="auto"/>
        <w:right w:val="none" w:sz="0" w:space="0" w:color="auto"/>
      </w:divBdr>
    </w:div>
    <w:div w:id="65761370">
      <w:bodyDiv w:val="1"/>
      <w:marLeft w:val="0"/>
      <w:marRight w:val="0"/>
      <w:marTop w:val="0"/>
      <w:marBottom w:val="0"/>
      <w:divBdr>
        <w:top w:val="none" w:sz="0" w:space="0" w:color="auto"/>
        <w:left w:val="none" w:sz="0" w:space="0" w:color="auto"/>
        <w:bottom w:val="none" w:sz="0" w:space="0" w:color="auto"/>
        <w:right w:val="none" w:sz="0" w:space="0" w:color="auto"/>
      </w:divBdr>
    </w:div>
    <w:div w:id="65762906">
      <w:bodyDiv w:val="1"/>
      <w:marLeft w:val="0"/>
      <w:marRight w:val="0"/>
      <w:marTop w:val="0"/>
      <w:marBottom w:val="0"/>
      <w:divBdr>
        <w:top w:val="none" w:sz="0" w:space="0" w:color="auto"/>
        <w:left w:val="none" w:sz="0" w:space="0" w:color="auto"/>
        <w:bottom w:val="none" w:sz="0" w:space="0" w:color="auto"/>
        <w:right w:val="none" w:sz="0" w:space="0" w:color="auto"/>
      </w:divBdr>
    </w:div>
    <w:div w:id="65998800">
      <w:bodyDiv w:val="1"/>
      <w:marLeft w:val="0"/>
      <w:marRight w:val="0"/>
      <w:marTop w:val="0"/>
      <w:marBottom w:val="0"/>
      <w:divBdr>
        <w:top w:val="none" w:sz="0" w:space="0" w:color="auto"/>
        <w:left w:val="none" w:sz="0" w:space="0" w:color="auto"/>
        <w:bottom w:val="none" w:sz="0" w:space="0" w:color="auto"/>
        <w:right w:val="none" w:sz="0" w:space="0" w:color="auto"/>
      </w:divBdr>
    </w:div>
    <w:div w:id="66656257">
      <w:bodyDiv w:val="1"/>
      <w:marLeft w:val="0"/>
      <w:marRight w:val="0"/>
      <w:marTop w:val="0"/>
      <w:marBottom w:val="0"/>
      <w:divBdr>
        <w:top w:val="none" w:sz="0" w:space="0" w:color="auto"/>
        <w:left w:val="none" w:sz="0" w:space="0" w:color="auto"/>
        <w:bottom w:val="none" w:sz="0" w:space="0" w:color="auto"/>
        <w:right w:val="none" w:sz="0" w:space="0" w:color="auto"/>
      </w:divBdr>
    </w:div>
    <w:div w:id="67191644">
      <w:bodyDiv w:val="1"/>
      <w:marLeft w:val="0"/>
      <w:marRight w:val="0"/>
      <w:marTop w:val="0"/>
      <w:marBottom w:val="0"/>
      <w:divBdr>
        <w:top w:val="none" w:sz="0" w:space="0" w:color="auto"/>
        <w:left w:val="none" w:sz="0" w:space="0" w:color="auto"/>
        <w:bottom w:val="none" w:sz="0" w:space="0" w:color="auto"/>
        <w:right w:val="none" w:sz="0" w:space="0" w:color="auto"/>
      </w:divBdr>
    </w:div>
    <w:div w:id="67265532">
      <w:bodyDiv w:val="1"/>
      <w:marLeft w:val="0"/>
      <w:marRight w:val="0"/>
      <w:marTop w:val="0"/>
      <w:marBottom w:val="0"/>
      <w:divBdr>
        <w:top w:val="none" w:sz="0" w:space="0" w:color="auto"/>
        <w:left w:val="none" w:sz="0" w:space="0" w:color="auto"/>
        <w:bottom w:val="none" w:sz="0" w:space="0" w:color="auto"/>
        <w:right w:val="none" w:sz="0" w:space="0" w:color="auto"/>
      </w:divBdr>
    </w:div>
    <w:div w:id="67458947">
      <w:bodyDiv w:val="1"/>
      <w:marLeft w:val="0"/>
      <w:marRight w:val="0"/>
      <w:marTop w:val="0"/>
      <w:marBottom w:val="0"/>
      <w:divBdr>
        <w:top w:val="none" w:sz="0" w:space="0" w:color="auto"/>
        <w:left w:val="none" w:sz="0" w:space="0" w:color="auto"/>
        <w:bottom w:val="none" w:sz="0" w:space="0" w:color="auto"/>
        <w:right w:val="none" w:sz="0" w:space="0" w:color="auto"/>
      </w:divBdr>
    </w:div>
    <w:div w:id="70010053">
      <w:bodyDiv w:val="1"/>
      <w:marLeft w:val="0"/>
      <w:marRight w:val="0"/>
      <w:marTop w:val="0"/>
      <w:marBottom w:val="0"/>
      <w:divBdr>
        <w:top w:val="none" w:sz="0" w:space="0" w:color="auto"/>
        <w:left w:val="none" w:sz="0" w:space="0" w:color="auto"/>
        <w:bottom w:val="none" w:sz="0" w:space="0" w:color="auto"/>
        <w:right w:val="none" w:sz="0" w:space="0" w:color="auto"/>
      </w:divBdr>
    </w:div>
    <w:div w:id="70154662">
      <w:bodyDiv w:val="1"/>
      <w:marLeft w:val="0"/>
      <w:marRight w:val="0"/>
      <w:marTop w:val="0"/>
      <w:marBottom w:val="0"/>
      <w:divBdr>
        <w:top w:val="none" w:sz="0" w:space="0" w:color="auto"/>
        <w:left w:val="none" w:sz="0" w:space="0" w:color="auto"/>
        <w:bottom w:val="none" w:sz="0" w:space="0" w:color="auto"/>
        <w:right w:val="none" w:sz="0" w:space="0" w:color="auto"/>
      </w:divBdr>
    </w:div>
    <w:div w:id="70203867">
      <w:bodyDiv w:val="1"/>
      <w:marLeft w:val="0"/>
      <w:marRight w:val="0"/>
      <w:marTop w:val="0"/>
      <w:marBottom w:val="0"/>
      <w:divBdr>
        <w:top w:val="none" w:sz="0" w:space="0" w:color="auto"/>
        <w:left w:val="none" w:sz="0" w:space="0" w:color="auto"/>
        <w:bottom w:val="none" w:sz="0" w:space="0" w:color="auto"/>
        <w:right w:val="none" w:sz="0" w:space="0" w:color="auto"/>
      </w:divBdr>
    </w:div>
    <w:div w:id="71242714">
      <w:bodyDiv w:val="1"/>
      <w:marLeft w:val="0"/>
      <w:marRight w:val="0"/>
      <w:marTop w:val="0"/>
      <w:marBottom w:val="0"/>
      <w:divBdr>
        <w:top w:val="none" w:sz="0" w:space="0" w:color="auto"/>
        <w:left w:val="none" w:sz="0" w:space="0" w:color="auto"/>
        <w:bottom w:val="none" w:sz="0" w:space="0" w:color="auto"/>
        <w:right w:val="none" w:sz="0" w:space="0" w:color="auto"/>
      </w:divBdr>
    </w:div>
    <w:div w:id="72092435">
      <w:bodyDiv w:val="1"/>
      <w:marLeft w:val="0"/>
      <w:marRight w:val="0"/>
      <w:marTop w:val="0"/>
      <w:marBottom w:val="0"/>
      <w:divBdr>
        <w:top w:val="none" w:sz="0" w:space="0" w:color="auto"/>
        <w:left w:val="none" w:sz="0" w:space="0" w:color="auto"/>
        <w:bottom w:val="none" w:sz="0" w:space="0" w:color="auto"/>
        <w:right w:val="none" w:sz="0" w:space="0" w:color="auto"/>
      </w:divBdr>
    </w:div>
    <w:div w:id="72705864">
      <w:bodyDiv w:val="1"/>
      <w:marLeft w:val="0"/>
      <w:marRight w:val="0"/>
      <w:marTop w:val="0"/>
      <w:marBottom w:val="0"/>
      <w:divBdr>
        <w:top w:val="none" w:sz="0" w:space="0" w:color="auto"/>
        <w:left w:val="none" w:sz="0" w:space="0" w:color="auto"/>
        <w:bottom w:val="none" w:sz="0" w:space="0" w:color="auto"/>
        <w:right w:val="none" w:sz="0" w:space="0" w:color="auto"/>
      </w:divBdr>
    </w:div>
    <w:div w:id="73017605">
      <w:bodyDiv w:val="1"/>
      <w:marLeft w:val="0"/>
      <w:marRight w:val="0"/>
      <w:marTop w:val="0"/>
      <w:marBottom w:val="0"/>
      <w:divBdr>
        <w:top w:val="none" w:sz="0" w:space="0" w:color="auto"/>
        <w:left w:val="none" w:sz="0" w:space="0" w:color="auto"/>
        <w:bottom w:val="none" w:sz="0" w:space="0" w:color="auto"/>
        <w:right w:val="none" w:sz="0" w:space="0" w:color="auto"/>
      </w:divBdr>
    </w:div>
    <w:div w:id="73819636">
      <w:bodyDiv w:val="1"/>
      <w:marLeft w:val="0"/>
      <w:marRight w:val="0"/>
      <w:marTop w:val="0"/>
      <w:marBottom w:val="0"/>
      <w:divBdr>
        <w:top w:val="none" w:sz="0" w:space="0" w:color="auto"/>
        <w:left w:val="none" w:sz="0" w:space="0" w:color="auto"/>
        <w:bottom w:val="none" w:sz="0" w:space="0" w:color="auto"/>
        <w:right w:val="none" w:sz="0" w:space="0" w:color="auto"/>
      </w:divBdr>
    </w:div>
    <w:div w:id="73935379">
      <w:bodyDiv w:val="1"/>
      <w:marLeft w:val="0"/>
      <w:marRight w:val="0"/>
      <w:marTop w:val="0"/>
      <w:marBottom w:val="0"/>
      <w:divBdr>
        <w:top w:val="none" w:sz="0" w:space="0" w:color="auto"/>
        <w:left w:val="none" w:sz="0" w:space="0" w:color="auto"/>
        <w:bottom w:val="none" w:sz="0" w:space="0" w:color="auto"/>
        <w:right w:val="none" w:sz="0" w:space="0" w:color="auto"/>
      </w:divBdr>
    </w:div>
    <w:div w:id="74593770">
      <w:bodyDiv w:val="1"/>
      <w:marLeft w:val="0"/>
      <w:marRight w:val="0"/>
      <w:marTop w:val="0"/>
      <w:marBottom w:val="0"/>
      <w:divBdr>
        <w:top w:val="none" w:sz="0" w:space="0" w:color="auto"/>
        <w:left w:val="none" w:sz="0" w:space="0" w:color="auto"/>
        <w:bottom w:val="none" w:sz="0" w:space="0" w:color="auto"/>
        <w:right w:val="none" w:sz="0" w:space="0" w:color="auto"/>
      </w:divBdr>
    </w:div>
    <w:div w:id="75563929">
      <w:bodyDiv w:val="1"/>
      <w:marLeft w:val="0"/>
      <w:marRight w:val="0"/>
      <w:marTop w:val="0"/>
      <w:marBottom w:val="0"/>
      <w:divBdr>
        <w:top w:val="none" w:sz="0" w:space="0" w:color="auto"/>
        <w:left w:val="none" w:sz="0" w:space="0" w:color="auto"/>
        <w:bottom w:val="none" w:sz="0" w:space="0" w:color="auto"/>
        <w:right w:val="none" w:sz="0" w:space="0" w:color="auto"/>
      </w:divBdr>
    </w:div>
    <w:div w:id="75713182">
      <w:bodyDiv w:val="1"/>
      <w:marLeft w:val="0"/>
      <w:marRight w:val="0"/>
      <w:marTop w:val="0"/>
      <w:marBottom w:val="0"/>
      <w:divBdr>
        <w:top w:val="none" w:sz="0" w:space="0" w:color="auto"/>
        <w:left w:val="none" w:sz="0" w:space="0" w:color="auto"/>
        <w:bottom w:val="none" w:sz="0" w:space="0" w:color="auto"/>
        <w:right w:val="none" w:sz="0" w:space="0" w:color="auto"/>
      </w:divBdr>
    </w:div>
    <w:div w:id="76054119">
      <w:bodyDiv w:val="1"/>
      <w:marLeft w:val="0"/>
      <w:marRight w:val="0"/>
      <w:marTop w:val="0"/>
      <w:marBottom w:val="0"/>
      <w:divBdr>
        <w:top w:val="none" w:sz="0" w:space="0" w:color="auto"/>
        <w:left w:val="none" w:sz="0" w:space="0" w:color="auto"/>
        <w:bottom w:val="none" w:sz="0" w:space="0" w:color="auto"/>
        <w:right w:val="none" w:sz="0" w:space="0" w:color="auto"/>
      </w:divBdr>
    </w:div>
    <w:div w:id="76100391">
      <w:bodyDiv w:val="1"/>
      <w:marLeft w:val="0"/>
      <w:marRight w:val="0"/>
      <w:marTop w:val="0"/>
      <w:marBottom w:val="0"/>
      <w:divBdr>
        <w:top w:val="none" w:sz="0" w:space="0" w:color="auto"/>
        <w:left w:val="none" w:sz="0" w:space="0" w:color="auto"/>
        <w:bottom w:val="none" w:sz="0" w:space="0" w:color="auto"/>
        <w:right w:val="none" w:sz="0" w:space="0" w:color="auto"/>
      </w:divBdr>
    </w:div>
    <w:div w:id="78478808">
      <w:bodyDiv w:val="1"/>
      <w:marLeft w:val="0"/>
      <w:marRight w:val="0"/>
      <w:marTop w:val="0"/>
      <w:marBottom w:val="0"/>
      <w:divBdr>
        <w:top w:val="none" w:sz="0" w:space="0" w:color="auto"/>
        <w:left w:val="none" w:sz="0" w:space="0" w:color="auto"/>
        <w:bottom w:val="none" w:sz="0" w:space="0" w:color="auto"/>
        <w:right w:val="none" w:sz="0" w:space="0" w:color="auto"/>
      </w:divBdr>
    </w:div>
    <w:div w:id="78525106">
      <w:bodyDiv w:val="1"/>
      <w:marLeft w:val="0"/>
      <w:marRight w:val="0"/>
      <w:marTop w:val="0"/>
      <w:marBottom w:val="0"/>
      <w:divBdr>
        <w:top w:val="none" w:sz="0" w:space="0" w:color="auto"/>
        <w:left w:val="none" w:sz="0" w:space="0" w:color="auto"/>
        <w:bottom w:val="none" w:sz="0" w:space="0" w:color="auto"/>
        <w:right w:val="none" w:sz="0" w:space="0" w:color="auto"/>
      </w:divBdr>
    </w:div>
    <w:div w:id="78909283">
      <w:bodyDiv w:val="1"/>
      <w:marLeft w:val="0"/>
      <w:marRight w:val="0"/>
      <w:marTop w:val="0"/>
      <w:marBottom w:val="0"/>
      <w:divBdr>
        <w:top w:val="none" w:sz="0" w:space="0" w:color="auto"/>
        <w:left w:val="none" w:sz="0" w:space="0" w:color="auto"/>
        <w:bottom w:val="none" w:sz="0" w:space="0" w:color="auto"/>
        <w:right w:val="none" w:sz="0" w:space="0" w:color="auto"/>
      </w:divBdr>
    </w:div>
    <w:div w:id="79061790">
      <w:bodyDiv w:val="1"/>
      <w:marLeft w:val="0"/>
      <w:marRight w:val="0"/>
      <w:marTop w:val="0"/>
      <w:marBottom w:val="0"/>
      <w:divBdr>
        <w:top w:val="none" w:sz="0" w:space="0" w:color="auto"/>
        <w:left w:val="none" w:sz="0" w:space="0" w:color="auto"/>
        <w:bottom w:val="none" w:sz="0" w:space="0" w:color="auto"/>
        <w:right w:val="none" w:sz="0" w:space="0" w:color="auto"/>
      </w:divBdr>
    </w:div>
    <w:div w:id="80641272">
      <w:bodyDiv w:val="1"/>
      <w:marLeft w:val="0"/>
      <w:marRight w:val="0"/>
      <w:marTop w:val="0"/>
      <w:marBottom w:val="0"/>
      <w:divBdr>
        <w:top w:val="none" w:sz="0" w:space="0" w:color="auto"/>
        <w:left w:val="none" w:sz="0" w:space="0" w:color="auto"/>
        <w:bottom w:val="none" w:sz="0" w:space="0" w:color="auto"/>
        <w:right w:val="none" w:sz="0" w:space="0" w:color="auto"/>
      </w:divBdr>
    </w:div>
    <w:div w:id="81414237">
      <w:bodyDiv w:val="1"/>
      <w:marLeft w:val="0"/>
      <w:marRight w:val="0"/>
      <w:marTop w:val="0"/>
      <w:marBottom w:val="0"/>
      <w:divBdr>
        <w:top w:val="none" w:sz="0" w:space="0" w:color="auto"/>
        <w:left w:val="none" w:sz="0" w:space="0" w:color="auto"/>
        <w:bottom w:val="none" w:sz="0" w:space="0" w:color="auto"/>
        <w:right w:val="none" w:sz="0" w:space="0" w:color="auto"/>
      </w:divBdr>
    </w:div>
    <w:div w:id="81723597">
      <w:bodyDiv w:val="1"/>
      <w:marLeft w:val="0"/>
      <w:marRight w:val="0"/>
      <w:marTop w:val="0"/>
      <w:marBottom w:val="0"/>
      <w:divBdr>
        <w:top w:val="none" w:sz="0" w:space="0" w:color="auto"/>
        <w:left w:val="none" w:sz="0" w:space="0" w:color="auto"/>
        <w:bottom w:val="none" w:sz="0" w:space="0" w:color="auto"/>
        <w:right w:val="none" w:sz="0" w:space="0" w:color="auto"/>
      </w:divBdr>
    </w:div>
    <w:div w:id="83767376">
      <w:bodyDiv w:val="1"/>
      <w:marLeft w:val="0"/>
      <w:marRight w:val="0"/>
      <w:marTop w:val="0"/>
      <w:marBottom w:val="0"/>
      <w:divBdr>
        <w:top w:val="none" w:sz="0" w:space="0" w:color="auto"/>
        <w:left w:val="none" w:sz="0" w:space="0" w:color="auto"/>
        <w:bottom w:val="none" w:sz="0" w:space="0" w:color="auto"/>
        <w:right w:val="none" w:sz="0" w:space="0" w:color="auto"/>
      </w:divBdr>
    </w:div>
    <w:div w:id="83961770">
      <w:bodyDiv w:val="1"/>
      <w:marLeft w:val="0"/>
      <w:marRight w:val="0"/>
      <w:marTop w:val="0"/>
      <w:marBottom w:val="0"/>
      <w:divBdr>
        <w:top w:val="none" w:sz="0" w:space="0" w:color="auto"/>
        <w:left w:val="none" w:sz="0" w:space="0" w:color="auto"/>
        <w:bottom w:val="none" w:sz="0" w:space="0" w:color="auto"/>
        <w:right w:val="none" w:sz="0" w:space="0" w:color="auto"/>
      </w:divBdr>
    </w:div>
    <w:div w:id="84156299">
      <w:bodyDiv w:val="1"/>
      <w:marLeft w:val="0"/>
      <w:marRight w:val="0"/>
      <w:marTop w:val="0"/>
      <w:marBottom w:val="0"/>
      <w:divBdr>
        <w:top w:val="none" w:sz="0" w:space="0" w:color="auto"/>
        <w:left w:val="none" w:sz="0" w:space="0" w:color="auto"/>
        <w:bottom w:val="none" w:sz="0" w:space="0" w:color="auto"/>
        <w:right w:val="none" w:sz="0" w:space="0" w:color="auto"/>
      </w:divBdr>
    </w:div>
    <w:div w:id="84302953">
      <w:bodyDiv w:val="1"/>
      <w:marLeft w:val="0"/>
      <w:marRight w:val="0"/>
      <w:marTop w:val="0"/>
      <w:marBottom w:val="0"/>
      <w:divBdr>
        <w:top w:val="none" w:sz="0" w:space="0" w:color="auto"/>
        <w:left w:val="none" w:sz="0" w:space="0" w:color="auto"/>
        <w:bottom w:val="none" w:sz="0" w:space="0" w:color="auto"/>
        <w:right w:val="none" w:sz="0" w:space="0" w:color="auto"/>
      </w:divBdr>
    </w:div>
    <w:div w:id="84501099">
      <w:bodyDiv w:val="1"/>
      <w:marLeft w:val="0"/>
      <w:marRight w:val="0"/>
      <w:marTop w:val="0"/>
      <w:marBottom w:val="0"/>
      <w:divBdr>
        <w:top w:val="none" w:sz="0" w:space="0" w:color="auto"/>
        <w:left w:val="none" w:sz="0" w:space="0" w:color="auto"/>
        <w:bottom w:val="none" w:sz="0" w:space="0" w:color="auto"/>
        <w:right w:val="none" w:sz="0" w:space="0" w:color="auto"/>
      </w:divBdr>
    </w:div>
    <w:div w:id="84546191">
      <w:bodyDiv w:val="1"/>
      <w:marLeft w:val="0"/>
      <w:marRight w:val="0"/>
      <w:marTop w:val="0"/>
      <w:marBottom w:val="0"/>
      <w:divBdr>
        <w:top w:val="none" w:sz="0" w:space="0" w:color="auto"/>
        <w:left w:val="none" w:sz="0" w:space="0" w:color="auto"/>
        <w:bottom w:val="none" w:sz="0" w:space="0" w:color="auto"/>
        <w:right w:val="none" w:sz="0" w:space="0" w:color="auto"/>
      </w:divBdr>
    </w:div>
    <w:div w:id="84807209">
      <w:bodyDiv w:val="1"/>
      <w:marLeft w:val="0"/>
      <w:marRight w:val="0"/>
      <w:marTop w:val="0"/>
      <w:marBottom w:val="0"/>
      <w:divBdr>
        <w:top w:val="none" w:sz="0" w:space="0" w:color="auto"/>
        <w:left w:val="none" w:sz="0" w:space="0" w:color="auto"/>
        <w:bottom w:val="none" w:sz="0" w:space="0" w:color="auto"/>
        <w:right w:val="none" w:sz="0" w:space="0" w:color="auto"/>
      </w:divBdr>
    </w:div>
    <w:div w:id="85275978">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732152">
      <w:bodyDiv w:val="1"/>
      <w:marLeft w:val="0"/>
      <w:marRight w:val="0"/>
      <w:marTop w:val="0"/>
      <w:marBottom w:val="0"/>
      <w:divBdr>
        <w:top w:val="none" w:sz="0" w:space="0" w:color="auto"/>
        <w:left w:val="none" w:sz="0" w:space="0" w:color="auto"/>
        <w:bottom w:val="none" w:sz="0" w:space="0" w:color="auto"/>
        <w:right w:val="none" w:sz="0" w:space="0" w:color="auto"/>
      </w:divBdr>
    </w:div>
    <w:div w:id="87117620">
      <w:bodyDiv w:val="1"/>
      <w:marLeft w:val="0"/>
      <w:marRight w:val="0"/>
      <w:marTop w:val="0"/>
      <w:marBottom w:val="0"/>
      <w:divBdr>
        <w:top w:val="none" w:sz="0" w:space="0" w:color="auto"/>
        <w:left w:val="none" w:sz="0" w:space="0" w:color="auto"/>
        <w:bottom w:val="none" w:sz="0" w:space="0" w:color="auto"/>
        <w:right w:val="none" w:sz="0" w:space="0" w:color="auto"/>
      </w:divBdr>
    </w:div>
    <w:div w:id="87317013">
      <w:bodyDiv w:val="1"/>
      <w:marLeft w:val="0"/>
      <w:marRight w:val="0"/>
      <w:marTop w:val="0"/>
      <w:marBottom w:val="0"/>
      <w:divBdr>
        <w:top w:val="none" w:sz="0" w:space="0" w:color="auto"/>
        <w:left w:val="none" w:sz="0" w:space="0" w:color="auto"/>
        <w:bottom w:val="none" w:sz="0" w:space="0" w:color="auto"/>
        <w:right w:val="none" w:sz="0" w:space="0" w:color="auto"/>
      </w:divBdr>
    </w:div>
    <w:div w:id="87508260">
      <w:bodyDiv w:val="1"/>
      <w:marLeft w:val="0"/>
      <w:marRight w:val="0"/>
      <w:marTop w:val="0"/>
      <w:marBottom w:val="0"/>
      <w:divBdr>
        <w:top w:val="none" w:sz="0" w:space="0" w:color="auto"/>
        <w:left w:val="none" w:sz="0" w:space="0" w:color="auto"/>
        <w:bottom w:val="none" w:sz="0" w:space="0" w:color="auto"/>
        <w:right w:val="none" w:sz="0" w:space="0" w:color="auto"/>
      </w:divBdr>
    </w:div>
    <w:div w:id="87822016">
      <w:bodyDiv w:val="1"/>
      <w:marLeft w:val="0"/>
      <w:marRight w:val="0"/>
      <w:marTop w:val="0"/>
      <w:marBottom w:val="0"/>
      <w:divBdr>
        <w:top w:val="none" w:sz="0" w:space="0" w:color="auto"/>
        <w:left w:val="none" w:sz="0" w:space="0" w:color="auto"/>
        <w:bottom w:val="none" w:sz="0" w:space="0" w:color="auto"/>
        <w:right w:val="none" w:sz="0" w:space="0" w:color="auto"/>
      </w:divBdr>
    </w:div>
    <w:div w:id="89160751">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861351">
      <w:bodyDiv w:val="1"/>
      <w:marLeft w:val="0"/>
      <w:marRight w:val="0"/>
      <w:marTop w:val="0"/>
      <w:marBottom w:val="0"/>
      <w:divBdr>
        <w:top w:val="none" w:sz="0" w:space="0" w:color="auto"/>
        <w:left w:val="none" w:sz="0" w:space="0" w:color="auto"/>
        <w:bottom w:val="none" w:sz="0" w:space="0" w:color="auto"/>
        <w:right w:val="none" w:sz="0" w:space="0" w:color="auto"/>
      </w:divBdr>
    </w:div>
    <w:div w:id="90050080">
      <w:bodyDiv w:val="1"/>
      <w:marLeft w:val="0"/>
      <w:marRight w:val="0"/>
      <w:marTop w:val="0"/>
      <w:marBottom w:val="0"/>
      <w:divBdr>
        <w:top w:val="none" w:sz="0" w:space="0" w:color="auto"/>
        <w:left w:val="none" w:sz="0" w:space="0" w:color="auto"/>
        <w:bottom w:val="none" w:sz="0" w:space="0" w:color="auto"/>
        <w:right w:val="none" w:sz="0" w:space="0" w:color="auto"/>
      </w:divBdr>
    </w:div>
    <w:div w:id="90128747">
      <w:bodyDiv w:val="1"/>
      <w:marLeft w:val="0"/>
      <w:marRight w:val="0"/>
      <w:marTop w:val="0"/>
      <w:marBottom w:val="0"/>
      <w:divBdr>
        <w:top w:val="none" w:sz="0" w:space="0" w:color="auto"/>
        <w:left w:val="none" w:sz="0" w:space="0" w:color="auto"/>
        <w:bottom w:val="none" w:sz="0" w:space="0" w:color="auto"/>
        <w:right w:val="none" w:sz="0" w:space="0" w:color="auto"/>
      </w:divBdr>
    </w:div>
    <w:div w:id="90394582">
      <w:bodyDiv w:val="1"/>
      <w:marLeft w:val="0"/>
      <w:marRight w:val="0"/>
      <w:marTop w:val="0"/>
      <w:marBottom w:val="0"/>
      <w:divBdr>
        <w:top w:val="none" w:sz="0" w:space="0" w:color="auto"/>
        <w:left w:val="none" w:sz="0" w:space="0" w:color="auto"/>
        <w:bottom w:val="none" w:sz="0" w:space="0" w:color="auto"/>
        <w:right w:val="none" w:sz="0" w:space="0" w:color="auto"/>
      </w:divBdr>
    </w:div>
    <w:div w:id="90979795">
      <w:bodyDiv w:val="1"/>
      <w:marLeft w:val="0"/>
      <w:marRight w:val="0"/>
      <w:marTop w:val="0"/>
      <w:marBottom w:val="0"/>
      <w:divBdr>
        <w:top w:val="none" w:sz="0" w:space="0" w:color="auto"/>
        <w:left w:val="none" w:sz="0" w:space="0" w:color="auto"/>
        <w:bottom w:val="none" w:sz="0" w:space="0" w:color="auto"/>
        <w:right w:val="none" w:sz="0" w:space="0" w:color="auto"/>
      </w:divBdr>
    </w:div>
    <w:div w:id="91049994">
      <w:bodyDiv w:val="1"/>
      <w:marLeft w:val="0"/>
      <w:marRight w:val="0"/>
      <w:marTop w:val="0"/>
      <w:marBottom w:val="0"/>
      <w:divBdr>
        <w:top w:val="none" w:sz="0" w:space="0" w:color="auto"/>
        <w:left w:val="none" w:sz="0" w:space="0" w:color="auto"/>
        <w:bottom w:val="none" w:sz="0" w:space="0" w:color="auto"/>
        <w:right w:val="none" w:sz="0" w:space="0" w:color="auto"/>
      </w:divBdr>
    </w:div>
    <w:div w:id="91947417">
      <w:bodyDiv w:val="1"/>
      <w:marLeft w:val="0"/>
      <w:marRight w:val="0"/>
      <w:marTop w:val="0"/>
      <w:marBottom w:val="0"/>
      <w:divBdr>
        <w:top w:val="none" w:sz="0" w:space="0" w:color="auto"/>
        <w:left w:val="none" w:sz="0" w:space="0" w:color="auto"/>
        <w:bottom w:val="none" w:sz="0" w:space="0" w:color="auto"/>
        <w:right w:val="none" w:sz="0" w:space="0" w:color="auto"/>
      </w:divBdr>
    </w:div>
    <w:div w:id="92483639">
      <w:bodyDiv w:val="1"/>
      <w:marLeft w:val="0"/>
      <w:marRight w:val="0"/>
      <w:marTop w:val="0"/>
      <w:marBottom w:val="0"/>
      <w:divBdr>
        <w:top w:val="none" w:sz="0" w:space="0" w:color="auto"/>
        <w:left w:val="none" w:sz="0" w:space="0" w:color="auto"/>
        <w:bottom w:val="none" w:sz="0" w:space="0" w:color="auto"/>
        <w:right w:val="none" w:sz="0" w:space="0" w:color="auto"/>
      </w:divBdr>
    </w:div>
    <w:div w:id="93674558">
      <w:bodyDiv w:val="1"/>
      <w:marLeft w:val="0"/>
      <w:marRight w:val="0"/>
      <w:marTop w:val="0"/>
      <w:marBottom w:val="0"/>
      <w:divBdr>
        <w:top w:val="none" w:sz="0" w:space="0" w:color="auto"/>
        <w:left w:val="none" w:sz="0" w:space="0" w:color="auto"/>
        <w:bottom w:val="none" w:sz="0" w:space="0" w:color="auto"/>
        <w:right w:val="none" w:sz="0" w:space="0" w:color="auto"/>
      </w:divBdr>
    </w:div>
    <w:div w:id="95374272">
      <w:bodyDiv w:val="1"/>
      <w:marLeft w:val="0"/>
      <w:marRight w:val="0"/>
      <w:marTop w:val="0"/>
      <w:marBottom w:val="0"/>
      <w:divBdr>
        <w:top w:val="none" w:sz="0" w:space="0" w:color="auto"/>
        <w:left w:val="none" w:sz="0" w:space="0" w:color="auto"/>
        <w:bottom w:val="none" w:sz="0" w:space="0" w:color="auto"/>
        <w:right w:val="none" w:sz="0" w:space="0" w:color="auto"/>
      </w:divBdr>
    </w:div>
    <w:div w:id="95443072">
      <w:bodyDiv w:val="1"/>
      <w:marLeft w:val="0"/>
      <w:marRight w:val="0"/>
      <w:marTop w:val="0"/>
      <w:marBottom w:val="0"/>
      <w:divBdr>
        <w:top w:val="none" w:sz="0" w:space="0" w:color="auto"/>
        <w:left w:val="none" w:sz="0" w:space="0" w:color="auto"/>
        <w:bottom w:val="none" w:sz="0" w:space="0" w:color="auto"/>
        <w:right w:val="none" w:sz="0" w:space="0" w:color="auto"/>
      </w:divBdr>
    </w:div>
    <w:div w:id="95641882">
      <w:bodyDiv w:val="1"/>
      <w:marLeft w:val="0"/>
      <w:marRight w:val="0"/>
      <w:marTop w:val="0"/>
      <w:marBottom w:val="0"/>
      <w:divBdr>
        <w:top w:val="none" w:sz="0" w:space="0" w:color="auto"/>
        <w:left w:val="none" w:sz="0" w:space="0" w:color="auto"/>
        <w:bottom w:val="none" w:sz="0" w:space="0" w:color="auto"/>
        <w:right w:val="none" w:sz="0" w:space="0" w:color="auto"/>
      </w:divBdr>
    </w:div>
    <w:div w:id="96027131">
      <w:bodyDiv w:val="1"/>
      <w:marLeft w:val="0"/>
      <w:marRight w:val="0"/>
      <w:marTop w:val="0"/>
      <w:marBottom w:val="0"/>
      <w:divBdr>
        <w:top w:val="none" w:sz="0" w:space="0" w:color="auto"/>
        <w:left w:val="none" w:sz="0" w:space="0" w:color="auto"/>
        <w:bottom w:val="none" w:sz="0" w:space="0" w:color="auto"/>
        <w:right w:val="none" w:sz="0" w:space="0" w:color="auto"/>
      </w:divBdr>
    </w:div>
    <w:div w:id="96486857">
      <w:bodyDiv w:val="1"/>
      <w:marLeft w:val="0"/>
      <w:marRight w:val="0"/>
      <w:marTop w:val="0"/>
      <w:marBottom w:val="0"/>
      <w:divBdr>
        <w:top w:val="none" w:sz="0" w:space="0" w:color="auto"/>
        <w:left w:val="none" w:sz="0" w:space="0" w:color="auto"/>
        <w:bottom w:val="none" w:sz="0" w:space="0" w:color="auto"/>
        <w:right w:val="none" w:sz="0" w:space="0" w:color="auto"/>
      </w:divBdr>
    </w:div>
    <w:div w:id="96950325">
      <w:bodyDiv w:val="1"/>
      <w:marLeft w:val="0"/>
      <w:marRight w:val="0"/>
      <w:marTop w:val="0"/>
      <w:marBottom w:val="0"/>
      <w:divBdr>
        <w:top w:val="none" w:sz="0" w:space="0" w:color="auto"/>
        <w:left w:val="none" w:sz="0" w:space="0" w:color="auto"/>
        <w:bottom w:val="none" w:sz="0" w:space="0" w:color="auto"/>
        <w:right w:val="none" w:sz="0" w:space="0" w:color="auto"/>
      </w:divBdr>
    </w:div>
    <w:div w:id="98263900">
      <w:bodyDiv w:val="1"/>
      <w:marLeft w:val="0"/>
      <w:marRight w:val="0"/>
      <w:marTop w:val="0"/>
      <w:marBottom w:val="0"/>
      <w:divBdr>
        <w:top w:val="none" w:sz="0" w:space="0" w:color="auto"/>
        <w:left w:val="none" w:sz="0" w:space="0" w:color="auto"/>
        <w:bottom w:val="none" w:sz="0" w:space="0" w:color="auto"/>
        <w:right w:val="none" w:sz="0" w:space="0" w:color="auto"/>
      </w:divBdr>
    </w:div>
    <w:div w:id="98987244">
      <w:bodyDiv w:val="1"/>
      <w:marLeft w:val="0"/>
      <w:marRight w:val="0"/>
      <w:marTop w:val="0"/>
      <w:marBottom w:val="0"/>
      <w:divBdr>
        <w:top w:val="none" w:sz="0" w:space="0" w:color="auto"/>
        <w:left w:val="none" w:sz="0" w:space="0" w:color="auto"/>
        <w:bottom w:val="none" w:sz="0" w:space="0" w:color="auto"/>
        <w:right w:val="none" w:sz="0" w:space="0" w:color="auto"/>
      </w:divBdr>
    </w:div>
    <w:div w:id="99374278">
      <w:bodyDiv w:val="1"/>
      <w:marLeft w:val="0"/>
      <w:marRight w:val="0"/>
      <w:marTop w:val="0"/>
      <w:marBottom w:val="0"/>
      <w:divBdr>
        <w:top w:val="none" w:sz="0" w:space="0" w:color="auto"/>
        <w:left w:val="none" w:sz="0" w:space="0" w:color="auto"/>
        <w:bottom w:val="none" w:sz="0" w:space="0" w:color="auto"/>
        <w:right w:val="none" w:sz="0" w:space="0" w:color="auto"/>
      </w:divBdr>
    </w:div>
    <w:div w:id="99879019">
      <w:bodyDiv w:val="1"/>
      <w:marLeft w:val="0"/>
      <w:marRight w:val="0"/>
      <w:marTop w:val="0"/>
      <w:marBottom w:val="0"/>
      <w:divBdr>
        <w:top w:val="none" w:sz="0" w:space="0" w:color="auto"/>
        <w:left w:val="none" w:sz="0" w:space="0" w:color="auto"/>
        <w:bottom w:val="none" w:sz="0" w:space="0" w:color="auto"/>
        <w:right w:val="none" w:sz="0" w:space="0" w:color="auto"/>
      </w:divBdr>
    </w:div>
    <w:div w:id="100074605">
      <w:bodyDiv w:val="1"/>
      <w:marLeft w:val="0"/>
      <w:marRight w:val="0"/>
      <w:marTop w:val="0"/>
      <w:marBottom w:val="0"/>
      <w:divBdr>
        <w:top w:val="none" w:sz="0" w:space="0" w:color="auto"/>
        <w:left w:val="none" w:sz="0" w:space="0" w:color="auto"/>
        <w:bottom w:val="none" w:sz="0" w:space="0" w:color="auto"/>
        <w:right w:val="none" w:sz="0" w:space="0" w:color="auto"/>
      </w:divBdr>
    </w:div>
    <w:div w:id="100421400">
      <w:bodyDiv w:val="1"/>
      <w:marLeft w:val="0"/>
      <w:marRight w:val="0"/>
      <w:marTop w:val="0"/>
      <w:marBottom w:val="0"/>
      <w:divBdr>
        <w:top w:val="none" w:sz="0" w:space="0" w:color="auto"/>
        <w:left w:val="none" w:sz="0" w:space="0" w:color="auto"/>
        <w:bottom w:val="none" w:sz="0" w:space="0" w:color="auto"/>
        <w:right w:val="none" w:sz="0" w:space="0" w:color="auto"/>
      </w:divBdr>
    </w:div>
    <w:div w:id="100690460">
      <w:bodyDiv w:val="1"/>
      <w:marLeft w:val="0"/>
      <w:marRight w:val="0"/>
      <w:marTop w:val="0"/>
      <w:marBottom w:val="0"/>
      <w:divBdr>
        <w:top w:val="none" w:sz="0" w:space="0" w:color="auto"/>
        <w:left w:val="none" w:sz="0" w:space="0" w:color="auto"/>
        <w:bottom w:val="none" w:sz="0" w:space="0" w:color="auto"/>
        <w:right w:val="none" w:sz="0" w:space="0" w:color="auto"/>
      </w:divBdr>
    </w:div>
    <w:div w:id="101581263">
      <w:bodyDiv w:val="1"/>
      <w:marLeft w:val="0"/>
      <w:marRight w:val="0"/>
      <w:marTop w:val="0"/>
      <w:marBottom w:val="0"/>
      <w:divBdr>
        <w:top w:val="none" w:sz="0" w:space="0" w:color="auto"/>
        <w:left w:val="none" w:sz="0" w:space="0" w:color="auto"/>
        <w:bottom w:val="none" w:sz="0" w:space="0" w:color="auto"/>
        <w:right w:val="none" w:sz="0" w:space="0" w:color="auto"/>
      </w:divBdr>
    </w:div>
    <w:div w:id="102267697">
      <w:bodyDiv w:val="1"/>
      <w:marLeft w:val="0"/>
      <w:marRight w:val="0"/>
      <w:marTop w:val="0"/>
      <w:marBottom w:val="0"/>
      <w:divBdr>
        <w:top w:val="none" w:sz="0" w:space="0" w:color="auto"/>
        <w:left w:val="none" w:sz="0" w:space="0" w:color="auto"/>
        <w:bottom w:val="none" w:sz="0" w:space="0" w:color="auto"/>
        <w:right w:val="none" w:sz="0" w:space="0" w:color="auto"/>
      </w:divBdr>
    </w:div>
    <w:div w:id="102773974">
      <w:bodyDiv w:val="1"/>
      <w:marLeft w:val="0"/>
      <w:marRight w:val="0"/>
      <w:marTop w:val="0"/>
      <w:marBottom w:val="0"/>
      <w:divBdr>
        <w:top w:val="none" w:sz="0" w:space="0" w:color="auto"/>
        <w:left w:val="none" w:sz="0" w:space="0" w:color="auto"/>
        <w:bottom w:val="none" w:sz="0" w:space="0" w:color="auto"/>
        <w:right w:val="none" w:sz="0" w:space="0" w:color="auto"/>
      </w:divBdr>
    </w:div>
    <w:div w:id="103160686">
      <w:bodyDiv w:val="1"/>
      <w:marLeft w:val="0"/>
      <w:marRight w:val="0"/>
      <w:marTop w:val="0"/>
      <w:marBottom w:val="0"/>
      <w:divBdr>
        <w:top w:val="none" w:sz="0" w:space="0" w:color="auto"/>
        <w:left w:val="none" w:sz="0" w:space="0" w:color="auto"/>
        <w:bottom w:val="none" w:sz="0" w:space="0" w:color="auto"/>
        <w:right w:val="none" w:sz="0" w:space="0" w:color="auto"/>
      </w:divBdr>
    </w:div>
    <w:div w:id="103616578">
      <w:bodyDiv w:val="1"/>
      <w:marLeft w:val="0"/>
      <w:marRight w:val="0"/>
      <w:marTop w:val="0"/>
      <w:marBottom w:val="0"/>
      <w:divBdr>
        <w:top w:val="none" w:sz="0" w:space="0" w:color="auto"/>
        <w:left w:val="none" w:sz="0" w:space="0" w:color="auto"/>
        <w:bottom w:val="none" w:sz="0" w:space="0" w:color="auto"/>
        <w:right w:val="none" w:sz="0" w:space="0" w:color="auto"/>
      </w:divBdr>
    </w:div>
    <w:div w:id="103695608">
      <w:bodyDiv w:val="1"/>
      <w:marLeft w:val="0"/>
      <w:marRight w:val="0"/>
      <w:marTop w:val="0"/>
      <w:marBottom w:val="0"/>
      <w:divBdr>
        <w:top w:val="none" w:sz="0" w:space="0" w:color="auto"/>
        <w:left w:val="none" w:sz="0" w:space="0" w:color="auto"/>
        <w:bottom w:val="none" w:sz="0" w:space="0" w:color="auto"/>
        <w:right w:val="none" w:sz="0" w:space="0" w:color="auto"/>
      </w:divBdr>
    </w:div>
    <w:div w:id="104809426">
      <w:bodyDiv w:val="1"/>
      <w:marLeft w:val="0"/>
      <w:marRight w:val="0"/>
      <w:marTop w:val="0"/>
      <w:marBottom w:val="0"/>
      <w:divBdr>
        <w:top w:val="none" w:sz="0" w:space="0" w:color="auto"/>
        <w:left w:val="none" w:sz="0" w:space="0" w:color="auto"/>
        <w:bottom w:val="none" w:sz="0" w:space="0" w:color="auto"/>
        <w:right w:val="none" w:sz="0" w:space="0" w:color="auto"/>
      </w:divBdr>
    </w:div>
    <w:div w:id="105085413">
      <w:bodyDiv w:val="1"/>
      <w:marLeft w:val="0"/>
      <w:marRight w:val="0"/>
      <w:marTop w:val="0"/>
      <w:marBottom w:val="0"/>
      <w:divBdr>
        <w:top w:val="none" w:sz="0" w:space="0" w:color="auto"/>
        <w:left w:val="none" w:sz="0" w:space="0" w:color="auto"/>
        <w:bottom w:val="none" w:sz="0" w:space="0" w:color="auto"/>
        <w:right w:val="none" w:sz="0" w:space="0" w:color="auto"/>
      </w:divBdr>
    </w:div>
    <w:div w:id="105393920">
      <w:bodyDiv w:val="1"/>
      <w:marLeft w:val="0"/>
      <w:marRight w:val="0"/>
      <w:marTop w:val="0"/>
      <w:marBottom w:val="0"/>
      <w:divBdr>
        <w:top w:val="none" w:sz="0" w:space="0" w:color="auto"/>
        <w:left w:val="none" w:sz="0" w:space="0" w:color="auto"/>
        <w:bottom w:val="none" w:sz="0" w:space="0" w:color="auto"/>
        <w:right w:val="none" w:sz="0" w:space="0" w:color="auto"/>
      </w:divBdr>
    </w:div>
    <w:div w:id="105540869">
      <w:bodyDiv w:val="1"/>
      <w:marLeft w:val="0"/>
      <w:marRight w:val="0"/>
      <w:marTop w:val="0"/>
      <w:marBottom w:val="0"/>
      <w:divBdr>
        <w:top w:val="none" w:sz="0" w:space="0" w:color="auto"/>
        <w:left w:val="none" w:sz="0" w:space="0" w:color="auto"/>
        <w:bottom w:val="none" w:sz="0" w:space="0" w:color="auto"/>
        <w:right w:val="none" w:sz="0" w:space="0" w:color="auto"/>
      </w:divBdr>
    </w:div>
    <w:div w:id="106628798">
      <w:bodyDiv w:val="1"/>
      <w:marLeft w:val="0"/>
      <w:marRight w:val="0"/>
      <w:marTop w:val="0"/>
      <w:marBottom w:val="0"/>
      <w:divBdr>
        <w:top w:val="none" w:sz="0" w:space="0" w:color="auto"/>
        <w:left w:val="none" w:sz="0" w:space="0" w:color="auto"/>
        <w:bottom w:val="none" w:sz="0" w:space="0" w:color="auto"/>
        <w:right w:val="none" w:sz="0" w:space="0" w:color="auto"/>
      </w:divBdr>
    </w:div>
    <w:div w:id="107165002">
      <w:bodyDiv w:val="1"/>
      <w:marLeft w:val="0"/>
      <w:marRight w:val="0"/>
      <w:marTop w:val="0"/>
      <w:marBottom w:val="0"/>
      <w:divBdr>
        <w:top w:val="none" w:sz="0" w:space="0" w:color="auto"/>
        <w:left w:val="none" w:sz="0" w:space="0" w:color="auto"/>
        <w:bottom w:val="none" w:sz="0" w:space="0" w:color="auto"/>
        <w:right w:val="none" w:sz="0" w:space="0" w:color="auto"/>
      </w:divBdr>
    </w:div>
    <w:div w:id="108093004">
      <w:bodyDiv w:val="1"/>
      <w:marLeft w:val="0"/>
      <w:marRight w:val="0"/>
      <w:marTop w:val="0"/>
      <w:marBottom w:val="0"/>
      <w:divBdr>
        <w:top w:val="none" w:sz="0" w:space="0" w:color="auto"/>
        <w:left w:val="none" w:sz="0" w:space="0" w:color="auto"/>
        <w:bottom w:val="none" w:sz="0" w:space="0" w:color="auto"/>
        <w:right w:val="none" w:sz="0" w:space="0" w:color="auto"/>
      </w:divBdr>
    </w:div>
    <w:div w:id="108279110">
      <w:bodyDiv w:val="1"/>
      <w:marLeft w:val="0"/>
      <w:marRight w:val="0"/>
      <w:marTop w:val="0"/>
      <w:marBottom w:val="0"/>
      <w:divBdr>
        <w:top w:val="none" w:sz="0" w:space="0" w:color="auto"/>
        <w:left w:val="none" w:sz="0" w:space="0" w:color="auto"/>
        <w:bottom w:val="none" w:sz="0" w:space="0" w:color="auto"/>
        <w:right w:val="none" w:sz="0" w:space="0" w:color="auto"/>
      </w:divBdr>
    </w:div>
    <w:div w:id="108547691">
      <w:bodyDiv w:val="1"/>
      <w:marLeft w:val="0"/>
      <w:marRight w:val="0"/>
      <w:marTop w:val="0"/>
      <w:marBottom w:val="0"/>
      <w:divBdr>
        <w:top w:val="none" w:sz="0" w:space="0" w:color="auto"/>
        <w:left w:val="none" w:sz="0" w:space="0" w:color="auto"/>
        <w:bottom w:val="none" w:sz="0" w:space="0" w:color="auto"/>
        <w:right w:val="none" w:sz="0" w:space="0" w:color="auto"/>
      </w:divBdr>
    </w:div>
    <w:div w:id="108594034">
      <w:bodyDiv w:val="1"/>
      <w:marLeft w:val="0"/>
      <w:marRight w:val="0"/>
      <w:marTop w:val="0"/>
      <w:marBottom w:val="0"/>
      <w:divBdr>
        <w:top w:val="none" w:sz="0" w:space="0" w:color="auto"/>
        <w:left w:val="none" w:sz="0" w:space="0" w:color="auto"/>
        <w:bottom w:val="none" w:sz="0" w:space="0" w:color="auto"/>
        <w:right w:val="none" w:sz="0" w:space="0" w:color="auto"/>
      </w:divBdr>
    </w:div>
    <w:div w:id="108746098">
      <w:bodyDiv w:val="1"/>
      <w:marLeft w:val="0"/>
      <w:marRight w:val="0"/>
      <w:marTop w:val="0"/>
      <w:marBottom w:val="0"/>
      <w:divBdr>
        <w:top w:val="none" w:sz="0" w:space="0" w:color="auto"/>
        <w:left w:val="none" w:sz="0" w:space="0" w:color="auto"/>
        <w:bottom w:val="none" w:sz="0" w:space="0" w:color="auto"/>
        <w:right w:val="none" w:sz="0" w:space="0" w:color="auto"/>
      </w:divBdr>
    </w:div>
    <w:div w:id="109008956">
      <w:bodyDiv w:val="1"/>
      <w:marLeft w:val="0"/>
      <w:marRight w:val="0"/>
      <w:marTop w:val="0"/>
      <w:marBottom w:val="0"/>
      <w:divBdr>
        <w:top w:val="none" w:sz="0" w:space="0" w:color="auto"/>
        <w:left w:val="none" w:sz="0" w:space="0" w:color="auto"/>
        <w:bottom w:val="none" w:sz="0" w:space="0" w:color="auto"/>
        <w:right w:val="none" w:sz="0" w:space="0" w:color="auto"/>
      </w:divBdr>
    </w:div>
    <w:div w:id="109016390">
      <w:bodyDiv w:val="1"/>
      <w:marLeft w:val="0"/>
      <w:marRight w:val="0"/>
      <w:marTop w:val="0"/>
      <w:marBottom w:val="0"/>
      <w:divBdr>
        <w:top w:val="none" w:sz="0" w:space="0" w:color="auto"/>
        <w:left w:val="none" w:sz="0" w:space="0" w:color="auto"/>
        <w:bottom w:val="none" w:sz="0" w:space="0" w:color="auto"/>
        <w:right w:val="none" w:sz="0" w:space="0" w:color="auto"/>
      </w:divBdr>
    </w:div>
    <w:div w:id="109325862">
      <w:bodyDiv w:val="1"/>
      <w:marLeft w:val="0"/>
      <w:marRight w:val="0"/>
      <w:marTop w:val="0"/>
      <w:marBottom w:val="0"/>
      <w:divBdr>
        <w:top w:val="none" w:sz="0" w:space="0" w:color="auto"/>
        <w:left w:val="none" w:sz="0" w:space="0" w:color="auto"/>
        <w:bottom w:val="none" w:sz="0" w:space="0" w:color="auto"/>
        <w:right w:val="none" w:sz="0" w:space="0" w:color="auto"/>
      </w:divBdr>
    </w:div>
    <w:div w:id="109981935">
      <w:bodyDiv w:val="1"/>
      <w:marLeft w:val="0"/>
      <w:marRight w:val="0"/>
      <w:marTop w:val="0"/>
      <w:marBottom w:val="0"/>
      <w:divBdr>
        <w:top w:val="none" w:sz="0" w:space="0" w:color="auto"/>
        <w:left w:val="none" w:sz="0" w:space="0" w:color="auto"/>
        <w:bottom w:val="none" w:sz="0" w:space="0" w:color="auto"/>
        <w:right w:val="none" w:sz="0" w:space="0" w:color="auto"/>
      </w:divBdr>
    </w:div>
    <w:div w:id="110132945">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368160">
      <w:bodyDiv w:val="1"/>
      <w:marLeft w:val="0"/>
      <w:marRight w:val="0"/>
      <w:marTop w:val="0"/>
      <w:marBottom w:val="0"/>
      <w:divBdr>
        <w:top w:val="none" w:sz="0" w:space="0" w:color="auto"/>
        <w:left w:val="none" w:sz="0" w:space="0" w:color="auto"/>
        <w:bottom w:val="none" w:sz="0" w:space="0" w:color="auto"/>
        <w:right w:val="none" w:sz="0" w:space="0" w:color="auto"/>
      </w:divBdr>
    </w:div>
    <w:div w:id="110974044">
      <w:bodyDiv w:val="1"/>
      <w:marLeft w:val="0"/>
      <w:marRight w:val="0"/>
      <w:marTop w:val="0"/>
      <w:marBottom w:val="0"/>
      <w:divBdr>
        <w:top w:val="none" w:sz="0" w:space="0" w:color="auto"/>
        <w:left w:val="none" w:sz="0" w:space="0" w:color="auto"/>
        <w:bottom w:val="none" w:sz="0" w:space="0" w:color="auto"/>
        <w:right w:val="none" w:sz="0" w:space="0" w:color="auto"/>
      </w:divBdr>
    </w:div>
    <w:div w:id="111021445">
      <w:bodyDiv w:val="1"/>
      <w:marLeft w:val="0"/>
      <w:marRight w:val="0"/>
      <w:marTop w:val="0"/>
      <w:marBottom w:val="0"/>
      <w:divBdr>
        <w:top w:val="none" w:sz="0" w:space="0" w:color="auto"/>
        <w:left w:val="none" w:sz="0" w:space="0" w:color="auto"/>
        <w:bottom w:val="none" w:sz="0" w:space="0" w:color="auto"/>
        <w:right w:val="none" w:sz="0" w:space="0" w:color="auto"/>
      </w:divBdr>
    </w:div>
    <w:div w:id="112020871">
      <w:bodyDiv w:val="1"/>
      <w:marLeft w:val="0"/>
      <w:marRight w:val="0"/>
      <w:marTop w:val="0"/>
      <w:marBottom w:val="0"/>
      <w:divBdr>
        <w:top w:val="none" w:sz="0" w:space="0" w:color="auto"/>
        <w:left w:val="none" w:sz="0" w:space="0" w:color="auto"/>
        <w:bottom w:val="none" w:sz="0" w:space="0" w:color="auto"/>
        <w:right w:val="none" w:sz="0" w:space="0" w:color="auto"/>
      </w:divBdr>
    </w:div>
    <w:div w:id="112138230">
      <w:bodyDiv w:val="1"/>
      <w:marLeft w:val="0"/>
      <w:marRight w:val="0"/>
      <w:marTop w:val="0"/>
      <w:marBottom w:val="0"/>
      <w:divBdr>
        <w:top w:val="none" w:sz="0" w:space="0" w:color="auto"/>
        <w:left w:val="none" w:sz="0" w:space="0" w:color="auto"/>
        <w:bottom w:val="none" w:sz="0" w:space="0" w:color="auto"/>
        <w:right w:val="none" w:sz="0" w:space="0" w:color="auto"/>
      </w:divBdr>
    </w:div>
    <w:div w:id="112525893">
      <w:bodyDiv w:val="1"/>
      <w:marLeft w:val="0"/>
      <w:marRight w:val="0"/>
      <w:marTop w:val="0"/>
      <w:marBottom w:val="0"/>
      <w:divBdr>
        <w:top w:val="none" w:sz="0" w:space="0" w:color="auto"/>
        <w:left w:val="none" w:sz="0" w:space="0" w:color="auto"/>
        <w:bottom w:val="none" w:sz="0" w:space="0" w:color="auto"/>
        <w:right w:val="none" w:sz="0" w:space="0" w:color="auto"/>
      </w:divBdr>
    </w:div>
    <w:div w:id="112674906">
      <w:bodyDiv w:val="1"/>
      <w:marLeft w:val="0"/>
      <w:marRight w:val="0"/>
      <w:marTop w:val="0"/>
      <w:marBottom w:val="0"/>
      <w:divBdr>
        <w:top w:val="none" w:sz="0" w:space="0" w:color="auto"/>
        <w:left w:val="none" w:sz="0" w:space="0" w:color="auto"/>
        <w:bottom w:val="none" w:sz="0" w:space="0" w:color="auto"/>
        <w:right w:val="none" w:sz="0" w:space="0" w:color="auto"/>
      </w:divBdr>
    </w:div>
    <w:div w:id="112989458">
      <w:bodyDiv w:val="1"/>
      <w:marLeft w:val="0"/>
      <w:marRight w:val="0"/>
      <w:marTop w:val="0"/>
      <w:marBottom w:val="0"/>
      <w:divBdr>
        <w:top w:val="none" w:sz="0" w:space="0" w:color="auto"/>
        <w:left w:val="none" w:sz="0" w:space="0" w:color="auto"/>
        <w:bottom w:val="none" w:sz="0" w:space="0" w:color="auto"/>
        <w:right w:val="none" w:sz="0" w:space="0" w:color="auto"/>
      </w:divBdr>
    </w:div>
    <w:div w:id="114259320">
      <w:bodyDiv w:val="1"/>
      <w:marLeft w:val="0"/>
      <w:marRight w:val="0"/>
      <w:marTop w:val="0"/>
      <w:marBottom w:val="0"/>
      <w:divBdr>
        <w:top w:val="none" w:sz="0" w:space="0" w:color="auto"/>
        <w:left w:val="none" w:sz="0" w:space="0" w:color="auto"/>
        <w:bottom w:val="none" w:sz="0" w:space="0" w:color="auto"/>
        <w:right w:val="none" w:sz="0" w:space="0" w:color="auto"/>
      </w:divBdr>
    </w:div>
    <w:div w:id="115607147">
      <w:bodyDiv w:val="1"/>
      <w:marLeft w:val="0"/>
      <w:marRight w:val="0"/>
      <w:marTop w:val="0"/>
      <w:marBottom w:val="0"/>
      <w:divBdr>
        <w:top w:val="none" w:sz="0" w:space="0" w:color="auto"/>
        <w:left w:val="none" w:sz="0" w:space="0" w:color="auto"/>
        <w:bottom w:val="none" w:sz="0" w:space="0" w:color="auto"/>
        <w:right w:val="none" w:sz="0" w:space="0" w:color="auto"/>
      </w:divBdr>
    </w:div>
    <w:div w:id="115687729">
      <w:bodyDiv w:val="1"/>
      <w:marLeft w:val="0"/>
      <w:marRight w:val="0"/>
      <w:marTop w:val="0"/>
      <w:marBottom w:val="0"/>
      <w:divBdr>
        <w:top w:val="none" w:sz="0" w:space="0" w:color="auto"/>
        <w:left w:val="none" w:sz="0" w:space="0" w:color="auto"/>
        <w:bottom w:val="none" w:sz="0" w:space="0" w:color="auto"/>
        <w:right w:val="none" w:sz="0" w:space="0" w:color="auto"/>
      </w:divBdr>
    </w:div>
    <w:div w:id="116337202">
      <w:bodyDiv w:val="1"/>
      <w:marLeft w:val="0"/>
      <w:marRight w:val="0"/>
      <w:marTop w:val="0"/>
      <w:marBottom w:val="0"/>
      <w:divBdr>
        <w:top w:val="none" w:sz="0" w:space="0" w:color="auto"/>
        <w:left w:val="none" w:sz="0" w:space="0" w:color="auto"/>
        <w:bottom w:val="none" w:sz="0" w:space="0" w:color="auto"/>
        <w:right w:val="none" w:sz="0" w:space="0" w:color="auto"/>
      </w:divBdr>
    </w:div>
    <w:div w:id="116802939">
      <w:bodyDiv w:val="1"/>
      <w:marLeft w:val="0"/>
      <w:marRight w:val="0"/>
      <w:marTop w:val="0"/>
      <w:marBottom w:val="0"/>
      <w:divBdr>
        <w:top w:val="none" w:sz="0" w:space="0" w:color="auto"/>
        <w:left w:val="none" w:sz="0" w:space="0" w:color="auto"/>
        <w:bottom w:val="none" w:sz="0" w:space="0" w:color="auto"/>
        <w:right w:val="none" w:sz="0" w:space="0" w:color="auto"/>
      </w:divBdr>
    </w:div>
    <w:div w:id="117114290">
      <w:bodyDiv w:val="1"/>
      <w:marLeft w:val="0"/>
      <w:marRight w:val="0"/>
      <w:marTop w:val="0"/>
      <w:marBottom w:val="0"/>
      <w:divBdr>
        <w:top w:val="none" w:sz="0" w:space="0" w:color="auto"/>
        <w:left w:val="none" w:sz="0" w:space="0" w:color="auto"/>
        <w:bottom w:val="none" w:sz="0" w:space="0" w:color="auto"/>
        <w:right w:val="none" w:sz="0" w:space="0" w:color="auto"/>
      </w:divBdr>
    </w:div>
    <w:div w:id="117529201">
      <w:bodyDiv w:val="1"/>
      <w:marLeft w:val="0"/>
      <w:marRight w:val="0"/>
      <w:marTop w:val="0"/>
      <w:marBottom w:val="0"/>
      <w:divBdr>
        <w:top w:val="none" w:sz="0" w:space="0" w:color="auto"/>
        <w:left w:val="none" w:sz="0" w:space="0" w:color="auto"/>
        <w:bottom w:val="none" w:sz="0" w:space="0" w:color="auto"/>
        <w:right w:val="none" w:sz="0" w:space="0" w:color="auto"/>
      </w:divBdr>
    </w:div>
    <w:div w:id="117650968">
      <w:bodyDiv w:val="1"/>
      <w:marLeft w:val="0"/>
      <w:marRight w:val="0"/>
      <w:marTop w:val="0"/>
      <w:marBottom w:val="0"/>
      <w:divBdr>
        <w:top w:val="none" w:sz="0" w:space="0" w:color="auto"/>
        <w:left w:val="none" w:sz="0" w:space="0" w:color="auto"/>
        <w:bottom w:val="none" w:sz="0" w:space="0" w:color="auto"/>
        <w:right w:val="none" w:sz="0" w:space="0" w:color="auto"/>
      </w:divBdr>
    </w:div>
    <w:div w:id="118188932">
      <w:bodyDiv w:val="1"/>
      <w:marLeft w:val="0"/>
      <w:marRight w:val="0"/>
      <w:marTop w:val="0"/>
      <w:marBottom w:val="0"/>
      <w:divBdr>
        <w:top w:val="none" w:sz="0" w:space="0" w:color="auto"/>
        <w:left w:val="none" w:sz="0" w:space="0" w:color="auto"/>
        <w:bottom w:val="none" w:sz="0" w:space="0" w:color="auto"/>
        <w:right w:val="none" w:sz="0" w:space="0" w:color="auto"/>
      </w:divBdr>
    </w:div>
    <w:div w:id="118455719">
      <w:bodyDiv w:val="1"/>
      <w:marLeft w:val="0"/>
      <w:marRight w:val="0"/>
      <w:marTop w:val="0"/>
      <w:marBottom w:val="0"/>
      <w:divBdr>
        <w:top w:val="none" w:sz="0" w:space="0" w:color="auto"/>
        <w:left w:val="none" w:sz="0" w:space="0" w:color="auto"/>
        <w:bottom w:val="none" w:sz="0" w:space="0" w:color="auto"/>
        <w:right w:val="none" w:sz="0" w:space="0" w:color="auto"/>
      </w:divBdr>
    </w:div>
    <w:div w:id="118496158">
      <w:bodyDiv w:val="1"/>
      <w:marLeft w:val="0"/>
      <w:marRight w:val="0"/>
      <w:marTop w:val="0"/>
      <w:marBottom w:val="0"/>
      <w:divBdr>
        <w:top w:val="none" w:sz="0" w:space="0" w:color="auto"/>
        <w:left w:val="none" w:sz="0" w:space="0" w:color="auto"/>
        <w:bottom w:val="none" w:sz="0" w:space="0" w:color="auto"/>
        <w:right w:val="none" w:sz="0" w:space="0" w:color="auto"/>
      </w:divBdr>
    </w:div>
    <w:div w:id="120537650">
      <w:bodyDiv w:val="1"/>
      <w:marLeft w:val="0"/>
      <w:marRight w:val="0"/>
      <w:marTop w:val="0"/>
      <w:marBottom w:val="0"/>
      <w:divBdr>
        <w:top w:val="none" w:sz="0" w:space="0" w:color="auto"/>
        <w:left w:val="none" w:sz="0" w:space="0" w:color="auto"/>
        <w:bottom w:val="none" w:sz="0" w:space="0" w:color="auto"/>
        <w:right w:val="none" w:sz="0" w:space="0" w:color="auto"/>
      </w:divBdr>
    </w:div>
    <w:div w:id="122188621">
      <w:bodyDiv w:val="1"/>
      <w:marLeft w:val="0"/>
      <w:marRight w:val="0"/>
      <w:marTop w:val="0"/>
      <w:marBottom w:val="0"/>
      <w:divBdr>
        <w:top w:val="none" w:sz="0" w:space="0" w:color="auto"/>
        <w:left w:val="none" w:sz="0" w:space="0" w:color="auto"/>
        <w:bottom w:val="none" w:sz="0" w:space="0" w:color="auto"/>
        <w:right w:val="none" w:sz="0" w:space="0" w:color="auto"/>
      </w:divBdr>
    </w:div>
    <w:div w:id="122818006">
      <w:bodyDiv w:val="1"/>
      <w:marLeft w:val="0"/>
      <w:marRight w:val="0"/>
      <w:marTop w:val="0"/>
      <w:marBottom w:val="0"/>
      <w:divBdr>
        <w:top w:val="none" w:sz="0" w:space="0" w:color="auto"/>
        <w:left w:val="none" w:sz="0" w:space="0" w:color="auto"/>
        <w:bottom w:val="none" w:sz="0" w:space="0" w:color="auto"/>
        <w:right w:val="none" w:sz="0" w:space="0" w:color="auto"/>
      </w:divBdr>
    </w:div>
    <w:div w:id="123083274">
      <w:bodyDiv w:val="1"/>
      <w:marLeft w:val="0"/>
      <w:marRight w:val="0"/>
      <w:marTop w:val="0"/>
      <w:marBottom w:val="0"/>
      <w:divBdr>
        <w:top w:val="none" w:sz="0" w:space="0" w:color="auto"/>
        <w:left w:val="none" w:sz="0" w:space="0" w:color="auto"/>
        <w:bottom w:val="none" w:sz="0" w:space="0" w:color="auto"/>
        <w:right w:val="none" w:sz="0" w:space="0" w:color="auto"/>
      </w:divBdr>
    </w:div>
    <w:div w:id="123623883">
      <w:bodyDiv w:val="1"/>
      <w:marLeft w:val="0"/>
      <w:marRight w:val="0"/>
      <w:marTop w:val="0"/>
      <w:marBottom w:val="0"/>
      <w:divBdr>
        <w:top w:val="none" w:sz="0" w:space="0" w:color="auto"/>
        <w:left w:val="none" w:sz="0" w:space="0" w:color="auto"/>
        <w:bottom w:val="none" w:sz="0" w:space="0" w:color="auto"/>
        <w:right w:val="none" w:sz="0" w:space="0" w:color="auto"/>
      </w:divBdr>
    </w:div>
    <w:div w:id="123739627">
      <w:bodyDiv w:val="1"/>
      <w:marLeft w:val="0"/>
      <w:marRight w:val="0"/>
      <w:marTop w:val="0"/>
      <w:marBottom w:val="0"/>
      <w:divBdr>
        <w:top w:val="none" w:sz="0" w:space="0" w:color="auto"/>
        <w:left w:val="none" w:sz="0" w:space="0" w:color="auto"/>
        <w:bottom w:val="none" w:sz="0" w:space="0" w:color="auto"/>
        <w:right w:val="none" w:sz="0" w:space="0" w:color="auto"/>
      </w:divBdr>
    </w:div>
    <w:div w:id="123936041">
      <w:bodyDiv w:val="1"/>
      <w:marLeft w:val="0"/>
      <w:marRight w:val="0"/>
      <w:marTop w:val="0"/>
      <w:marBottom w:val="0"/>
      <w:divBdr>
        <w:top w:val="none" w:sz="0" w:space="0" w:color="auto"/>
        <w:left w:val="none" w:sz="0" w:space="0" w:color="auto"/>
        <w:bottom w:val="none" w:sz="0" w:space="0" w:color="auto"/>
        <w:right w:val="none" w:sz="0" w:space="0" w:color="auto"/>
      </w:divBdr>
    </w:div>
    <w:div w:id="124810338">
      <w:bodyDiv w:val="1"/>
      <w:marLeft w:val="0"/>
      <w:marRight w:val="0"/>
      <w:marTop w:val="0"/>
      <w:marBottom w:val="0"/>
      <w:divBdr>
        <w:top w:val="none" w:sz="0" w:space="0" w:color="auto"/>
        <w:left w:val="none" w:sz="0" w:space="0" w:color="auto"/>
        <w:bottom w:val="none" w:sz="0" w:space="0" w:color="auto"/>
        <w:right w:val="none" w:sz="0" w:space="0" w:color="auto"/>
      </w:divBdr>
    </w:div>
    <w:div w:id="125395182">
      <w:bodyDiv w:val="1"/>
      <w:marLeft w:val="0"/>
      <w:marRight w:val="0"/>
      <w:marTop w:val="0"/>
      <w:marBottom w:val="0"/>
      <w:divBdr>
        <w:top w:val="none" w:sz="0" w:space="0" w:color="auto"/>
        <w:left w:val="none" w:sz="0" w:space="0" w:color="auto"/>
        <w:bottom w:val="none" w:sz="0" w:space="0" w:color="auto"/>
        <w:right w:val="none" w:sz="0" w:space="0" w:color="auto"/>
      </w:divBdr>
    </w:div>
    <w:div w:id="125590008">
      <w:bodyDiv w:val="1"/>
      <w:marLeft w:val="0"/>
      <w:marRight w:val="0"/>
      <w:marTop w:val="0"/>
      <w:marBottom w:val="0"/>
      <w:divBdr>
        <w:top w:val="none" w:sz="0" w:space="0" w:color="auto"/>
        <w:left w:val="none" w:sz="0" w:space="0" w:color="auto"/>
        <w:bottom w:val="none" w:sz="0" w:space="0" w:color="auto"/>
        <w:right w:val="none" w:sz="0" w:space="0" w:color="auto"/>
      </w:divBdr>
    </w:div>
    <w:div w:id="125781277">
      <w:bodyDiv w:val="1"/>
      <w:marLeft w:val="0"/>
      <w:marRight w:val="0"/>
      <w:marTop w:val="0"/>
      <w:marBottom w:val="0"/>
      <w:divBdr>
        <w:top w:val="none" w:sz="0" w:space="0" w:color="auto"/>
        <w:left w:val="none" w:sz="0" w:space="0" w:color="auto"/>
        <w:bottom w:val="none" w:sz="0" w:space="0" w:color="auto"/>
        <w:right w:val="none" w:sz="0" w:space="0" w:color="auto"/>
      </w:divBdr>
    </w:div>
    <w:div w:id="126633563">
      <w:bodyDiv w:val="1"/>
      <w:marLeft w:val="0"/>
      <w:marRight w:val="0"/>
      <w:marTop w:val="0"/>
      <w:marBottom w:val="0"/>
      <w:divBdr>
        <w:top w:val="none" w:sz="0" w:space="0" w:color="auto"/>
        <w:left w:val="none" w:sz="0" w:space="0" w:color="auto"/>
        <w:bottom w:val="none" w:sz="0" w:space="0" w:color="auto"/>
        <w:right w:val="none" w:sz="0" w:space="0" w:color="auto"/>
      </w:divBdr>
    </w:div>
    <w:div w:id="126778253">
      <w:bodyDiv w:val="1"/>
      <w:marLeft w:val="0"/>
      <w:marRight w:val="0"/>
      <w:marTop w:val="0"/>
      <w:marBottom w:val="0"/>
      <w:divBdr>
        <w:top w:val="none" w:sz="0" w:space="0" w:color="auto"/>
        <w:left w:val="none" w:sz="0" w:space="0" w:color="auto"/>
        <w:bottom w:val="none" w:sz="0" w:space="0" w:color="auto"/>
        <w:right w:val="none" w:sz="0" w:space="0" w:color="auto"/>
      </w:divBdr>
    </w:div>
    <w:div w:id="127355195">
      <w:bodyDiv w:val="1"/>
      <w:marLeft w:val="0"/>
      <w:marRight w:val="0"/>
      <w:marTop w:val="0"/>
      <w:marBottom w:val="0"/>
      <w:divBdr>
        <w:top w:val="none" w:sz="0" w:space="0" w:color="auto"/>
        <w:left w:val="none" w:sz="0" w:space="0" w:color="auto"/>
        <w:bottom w:val="none" w:sz="0" w:space="0" w:color="auto"/>
        <w:right w:val="none" w:sz="0" w:space="0" w:color="auto"/>
      </w:divBdr>
    </w:div>
    <w:div w:id="127478618">
      <w:bodyDiv w:val="1"/>
      <w:marLeft w:val="0"/>
      <w:marRight w:val="0"/>
      <w:marTop w:val="0"/>
      <w:marBottom w:val="0"/>
      <w:divBdr>
        <w:top w:val="none" w:sz="0" w:space="0" w:color="auto"/>
        <w:left w:val="none" w:sz="0" w:space="0" w:color="auto"/>
        <w:bottom w:val="none" w:sz="0" w:space="0" w:color="auto"/>
        <w:right w:val="none" w:sz="0" w:space="0" w:color="auto"/>
      </w:divBdr>
    </w:div>
    <w:div w:id="127481538">
      <w:bodyDiv w:val="1"/>
      <w:marLeft w:val="0"/>
      <w:marRight w:val="0"/>
      <w:marTop w:val="0"/>
      <w:marBottom w:val="0"/>
      <w:divBdr>
        <w:top w:val="none" w:sz="0" w:space="0" w:color="auto"/>
        <w:left w:val="none" w:sz="0" w:space="0" w:color="auto"/>
        <w:bottom w:val="none" w:sz="0" w:space="0" w:color="auto"/>
        <w:right w:val="none" w:sz="0" w:space="0" w:color="auto"/>
      </w:divBdr>
    </w:div>
    <w:div w:id="127741938">
      <w:bodyDiv w:val="1"/>
      <w:marLeft w:val="0"/>
      <w:marRight w:val="0"/>
      <w:marTop w:val="0"/>
      <w:marBottom w:val="0"/>
      <w:divBdr>
        <w:top w:val="none" w:sz="0" w:space="0" w:color="auto"/>
        <w:left w:val="none" w:sz="0" w:space="0" w:color="auto"/>
        <w:bottom w:val="none" w:sz="0" w:space="0" w:color="auto"/>
        <w:right w:val="none" w:sz="0" w:space="0" w:color="auto"/>
      </w:divBdr>
    </w:div>
    <w:div w:id="127744859">
      <w:bodyDiv w:val="1"/>
      <w:marLeft w:val="0"/>
      <w:marRight w:val="0"/>
      <w:marTop w:val="0"/>
      <w:marBottom w:val="0"/>
      <w:divBdr>
        <w:top w:val="none" w:sz="0" w:space="0" w:color="auto"/>
        <w:left w:val="none" w:sz="0" w:space="0" w:color="auto"/>
        <w:bottom w:val="none" w:sz="0" w:space="0" w:color="auto"/>
        <w:right w:val="none" w:sz="0" w:space="0" w:color="auto"/>
      </w:divBdr>
    </w:div>
    <w:div w:id="129597269">
      <w:bodyDiv w:val="1"/>
      <w:marLeft w:val="0"/>
      <w:marRight w:val="0"/>
      <w:marTop w:val="0"/>
      <w:marBottom w:val="0"/>
      <w:divBdr>
        <w:top w:val="none" w:sz="0" w:space="0" w:color="auto"/>
        <w:left w:val="none" w:sz="0" w:space="0" w:color="auto"/>
        <w:bottom w:val="none" w:sz="0" w:space="0" w:color="auto"/>
        <w:right w:val="none" w:sz="0" w:space="0" w:color="auto"/>
      </w:divBdr>
    </w:div>
    <w:div w:id="130101199">
      <w:bodyDiv w:val="1"/>
      <w:marLeft w:val="0"/>
      <w:marRight w:val="0"/>
      <w:marTop w:val="0"/>
      <w:marBottom w:val="0"/>
      <w:divBdr>
        <w:top w:val="none" w:sz="0" w:space="0" w:color="auto"/>
        <w:left w:val="none" w:sz="0" w:space="0" w:color="auto"/>
        <w:bottom w:val="none" w:sz="0" w:space="0" w:color="auto"/>
        <w:right w:val="none" w:sz="0" w:space="0" w:color="auto"/>
      </w:divBdr>
    </w:div>
    <w:div w:id="130683366">
      <w:bodyDiv w:val="1"/>
      <w:marLeft w:val="0"/>
      <w:marRight w:val="0"/>
      <w:marTop w:val="0"/>
      <w:marBottom w:val="0"/>
      <w:divBdr>
        <w:top w:val="none" w:sz="0" w:space="0" w:color="auto"/>
        <w:left w:val="none" w:sz="0" w:space="0" w:color="auto"/>
        <w:bottom w:val="none" w:sz="0" w:space="0" w:color="auto"/>
        <w:right w:val="none" w:sz="0" w:space="0" w:color="auto"/>
      </w:divBdr>
    </w:div>
    <w:div w:id="130942847">
      <w:bodyDiv w:val="1"/>
      <w:marLeft w:val="0"/>
      <w:marRight w:val="0"/>
      <w:marTop w:val="0"/>
      <w:marBottom w:val="0"/>
      <w:divBdr>
        <w:top w:val="none" w:sz="0" w:space="0" w:color="auto"/>
        <w:left w:val="none" w:sz="0" w:space="0" w:color="auto"/>
        <w:bottom w:val="none" w:sz="0" w:space="0" w:color="auto"/>
        <w:right w:val="none" w:sz="0" w:space="0" w:color="auto"/>
      </w:divBdr>
    </w:div>
    <w:div w:id="131214630">
      <w:bodyDiv w:val="1"/>
      <w:marLeft w:val="0"/>
      <w:marRight w:val="0"/>
      <w:marTop w:val="0"/>
      <w:marBottom w:val="0"/>
      <w:divBdr>
        <w:top w:val="none" w:sz="0" w:space="0" w:color="auto"/>
        <w:left w:val="none" w:sz="0" w:space="0" w:color="auto"/>
        <w:bottom w:val="none" w:sz="0" w:space="0" w:color="auto"/>
        <w:right w:val="none" w:sz="0" w:space="0" w:color="auto"/>
      </w:divBdr>
    </w:div>
    <w:div w:id="131291174">
      <w:bodyDiv w:val="1"/>
      <w:marLeft w:val="0"/>
      <w:marRight w:val="0"/>
      <w:marTop w:val="0"/>
      <w:marBottom w:val="0"/>
      <w:divBdr>
        <w:top w:val="none" w:sz="0" w:space="0" w:color="auto"/>
        <w:left w:val="none" w:sz="0" w:space="0" w:color="auto"/>
        <w:bottom w:val="none" w:sz="0" w:space="0" w:color="auto"/>
        <w:right w:val="none" w:sz="0" w:space="0" w:color="auto"/>
      </w:divBdr>
    </w:div>
    <w:div w:id="132022183">
      <w:bodyDiv w:val="1"/>
      <w:marLeft w:val="0"/>
      <w:marRight w:val="0"/>
      <w:marTop w:val="0"/>
      <w:marBottom w:val="0"/>
      <w:divBdr>
        <w:top w:val="none" w:sz="0" w:space="0" w:color="auto"/>
        <w:left w:val="none" w:sz="0" w:space="0" w:color="auto"/>
        <w:bottom w:val="none" w:sz="0" w:space="0" w:color="auto"/>
        <w:right w:val="none" w:sz="0" w:space="0" w:color="auto"/>
      </w:divBdr>
    </w:div>
    <w:div w:id="132795395">
      <w:bodyDiv w:val="1"/>
      <w:marLeft w:val="0"/>
      <w:marRight w:val="0"/>
      <w:marTop w:val="0"/>
      <w:marBottom w:val="0"/>
      <w:divBdr>
        <w:top w:val="none" w:sz="0" w:space="0" w:color="auto"/>
        <w:left w:val="none" w:sz="0" w:space="0" w:color="auto"/>
        <w:bottom w:val="none" w:sz="0" w:space="0" w:color="auto"/>
        <w:right w:val="none" w:sz="0" w:space="0" w:color="auto"/>
      </w:divBdr>
    </w:div>
    <w:div w:id="133527461">
      <w:bodyDiv w:val="1"/>
      <w:marLeft w:val="0"/>
      <w:marRight w:val="0"/>
      <w:marTop w:val="0"/>
      <w:marBottom w:val="0"/>
      <w:divBdr>
        <w:top w:val="none" w:sz="0" w:space="0" w:color="auto"/>
        <w:left w:val="none" w:sz="0" w:space="0" w:color="auto"/>
        <w:bottom w:val="none" w:sz="0" w:space="0" w:color="auto"/>
        <w:right w:val="none" w:sz="0" w:space="0" w:color="auto"/>
      </w:divBdr>
    </w:div>
    <w:div w:id="134108601">
      <w:bodyDiv w:val="1"/>
      <w:marLeft w:val="0"/>
      <w:marRight w:val="0"/>
      <w:marTop w:val="0"/>
      <w:marBottom w:val="0"/>
      <w:divBdr>
        <w:top w:val="none" w:sz="0" w:space="0" w:color="auto"/>
        <w:left w:val="none" w:sz="0" w:space="0" w:color="auto"/>
        <w:bottom w:val="none" w:sz="0" w:space="0" w:color="auto"/>
        <w:right w:val="none" w:sz="0" w:space="0" w:color="auto"/>
      </w:divBdr>
    </w:div>
    <w:div w:id="134378552">
      <w:bodyDiv w:val="1"/>
      <w:marLeft w:val="0"/>
      <w:marRight w:val="0"/>
      <w:marTop w:val="0"/>
      <w:marBottom w:val="0"/>
      <w:divBdr>
        <w:top w:val="none" w:sz="0" w:space="0" w:color="auto"/>
        <w:left w:val="none" w:sz="0" w:space="0" w:color="auto"/>
        <w:bottom w:val="none" w:sz="0" w:space="0" w:color="auto"/>
        <w:right w:val="none" w:sz="0" w:space="0" w:color="auto"/>
      </w:divBdr>
    </w:div>
    <w:div w:id="134493600">
      <w:bodyDiv w:val="1"/>
      <w:marLeft w:val="0"/>
      <w:marRight w:val="0"/>
      <w:marTop w:val="0"/>
      <w:marBottom w:val="0"/>
      <w:divBdr>
        <w:top w:val="none" w:sz="0" w:space="0" w:color="auto"/>
        <w:left w:val="none" w:sz="0" w:space="0" w:color="auto"/>
        <w:bottom w:val="none" w:sz="0" w:space="0" w:color="auto"/>
        <w:right w:val="none" w:sz="0" w:space="0" w:color="auto"/>
      </w:divBdr>
    </w:div>
    <w:div w:id="134950950">
      <w:bodyDiv w:val="1"/>
      <w:marLeft w:val="0"/>
      <w:marRight w:val="0"/>
      <w:marTop w:val="0"/>
      <w:marBottom w:val="0"/>
      <w:divBdr>
        <w:top w:val="none" w:sz="0" w:space="0" w:color="auto"/>
        <w:left w:val="none" w:sz="0" w:space="0" w:color="auto"/>
        <w:bottom w:val="none" w:sz="0" w:space="0" w:color="auto"/>
        <w:right w:val="none" w:sz="0" w:space="0" w:color="auto"/>
      </w:divBdr>
    </w:div>
    <w:div w:id="135074022">
      <w:bodyDiv w:val="1"/>
      <w:marLeft w:val="0"/>
      <w:marRight w:val="0"/>
      <w:marTop w:val="0"/>
      <w:marBottom w:val="0"/>
      <w:divBdr>
        <w:top w:val="none" w:sz="0" w:space="0" w:color="auto"/>
        <w:left w:val="none" w:sz="0" w:space="0" w:color="auto"/>
        <w:bottom w:val="none" w:sz="0" w:space="0" w:color="auto"/>
        <w:right w:val="none" w:sz="0" w:space="0" w:color="auto"/>
      </w:divBdr>
    </w:div>
    <w:div w:id="136343555">
      <w:bodyDiv w:val="1"/>
      <w:marLeft w:val="0"/>
      <w:marRight w:val="0"/>
      <w:marTop w:val="0"/>
      <w:marBottom w:val="0"/>
      <w:divBdr>
        <w:top w:val="none" w:sz="0" w:space="0" w:color="auto"/>
        <w:left w:val="none" w:sz="0" w:space="0" w:color="auto"/>
        <w:bottom w:val="none" w:sz="0" w:space="0" w:color="auto"/>
        <w:right w:val="none" w:sz="0" w:space="0" w:color="auto"/>
      </w:divBdr>
    </w:div>
    <w:div w:id="136606872">
      <w:bodyDiv w:val="1"/>
      <w:marLeft w:val="0"/>
      <w:marRight w:val="0"/>
      <w:marTop w:val="0"/>
      <w:marBottom w:val="0"/>
      <w:divBdr>
        <w:top w:val="none" w:sz="0" w:space="0" w:color="auto"/>
        <w:left w:val="none" w:sz="0" w:space="0" w:color="auto"/>
        <w:bottom w:val="none" w:sz="0" w:space="0" w:color="auto"/>
        <w:right w:val="none" w:sz="0" w:space="0" w:color="auto"/>
      </w:divBdr>
    </w:div>
    <w:div w:id="136723160">
      <w:bodyDiv w:val="1"/>
      <w:marLeft w:val="0"/>
      <w:marRight w:val="0"/>
      <w:marTop w:val="0"/>
      <w:marBottom w:val="0"/>
      <w:divBdr>
        <w:top w:val="none" w:sz="0" w:space="0" w:color="auto"/>
        <w:left w:val="none" w:sz="0" w:space="0" w:color="auto"/>
        <w:bottom w:val="none" w:sz="0" w:space="0" w:color="auto"/>
        <w:right w:val="none" w:sz="0" w:space="0" w:color="auto"/>
      </w:divBdr>
    </w:div>
    <w:div w:id="136727115">
      <w:bodyDiv w:val="1"/>
      <w:marLeft w:val="0"/>
      <w:marRight w:val="0"/>
      <w:marTop w:val="0"/>
      <w:marBottom w:val="0"/>
      <w:divBdr>
        <w:top w:val="none" w:sz="0" w:space="0" w:color="auto"/>
        <w:left w:val="none" w:sz="0" w:space="0" w:color="auto"/>
        <w:bottom w:val="none" w:sz="0" w:space="0" w:color="auto"/>
        <w:right w:val="none" w:sz="0" w:space="0" w:color="auto"/>
      </w:divBdr>
    </w:div>
    <w:div w:id="137113281">
      <w:bodyDiv w:val="1"/>
      <w:marLeft w:val="0"/>
      <w:marRight w:val="0"/>
      <w:marTop w:val="0"/>
      <w:marBottom w:val="0"/>
      <w:divBdr>
        <w:top w:val="none" w:sz="0" w:space="0" w:color="auto"/>
        <w:left w:val="none" w:sz="0" w:space="0" w:color="auto"/>
        <w:bottom w:val="none" w:sz="0" w:space="0" w:color="auto"/>
        <w:right w:val="none" w:sz="0" w:space="0" w:color="auto"/>
      </w:divBdr>
    </w:div>
    <w:div w:id="137185082">
      <w:bodyDiv w:val="1"/>
      <w:marLeft w:val="0"/>
      <w:marRight w:val="0"/>
      <w:marTop w:val="0"/>
      <w:marBottom w:val="0"/>
      <w:divBdr>
        <w:top w:val="none" w:sz="0" w:space="0" w:color="auto"/>
        <w:left w:val="none" w:sz="0" w:space="0" w:color="auto"/>
        <w:bottom w:val="none" w:sz="0" w:space="0" w:color="auto"/>
        <w:right w:val="none" w:sz="0" w:space="0" w:color="auto"/>
      </w:divBdr>
    </w:div>
    <w:div w:id="137193069">
      <w:bodyDiv w:val="1"/>
      <w:marLeft w:val="0"/>
      <w:marRight w:val="0"/>
      <w:marTop w:val="0"/>
      <w:marBottom w:val="0"/>
      <w:divBdr>
        <w:top w:val="none" w:sz="0" w:space="0" w:color="auto"/>
        <w:left w:val="none" w:sz="0" w:space="0" w:color="auto"/>
        <w:bottom w:val="none" w:sz="0" w:space="0" w:color="auto"/>
        <w:right w:val="none" w:sz="0" w:space="0" w:color="auto"/>
      </w:divBdr>
    </w:div>
    <w:div w:id="137262433">
      <w:bodyDiv w:val="1"/>
      <w:marLeft w:val="0"/>
      <w:marRight w:val="0"/>
      <w:marTop w:val="0"/>
      <w:marBottom w:val="0"/>
      <w:divBdr>
        <w:top w:val="none" w:sz="0" w:space="0" w:color="auto"/>
        <w:left w:val="none" w:sz="0" w:space="0" w:color="auto"/>
        <w:bottom w:val="none" w:sz="0" w:space="0" w:color="auto"/>
        <w:right w:val="none" w:sz="0" w:space="0" w:color="auto"/>
      </w:divBdr>
    </w:div>
    <w:div w:id="138809042">
      <w:bodyDiv w:val="1"/>
      <w:marLeft w:val="0"/>
      <w:marRight w:val="0"/>
      <w:marTop w:val="0"/>
      <w:marBottom w:val="0"/>
      <w:divBdr>
        <w:top w:val="none" w:sz="0" w:space="0" w:color="auto"/>
        <w:left w:val="none" w:sz="0" w:space="0" w:color="auto"/>
        <w:bottom w:val="none" w:sz="0" w:space="0" w:color="auto"/>
        <w:right w:val="none" w:sz="0" w:space="0" w:color="auto"/>
      </w:divBdr>
    </w:div>
    <w:div w:id="139080168">
      <w:bodyDiv w:val="1"/>
      <w:marLeft w:val="0"/>
      <w:marRight w:val="0"/>
      <w:marTop w:val="0"/>
      <w:marBottom w:val="0"/>
      <w:divBdr>
        <w:top w:val="none" w:sz="0" w:space="0" w:color="auto"/>
        <w:left w:val="none" w:sz="0" w:space="0" w:color="auto"/>
        <w:bottom w:val="none" w:sz="0" w:space="0" w:color="auto"/>
        <w:right w:val="none" w:sz="0" w:space="0" w:color="auto"/>
      </w:divBdr>
    </w:div>
    <w:div w:id="139154786">
      <w:bodyDiv w:val="1"/>
      <w:marLeft w:val="0"/>
      <w:marRight w:val="0"/>
      <w:marTop w:val="0"/>
      <w:marBottom w:val="0"/>
      <w:divBdr>
        <w:top w:val="none" w:sz="0" w:space="0" w:color="auto"/>
        <w:left w:val="none" w:sz="0" w:space="0" w:color="auto"/>
        <w:bottom w:val="none" w:sz="0" w:space="0" w:color="auto"/>
        <w:right w:val="none" w:sz="0" w:space="0" w:color="auto"/>
      </w:divBdr>
    </w:div>
    <w:div w:id="139425726">
      <w:bodyDiv w:val="1"/>
      <w:marLeft w:val="0"/>
      <w:marRight w:val="0"/>
      <w:marTop w:val="0"/>
      <w:marBottom w:val="0"/>
      <w:divBdr>
        <w:top w:val="none" w:sz="0" w:space="0" w:color="auto"/>
        <w:left w:val="none" w:sz="0" w:space="0" w:color="auto"/>
        <w:bottom w:val="none" w:sz="0" w:space="0" w:color="auto"/>
        <w:right w:val="none" w:sz="0" w:space="0" w:color="auto"/>
      </w:divBdr>
    </w:div>
    <w:div w:id="140389417">
      <w:bodyDiv w:val="1"/>
      <w:marLeft w:val="0"/>
      <w:marRight w:val="0"/>
      <w:marTop w:val="0"/>
      <w:marBottom w:val="0"/>
      <w:divBdr>
        <w:top w:val="none" w:sz="0" w:space="0" w:color="auto"/>
        <w:left w:val="none" w:sz="0" w:space="0" w:color="auto"/>
        <w:bottom w:val="none" w:sz="0" w:space="0" w:color="auto"/>
        <w:right w:val="none" w:sz="0" w:space="0" w:color="auto"/>
      </w:divBdr>
    </w:div>
    <w:div w:id="140737578">
      <w:bodyDiv w:val="1"/>
      <w:marLeft w:val="0"/>
      <w:marRight w:val="0"/>
      <w:marTop w:val="0"/>
      <w:marBottom w:val="0"/>
      <w:divBdr>
        <w:top w:val="none" w:sz="0" w:space="0" w:color="auto"/>
        <w:left w:val="none" w:sz="0" w:space="0" w:color="auto"/>
        <w:bottom w:val="none" w:sz="0" w:space="0" w:color="auto"/>
        <w:right w:val="none" w:sz="0" w:space="0" w:color="auto"/>
      </w:divBdr>
    </w:div>
    <w:div w:id="141233955">
      <w:bodyDiv w:val="1"/>
      <w:marLeft w:val="0"/>
      <w:marRight w:val="0"/>
      <w:marTop w:val="0"/>
      <w:marBottom w:val="0"/>
      <w:divBdr>
        <w:top w:val="none" w:sz="0" w:space="0" w:color="auto"/>
        <w:left w:val="none" w:sz="0" w:space="0" w:color="auto"/>
        <w:bottom w:val="none" w:sz="0" w:space="0" w:color="auto"/>
        <w:right w:val="none" w:sz="0" w:space="0" w:color="auto"/>
      </w:divBdr>
    </w:div>
    <w:div w:id="141311030">
      <w:bodyDiv w:val="1"/>
      <w:marLeft w:val="0"/>
      <w:marRight w:val="0"/>
      <w:marTop w:val="0"/>
      <w:marBottom w:val="0"/>
      <w:divBdr>
        <w:top w:val="none" w:sz="0" w:space="0" w:color="auto"/>
        <w:left w:val="none" w:sz="0" w:space="0" w:color="auto"/>
        <w:bottom w:val="none" w:sz="0" w:space="0" w:color="auto"/>
        <w:right w:val="none" w:sz="0" w:space="0" w:color="auto"/>
      </w:divBdr>
    </w:div>
    <w:div w:id="142158323">
      <w:bodyDiv w:val="1"/>
      <w:marLeft w:val="0"/>
      <w:marRight w:val="0"/>
      <w:marTop w:val="0"/>
      <w:marBottom w:val="0"/>
      <w:divBdr>
        <w:top w:val="none" w:sz="0" w:space="0" w:color="auto"/>
        <w:left w:val="none" w:sz="0" w:space="0" w:color="auto"/>
        <w:bottom w:val="none" w:sz="0" w:space="0" w:color="auto"/>
        <w:right w:val="none" w:sz="0" w:space="0" w:color="auto"/>
      </w:divBdr>
    </w:div>
    <w:div w:id="142820813">
      <w:bodyDiv w:val="1"/>
      <w:marLeft w:val="0"/>
      <w:marRight w:val="0"/>
      <w:marTop w:val="0"/>
      <w:marBottom w:val="0"/>
      <w:divBdr>
        <w:top w:val="none" w:sz="0" w:space="0" w:color="auto"/>
        <w:left w:val="none" w:sz="0" w:space="0" w:color="auto"/>
        <w:bottom w:val="none" w:sz="0" w:space="0" w:color="auto"/>
        <w:right w:val="none" w:sz="0" w:space="0" w:color="auto"/>
      </w:divBdr>
    </w:div>
    <w:div w:id="143016073">
      <w:bodyDiv w:val="1"/>
      <w:marLeft w:val="0"/>
      <w:marRight w:val="0"/>
      <w:marTop w:val="0"/>
      <w:marBottom w:val="0"/>
      <w:divBdr>
        <w:top w:val="none" w:sz="0" w:space="0" w:color="auto"/>
        <w:left w:val="none" w:sz="0" w:space="0" w:color="auto"/>
        <w:bottom w:val="none" w:sz="0" w:space="0" w:color="auto"/>
        <w:right w:val="none" w:sz="0" w:space="0" w:color="auto"/>
      </w:divBdr>
    </w:div>
    <w:div w:id="143471487">
      <w:bodyDiv w:val="1"/>
      <w:marLeft w:val="0"/>
      <w:marRight w:val="0"/>
      <w:marTop w:val="0"/>
      <w:marBottom w:val="0"/>
      <w:divBdr>
        <w:top w:val="none" w:sz="0" w:space="0" w:color="auto"/>
        <w:left w:val="none" w:sz="0" w:space="0" w:color="auto"/>
        <w:bottom w:val="none" w:sz="0" w:space="0" w:color="auto"/>
        <w:right w:val="none" w:sz="0" w:space="0" w:color="auto"/>
      </w:divBdr>
    </w:div>
    <w:div w:id="143549505">
      <w:bodyDiv w:val="1"/>
      <w:marLeft w:val="0"/>
      <w:marRight w:val="0"/>
      <w:marTop w:val="0"/>
      <w:marBottom w:val="0"/>
      <w:divBdr>
        <w:top w:val="none" w:sz="0" w:space="0" w:color="auto"/>
        <w:left w:val="none" w:sz="0" w:space="0" w:color="auto"/>
        <w:bottom w:val="none" w:sz="0" w:space="0" w:color="auto"/>
        <w:right w:val="none" w:sz="0" w:space="0" w:color="auto"/>
      </w:divBdr>
    </w:div>
    <w:div w:id="144132791">
      <w:bodyDiv w:val="1"/>
      <w:marLeft w:val="0"/>
      <w:marRight w:val="0"/>
      <w:marTop w:val="0"/>
      <w:marBottom w:val="0"/>
      <w:divBdr>
        <w:top w:val="none" w:sz="0" w:space="0" w:color="auto"/>
        <w:left w:val="none" w:sz="0" w:space="0" w:color="auto"/>
        <w:bottom w:val="none" w:sz="0" w:space="0" w:color="auto"/>
        <w:right w:val="none" w:sz="0" w:space="0" w:color="auto"/>
      </w:divBdr>
    </w:div>
    <w:div w:id="147137722">
      <w:bodyDiv w:val="1"/>
      <w:marLeft w:val="0"/>
      <w:marRight w:val="0"/>
      <w:marTop w:val="0"/>
      <w:marBottom w:val="0"/>
      <w:divBdr>
        <w:top w:val="none" w:sz="0" w:space="0" w:color="auto"/>
        <w:left w:val="none" w:sz="0" w:space="0" w:color="auto"/>
        <w:bottom w:val="none" w:sz="0" w:space="0" w:color="auto"/>
        <w:right w:val="none" w:sz="0" w:space="0" w:color="auto"/>
      </w:divBdr>
    </w:div>
    <w:div w:id="147140684">
      <w:bodyDiv w:val="1"/>
      <w:marLeft w:val="0"/>
      <w:marRight w:val="0"/>
      <w:marTop w:val="0"/>
      <w:marBottom w:val="0"/>
      <w:divBdr>
        <w:top w:val="none" w:sz="0" w:space="0" w:color="auto"/>
        <w:left w:val="none" w:sz="0" w:space="0" w:color="auto"/>
        <w:bottom w:val="none" w:sz="0" w:space="0" w:color="auto"/>
        <w:right w:val="none" w:sz="0" w:space="0" w:color="auto"/>
      </w:divBdr>
    </w:div>
    <w:div w:id="147400243">
      <w:bodyDiv w:val="1"/>
      <w:marLeft w:val="0"/>
      <w:marRight w:val="0"/>
      <w:marTop w:val="0"/>
      <w:marBottom w:val="0"/>
      <w:divBdr>
        <w:top w:val="none" w:sz="0" w:space="0" w:color="auto"/>
        <w:left w:val="none" w:sz="0" w:space="0" w:color="auto"/>
        <w:bottom w:val="none" w:sz="0" w:space="0" w:color="auto"/>
        <w:right w:val="none" w:sz="0" w:space="0" w:color="auto"/>
      </w:divBdr>
    </w:div>
    <w:div w:id="148522370">
      <w:bodyDiv w:val="1"/>
      <w:marLeft w:val="0"/>
      <w:marRight w:val="0"/>
      <w:marTop w:val="0"/>
      <w:marBottom w:val="0"/>
      <w:divBdr>
        <w:top w:val="none" w:sz="0" w:space="0" w:color="auto"/>
        <w:left w:val="none" w:sz="0" w:space="0" w:color="auto"/>
        <w:bottom w:val="none" w:sz="0" w:space="0" w:color="auto"/>
        <w:right w:val="none" w:sz="0" w:space="0" w:color="auto"/>
      </w:divBdr>
    </w:div>
    <w:div w:id="148834328">
      <w:bodyDiv w:val="1"/>
      <w:marLeft w:val="0"/>
      <w:marRight w:val="0"/>
      <w:marTop w:val="0"/>
      <w:marBottom w:val="0"/>
      <w:divBdr>
        <w:top w:val="none" w:sz="0" w:space="0" w:color="auto"/>
        <w:left w:val="none" w:sz="0" w:space="0" w:color="auto"/>
        <w:bottom w:val="none" w:sz="0" w:space="0" w:color="auto"/>
        <w:right w:val="none" w:sz="0" w:space="0" w:color="auto"/>
      </w:divBdr>
    </w:div>
    <w:div w:id="148981279">
      <w:bodyDiv w:val="1"/>
      <w:marLeft w:val="0"/>
      <w:marRight w:val="0"/>
      <w:marTop w:val="0"/>
      <w:marBottom w:val="0"/>
      <w:divBdr>
        <w:top w:val="none" w:sz="0" w:space="0" w:color="auto"/>
        <w:left w:val="none" w:sz="0" w:space="0" w:color="auto"/>
        <w:bottom w:val="none" w:sz="0" w:space="0" w:color="auto"/>
        <w:right w:val="none" w:sz="0" w:space="0" w:color="auto"/>
      </w:divBdr>
    </w:div>
    <w:div w:id="149375082">
      <w:bodyDiv w:val="1"/>
      <w:marLeft w:val="0"/>
      <w:marRight w:val="0"/>
      <w:marTop w:val="0"/>
      <w:marBottom w:val="0"/>
      <w:divBdr>
        <w:top w:val="none" w:sz="0" w:space="0" w:color="auto"/>
        <w:left w:val="none" w:sz="0" w:space="0" w:color="auto"/>
        <w:bottom w:val="none" w:sz="0" w:space="0" w:color="auto"/>
        <w:right w:val="none" w:sz="0" w:space="0" w:color="auto"/>
      </w:divBdr>
    </w:div>
    <w:div w:id="149758102">
      <w:bodyDiv w:val="1"/>
      <w:marLeft w:val="0"/>
      <w:marRight w:val="0"/>
      <w:marTop w:val="0"/>
      <w:marBottom w:val="0"/>
      <w:divBdr>
        <w:top w:val="none" w:sz="0" w:space="0" w:color="auto"/>
        <w:left w:val="none" w:sz="0" w:space="0" w:color="auto"/>
        <w:bottom w:val="none" w:sz="0" w:space="0" w:color="auto"/>
        <w:right w:val="none" w:sz="0" w:space="0" w:color="auto"/>
      </w:divBdr>
    </w:div>
    <w:div w:id="150099908">
      <w:bodyDiv w:val="1"/>
      <w:marLeft w:val="0"/>
      <w:marRight w:val="0"/>
      <w:marTop w:val="0"/>
      <w:marBottom w:val="0"/>
      <w:divBdr>
        <w:top w:val="none" w:sz="0" w:space="0" w:color="auto"/>
        <w:left w:val="none" w:sz="0" w:space="0" w:color="auto"/>
        <w:bottom w:val="none" w:sz="0" w:space="0" w:color="auto"/>
        <w:right w:val="none" w:sz="0" w:space="0" w:color="auto"/>
      </w:divBdr>
    </w:div>
    <w:div w:id="150489703">
      <w:bodyDiv w:val="1"/>
      <w:marLeft w:val="0"/>
      <w:marRight w:val="0"/>
      <w:marTop w:val="0"/>
      <w:marBottom w:val="0"/>
      <w:divBdr>
        <w:top w:val="none" w:sz="0" w:space="0" w:color="auto"/>
        <w:left w:val="none" w:sz="0" w:space="0" w:color="auto"/>
        <w:bottom w:val="none" w:sz="0" w:space="0" w:color="auto"/>
        <w:right w:val="none" w:sz="0" w:space="0" w:color="auto"/>
      </w:divBdr>
    </w:div>
    <w:div w:id="151415713">
      <w:bodyDiv w:val="1"/>
      <w:marLeft w:val="0"/>
      <w:marRight w:val="0"/>
      <w:marTop w:val="0"/>
      <w:marBottom w:val="0"/>
      <w:divBdr>
        <w:top w:val="none" w:sz="0" w:space="0" w:color="auto"/>
        <w:left w:val="none" w:sz="0" w:space="0" w:color="auto"/>
        <w:bottom w:val="none" w:sz="0" w:space="0" w:color="auto"/>
        <w:right w:val="none" w:sz="0" w:space="0" w:color="auto"/>
      </w:divBdr>
    </w:div>
    <w:div w:id="152528296">
      <w:bodyDiv w:val="1"/>
      <w:marLeft w:val="0"/>
      <w:marRight w:val="0"/>
      <w:marTop w:val="0"/>
      <w:marBottom w:val="0"/>
      <w:divBdr>
        <w:top w:val="none" w:sz="0" w:space="0" w:color="auto"/>
        <w:left w:val="none" w:sz="0" w:space="0" w:color="auto"/>
        <w:bottom w:val="none" w:sz="0" w:space="0" w:color="auto"/>
        <w:right w:val="none" w:sz="0" w:space="0" w:color="auto"/>
      </w:divBdr>
    </w:div>
    <w:div w:id="152844747">
      <w:bodyDiv w:val="1"/>
      <w:marLeft w:val="0"/>
      <w:marRight w:val="0"/>
      <w:marTop w:val="0"/>
      <w:marBottom w:val="0"/>
      <w:divBdr>
        <w:top w:val="none" w:sz="0" w:space="0" w:color="auto"/>
        <w:left w:val="none" w:sz="0" w:space="0" w:color="auto"/>
        <w:bottom w:val="none" w:sz="0" w:space="0" w:color="auto"/>
        <w:right w:val="none" w:sz="0" w:space="0" w:color="auto"/>
      </w:divBdr>
    </w:div>
    <w:div w:id="154416584">
      <w:bodyDiv w:val="1"/>
      <w:marLeft w:val="0"/>
      <w:marRight w:val="0"/>
      <w:marTop w:val="0"/>
      <w:marBottom w:val="0"/>
      <w:divBdr>
        <w:top w:val="none" w:sz="0" w:space="0" w:color="auto"/>
        <w:left w:val="none" w:sz="0" w:space="0" w:color="auto"/>
        <w:bottom w:val="none" w:sz="0" w:space="0" w:color="auto"/>
        <w:right w:val="none" w:sz="0" w:space="0" w:color="auto"/>
      </w:divBdr>
    </w:div>
    <w:div w:id="154421081">
      <w:bodyDiv w:val="1"/>
      <w:marLeft w:val="0"/>
      <w:marRight w:val="0"/>
      <w:marTop w:val="0"/>
      <w:marBottom w:val="0"/>
      <w:divBdr>
        <w:top w:val="none" w:sz="0" w:space="0" w:color="auto"/>
        <w:left w:val="none" w:sz="0" w:space="0" w:color="auto"/>
        <w:bottom w:val="none" w:sz="0" w:space="0" w:color="auto"/>
        <w:right w:val="none" w:sz="0" w:space="0" w:color="auto"/>
      </w:divBdr>
    </w:div>
    <w:div w:id="154883626">
      <w:bodyDiv w:val="1"/>
      <w:marLeft w:val="0"/>
      <w:marRight w:val="0"/>
      <w:marTop w:val="0"/>
      <w:marBottom w:val="0"/>
      <w:divBdr>
        <w:top w:val="none" w:sz="0" w:space="0" w:color="auto"/>
        <w:left w:val="none" w:sz="0" w:space="0" w:color="auto"/>
        <w:bottom w:val="none" w:sz="0" w:space="0" w:color="auto"/>
        <w:right w:val="none" w:sz="0" w:space="0" w:color="auto"/>
      </w:divBdr>
    </w:div>
    <w:div w:id="155347438">
      <w:bodyDiv w:val="1"/>
      <w:marLeft w:val="0"/>
      <w:marRight w:val="0"/>
      <w:marTop w:val="0"/>
      <w:marBottom w:val="0"/>
      <w:divBdr>
        <w:top w:val="none" w:sz="0" w:space="0" w:color="auto"/>
        <w:left w:val="none" w:sz="0" w:space="0" w:color="auto"/>
        <w:bottom w:val="none" w:sz="0" w:space="0" w:color="auto"/>
        <w:right w:val="none" w:sz="0" w:space="0" w:color="auto"/>
      </w:divBdr>
    </w:div>
    <w:div w:id="156120053">
      <w:bodyDiv w:val="1"/>
      <w:marLeft w:val="0"/>
      <w:marRight w:val="0"/>
      <w:marTop w:val="0"/>
      <w:marBottom w:val="0"/>
      <w:divBdr>
        <w:top w:val="none" w:sz="0" w:space="0" w:color="auto"/>
        <w:left w:val="none" w:sz="0" w:space="0" w:color="auto"/>
        <w:bottom w:val="none" w:sz="0" w:space="0" w:color="auto"/>
        <w:right w:val="none" w:sz="0" w:space="0" w:color="auto"/>
      </w:divBdr>
    </w:div>
    <w:div w:id="156456315">
      <w:bodyDiv w:val="1"/>
      <w:marLeft w:val="0"/>
      <w:marRight w:val="0"/>
      <w:marTop w:val="0"/>
      <w:marBottom w:val="0"/>
      <w:divBdr>
        <w:top w:val="none" w:sz="0" w:space="0" w:color="auto"/>
        <w:left w:val="none" w:sz="0" w:space="0" w:color="auto"/>
        <w:bottom w:val="none" w:sz="0" w:space="0" w:color="auto"/>
        <w:right w:val="none" w:sz="0" w:space="0" w:color="auto"/>
      </w:divBdr>
    </w:div>
    <w:div w:id="156961929">
      <w:bodyDiv w:val="1"/>
      <w:marLeft w:val="0"/>
      <w:marRight w:val="0"/>
      <w:marTop w:val="0"/>
      <w:marBottom w:val="0"/>
      <w:divBdr>
        <w:top w:val="none" w:sz="0" w:space="0" w:color="auto"/>
        <w:left w:val="none" w:sz="0" w:space="0" w:color="auto"/>
        <w:bottom w:val="none" w:sz="0" w:space="0" w:color="auto"/>
        <w:right w:val="none" w:sz="0" w:space="0" w:color="auto"/>
      </w:divBdr>
    </w:div>
    <w:div w:id="157036240">
      <w:bodyDiv w:val="1"/>
      <w:marLeft w:val="0"/>
      <w:marRight w:val="0"/>
      <w:marTop w:val="0"/>
      <w:marBottom w:val="0"/>
      <w:divBdr>
        <w:top w:val="none" w:sz="0" w:space="0" w:color="auto"/>
        <w:left w:val="none" w:sz="0" w:space="0" w:color="auto"/>
        <w:bottom w:val="none" w:sz="0" w:space="0" w:color="auto"/>
        <w:right w:val="none" w:sz="0" w:space="0" w:color="auto"/>
      </w:divBdr>
    </w:div>
    <w:div w:id="157309467">
      <w:bodyDiv w:val="1"/>
      <w:marLeft w:val="0"/>
      <w:marRight w:val="0"/>
      <w:marTop w:val="0"/>
      <w:marBottom w:val="0"/>
      <w:divBdr>
        <w:top w:val="none" w:sz="0" w:space="0" w:color="auto"/>
        <w:left w:val="none" w:sz="0" w:space="0" w:color="auto"/>
        <w:bottom w:val="none" w:sz="0" w:space="0" w:color="auto"/>
        <w:right w:val="none" w:sz="0" w:space="0" w:color="auto"/>
      </w:divBdr>
    </w:div>
    <w:div w:id="157617974">
      <w:bodyDiv w:val="1"/>
      <w:marLeft w:val="0"/>
      <w:marRight w:val="0"/>
      <w:marTop w:val="0"/>
      <w:marBottom w:val="0"/>
      <w:divBdr>
        <w:top w:val="none" w:sz="0" w:space="0" w:color="auto"/>
        <w:left w:val="none" w:sz="0" w:space="0" w:color="auto"/>
        <w:bottom w:val="none" w:sz="0" w:space="0" w:color="auto"/>
        <w:right w:val="none" w:sz="0" w:space="0" w:color="auto"/>
      </w:divBdr>
    </w:div>
    <w:div w:id="159129149">
      <w:bodyDiv w:val="1"/>
      <w:marLeft w:val="0"/>
      <w:marRight w:val="0"/>
      <w:marTop w:val="0"/>
      <w:marBottom w:val="0"/>
      <w:divBdr>
        <w:top w:val="none" w:sz="0" w:space="0" w:color="auto"/>
        <w:left w:val="none" w:sz="0" w:space="0" w:color="auto"/>
        <w:bottom w:val="none" w:sz="0" w:space="0" w:color="auto"/>
        <w:right w:val="none" w:sz="0" w:space="0" w:color="auto"/>
      </w:divBdr>
    </w:div>
    <w:div w:id="160201758">
      <w:bodyDiv w:val="1"/>
      <w:marLeft w:val="0"/>
      <w:marRight w:val="0"/>
      <w:marTop w:val="0"/>
      <w:marBottom w:val="0"/>
      <w:divBdr>
        <w:top w:val="none" w:sz="0" w:space="0" w:color="auto"/>
        <w:left w:val="none" w:sz="0" w:space="0" w:color="auto"/>
        <w:bottom w:val="none" w:sz="0" w:space="0" w:color="auto"/>
        <w:right w:val="none" w:sz="0" w:space="0" w:color="auto"/>
      </w:divBdr>
    </w:div>
    <w:div w:id="160507242">
      <w:bodyDiv w:val="1"/>
      <w:marLeft w:val="0"/>
      <w:marRight w:val="0"/>
      <w:marTop w:val="0"/>
      <w:marBottom w:val="0"/>
      <w:divBdr>
        <w:top w:val="none" w:sz="0" w:space="0" w:color="auto"/>
        <w:left w:val="none" w:sz="0" w:space="0" w:color="auto"/>
        <w:bottom w:val="none" w:sz="0" w:space="0" w:color="auto"/>
        <w:right w:val="none" w:sz="0" w:space="0" w:color="auto"/>
      </w:divBdr>
    </w:div>
    <w:div w:id="160781497">
      <w:bodyDiv w:val="1"/>
      <w:marLeft w:val="0"/>
      <w:marRight w:val="0"/>
      <w:marTop w:val="0"/>
      <w:marBottom w:val="0"/>
      <w:divBdr>
        <w:top w:val="none" w:sz="0" w:space="0" w:color="auto"/>
        <w:left w:val="none" w:sz="0" w:space="0" w:color="auto"/>
        <w:bottom w:val="none" w:sz="0" w:space="0" w:color="auto"/>
        <w:right w:val="none" w:sz="0" w:space="0" w:color="auto"/>
      </w:divBdr>
    </w:div>
    <w:div w:id="161507714">
      <w:bodyDiv w:val="1"/>
      <w:marLeft w:val="0"/>
      <w:marRight w:val="0"/>
      <w:marTop w:val="0"/>
      <w:marBottom w:val="0"/>
      <w:divBdr>
        <w:top w:val="none" w:sz="0" w:space="0" w:color="auto"/>
        <w:left w:val="none" w:sz="0" w:space="0" w:color="auto"/>
        <w:bottom w:val="none" w:sz="0" w:space="0" w:color="auto"/>
        <w:right w:val="none" w:sz="0" w:space="0" w:color="auto"/>
      </w:divBdr>
    </w:div>
    <w:div w:id="162354172">
      <w:bodyDiv w:val="1"/>
      <w:marLeft w:val="0"/>
      <w:marRight w:val="0"/>
      <w:marTop w:val="0"/>
      <w:marBottom w:val="0"/>
      <w:divBdr>
        <w:top w:val="none" w:sz="0" w:space="0" w:color="auto"/>
        <w:left w:val="none" w:sz="0" w:space="0" w:color="auto"/>
        <w:bottom w:val="none" w:sz="0" w:space="0" w:color="auto"/>
        <w:right w:val="none" w:sz="0" w:space="0" w:color="auto"/>
      </w:divBdr>
    </w:div>
    <w:div w:id="163596284">
      <w:bodyDiv w:val="1"/>
      <w:marLeft w:val="0"/>
      <w:marRight w:val="0"/>
      <w:marTop w:val="0"/>
      <w:marBottom w:val="0"/>
      <w:divBdr>
        <w:top w:val="none" w:sz="0" w:space="0" w:color="auto"/>
        <w:left w:val="none" w:sz="0" w:space="0" w:color="auto"/>
        <w:bottom w:val="none" w:sz="0" w:space="0" w:color="auto"/>
        <w:right w:val="none" w:sz="0" w:space="0" w:color="auto"/>
      </w:divBdr>
    </w:div>
    <w:div w:id="165290389">
      <w:bodyDiv w:val="1"/>
      <w:marLeft w:val="0"/>
      <w:marRight w:val="0"/>
      <w:marTop w:val="0"/>
      <w:marBottom w:val="0"/>
      <w:divBdr>
        <w:top w:val="none" w:sz="0" w:space="0" w:color="auto"/>
        <w:left w:val="none" w:sz="0" w:space="0" w:color="auto"/>
        <w:bottom w:val="none" w:sz="0" w:space="0" w:color="auto"/>
        <w:right w:val="none" w:sz="0" w:space="0" w:color="auto"/>
      </w:divBdr>
    </w:div>
    <w:div w:id="165635598">
      <w:bodyDiv w:val="1"/>
      <w:marLeft w:val="0"/>
      <w:marRight w:val="0"/>
      <w:marTop w:val="0"/>
      <w:marBottom w:val="0"/>
      <w:divBdr>
        <w:top w:val="none" w:sz="0" w:space="0" w:color="auto"/>
        <w:left w:val="none" w:sz="0" w:space="0" w:color="auto"/>
        <w:bottom w:val="none" w:sz="0" w:space="0" w:color="auto"/>
        <w:right w:val="none" w:sz="0" w:space="0" w:color="auto"/>
      </w:divBdr>
    </w:div>
    <w:div w:id="166022417">
      <w:bodyDiv w:val="1"/>
      <w:marLeft w:val="0"/>
      <w:marRight w:val="0"/>
      <w:marTop w:val="0"/>
      <w:marBottom w:val="0"/>
      <w:divBdr>
        <w:top w:val="none" w:sz="0" w:space="0" w:color="auto"/>
        <w:left w:val="none" w:sz="0" w:space="0" w:color="auto"/>
        <w:bottom w:val="none" w:sz="0" w:space="0" w:color="auto"/>
        <w:right w:val="none" w:sz="0" w:space="0" w:color="auto"/>
      </w:divBdr>
    </w:div>
    <w:div w:id="166210384">
      <w:bodyDiv w:val="1"/>
      <w:marLeft w:val="0"/>
      <w:marRight w:val="0"/>
      <w:marTop w:val="0"/>
      <w:marBottom w:val="0"/>
      <w:divBdr>
        <w:top w:val="none" w:sz="0" w:space="0" w:color="auto"/>
        <w:left w:val="none" w:sz="0" w:space="0" w:color="auto"/>
        <w:bottom w:val="none" w:sz="0" w:space="0" w:color="auto"/>
        <w:right w:val="none" w:sz="0" w:space="0" w:color="auto"/>
      </w:divBdr>
    </w:div>
    <w:div w:id="166217312">
      <w:bodyDiv w:val="1"/>
      <w:marLeft w:val="0"/>
      <w:marRight w:val="0"/>
      <w:marTop w:val="0"/>
      <w:marBottom w:val="0"/>
      <w:divBdr>
        <w:top w:val="none" w:sz="0" w:space="0" w:color="auto"/>
        <w:left w:val="none" w:sz="0" w:space="0" w:color="auto"/>
        <w:bottom w:val="none" w:sz="0" w:space="0" w:color="auto"/>
        <w:right w:val="none" w:sz="0" w:space="0" w:color="auto"/>
      </w:divBdr>
    </w:div>
    <w:div w:id="166487040">
      <w:bodyDiv w:val="1"/>
      <w:marLeft w:val="0"/>
      <w:marRight w:val="0"/>
      <w:marTop w:val="0"/>
      <w:marBottom w:val="0"/>
      <w:divBdr>
        <w:top w:val="none" w:sz="0" w:space="0" w:color="auto"/>
        <w:left w:val="none" w:sz="0" w:space="0" w:color="auto"/>
        <w:bottom w:val="none" w:sz="0" w:space="0" w:color="auto"/>
        <w:right w:val="none" w:sz="0" w:space="0" w:color="auto"/>
      </w:divBdr>
    </w:div>
    <w:div w:id="166558566">
      <w:bodyDiv w:val="1"/>
      <w:marLeft w:val="0"/>
      <w:marRight w:val="0"/>
      <w:marTop w:val="0"/>
      <w:marBottom w:val="0"/>
      <w:divBdr>
        <w:top w:val="none" w:sz="0" w:space="0" w:color="auto"/>
        <w:left w:val="none" w:sz="0" w:space="0" w:color="auto"/>
        <w:bottom w:val="none" w:sz="0" w:space="0" w:color="auto"/>
        <w:right w:val="none" w:sz="0" w:space="0" w:color="auto"/>
      </w:divBdr>
    </w:div>
    <w:div w:id="167602948">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68523945">
      <w:bodyDiv w:val="1"/>
      <w:marLeft w:val="0"/>
      <w:marRight w:val="0"/>
      <w:marTop w:val="0"/>
      <w:marBottom w:val="0"/>
      <w:divBdr>
        <w:top w:val="none" w:sz="0" w:space="0" w:color="auto"/>
        <w:left w:val="none" w:sz="0" w:space="0" w:color="auto"/>
        <w:bottom w:val="none" w:sz="0" w:space="0" w:color="auto"/>
        <w:right w:val="none" w:sz="0" w:space="0" w:color="auto"/>
      </w:divBdr>
    </w:div>
    <w:div w:id="168909393">
      <w:bodyDiv w:val="1"/>
      <w:marLeft w:val="0"/>
      <w:marRight w:val="0"/>
      <w:marTop w:val="0"/>
      <w:marBottom w:val="0"/>
      <w:divBdr>
        <w:top w:val="none" w:sz="0" w:space="0" w:color="auto"/>
        <w:left w:val="none" w:sz="0" w:space="0" w:color="auto"/>
        <w:bottom w:val="none" w:sz="0" w:space="0" w:color="auto"/>
        <w:right w:val="none" w:sz="0" w:space="0" w:color="auto"/>
      </w:divBdr>
    </w:div>
    <w:div w:id="169878664">
      <w:bodyDiv w:val="1"/>
      <w:marLeft w:val="0"/>
      <w:marRight w:val="0"/>
      <w:marTop w:val="0"/>
      <w:marBottom w:val="0"/>
      <w:divBdr>
        <w:top w:val="none" w:sz="0" w:space="0" w:color="auto"/>
        <w:left w:val="none" w:sz="0" w:space="0" w:color="auto"/>
        <w:bottom w:val="none" w:sz="0" w:space="0" w:color="auto"/>
        <w:right w:val="none" w:sz="0" w:space="0" w:color="auto"/>
      </w:divBdr>
    </w:div>
    <w:div w:id="169954695">
      <w:bodyDiv w:val="1"/>
      <w:marLeft w:val="0"/>
      <w:marRight w:val="0"/>
      <w:marTop w:val="0"/>
      <w:marBottom w:val="0"/>
      <w:divBdr>
        <w:top w:val="none" w:sz="0" w:space="0" w:color="auto"/>
        <w:left w:val="none" w:sz="0" w:space="0" w:color="auto"/>
        <w:bottom w:val="none" w:sz="0" w:space="0" w:color="auto"/>
        <w:right w:val="none" w:sz="0" w:space="0" w:color="auto"/>
      </w:divBdr>
    </w:div>
    <w:div w:id="171605764">
      <w:bodyDiv w:val="1"/>
      <w:marLeft w:val="0"/>
      <w:marRight w:val="0"/>
      <w:marTop w:val="0"/>
      <w:marBottom w:val="0"/>
      <w:divBdr>
        <w:top w:val="none" w:sz="0" w:space="0" w:color="auto"/>
        <w:left w:val="none" w:sz="0" w:space="0" w:color="auto"/>
        <w:bottom w:val="none" w:sz="0" w:space="0" w:color="auto"/>
        <w:right w:val="none" w:sz="0" w:space="0" w:color="auto"/>
      </w:divBdr>
    </w:div>
    <w:div w:id="171725498">
      <w:bodyDiv w:val="1"/>
      <w:marLeft w:val="0"/>
      <w:marRight w:val="0"/>
      <w:marTop w:val="0"/>
      <w:marBottom w:val="0"/>
      <w:divBdr>
        <w:top w:val="none" w:sz="0" w:space="0" w:color="auto"/>
        <w:left w:val="none" w:sz="0" w:space="0" w:color="auto"/>
        <w:bottom w:val="none" w:sz="0" w:space="0" w:color="auto"/>
        <w:right w:val="none" w:sz="0" w:space="0" w:color="auto"/>
      </w:divBdr>
    </w:div>
    <w:div w:id="171920166">
      <w:bodyDiv w:val="1"/>
      <w:marLeft w:val="0"/>
      <w:marRight w:val="0"/>
      <w:marTop w:val="0"/>
      <w:marBottom w:val="0"/>
      <w:divBdr>
        <w:top w:val="none" w:sz="0" w:space="0" w:color="auto"/>
        <w:left w:val="none" w:sz="0" w:space="0" w:color="auto"/>
        <w:bottom w:val="none" w:sz="0" w:space="0" w:color="auto"/>
        <w:right w:val="none" w:sz="0" w:space="0" w:color="auto"/>
      </w:divBdr>
    </w:div>
    <w:div w:id="173082800">
      <w:bodyDiv w:val="1"/>
      <w:marLeft w:val="0"/>
      <w:marRight w:val="0"/>
      <w:marTop w:val="0"/>
      <w:marBottom w:val="0"/>
      <w:divBdr>
        <w:top w:val="none" w:sz="0" w:space="0" w:color="auto"/>
        <w:left w:val="none" w:sz="0" w:space="0" w:color="auto"/>
        <w:bottom w:val="none" w:sz="0" w:space="0" w:color="auto"/>
        <w:right w:val="none" w:sz="0" w:space="0" w:color="auto"/>
      </w:divBdr>
    </w:div>
    <w:div w:id="173689449">
      <w:bodyDiv w:val="1"/>
      <w:marLeft w:val="0"/>
      <w:marRight w:val="0"/>
      <w:marTop w:val="0"/>
      <w:marBottom w:val="0"/>
      <w:divBdr>
        <w:top w:val="none" w:sz="0" w:space="0" w:color="auto"/>
        <w:left w:val="none" w:sz="0" w:space="0" w:color="auto"/>
        <w:bottom w:val="none" w:sz="0" w:space="0" w:color="auto"/>
        <w:right w:val="none" w:sz="0" w:space="0" w:color="auto"/>
      </w:divBdr>
    </w:div>
    <w:div w:id="174272086">
      <w:bodyDiv w:val="1"/>
      <w:marLeft w:val="0"/>
      <w:marRight w:val="0"/>
      <w:marTop w:val="0"/>
      <w:marBottom w:val="0"/>
      <w:divBdr>
        <w:top w:val="none" w:sz="0" w:space="0" w:color="auto"/>
        <w:left w:val="none" w:sz="0" w:space="0" w:color="auto"/>
        <w:bottom w:val="none" w:sz="0" w:space="0" w:color="auto"/>
        <w:right w:val="none" w:sz="0" w:space="0" w:color="auto"/>
      </w:divBdr>
    </w:div>
    <w:div w:id="174464869">
      <w:bodyDiv w:val="1"/>
      <w:marLeft w:val="0"/>
      <w:marRight w:val="0"/>
      <w:marTop w:val="0"/>
      <w:marBottom w:val="0"/>
      <w:divBdr>
        <w:top w:val="none" w:sz="0" w:space="0" w:color="auto"/>
        <w:left w:val="none" w:sz="0" w:space="0" w:color="auto"/>
        <w:bottom w:val="none" w:sz="0" w:space="0" w:color="auto"/>
        <w:right w:val="none" w:sz="0" w:space="0" w:color="auto"/>
      </w:divBdr>
    </w:div>
    <w:div w:id="174610708">
      <w:bodyDiv w:val="1"/>
      <w:marLeft w:val="0"/>
      <w:marRight w:val="0"/>
      <w:marTop w:val="0"/>
      <w:marBottom w:val="0"/>
      <w:divBdr>
        <w:top w:val="none" w:sz="0" w:space="0" w:color="auto"/>
        <w:left w:val="none" w:sz="0" w:space="0" w:color="auto"/>
        <w:bottom w:val="none" w:sz="0" w:space="0" w:color="auto"/>
        <w:right w:val="none" w:sz="0" w:space="0" w:color="auto"/>
      </w:divBdr>
    </w:div>
    <w:div w:id="176431578">
      <w:bodyDiv w:val="1"/>
      <w:marLeft w:val="0"/>
      <w:marRight w:val="0"/>
      <w:marTop w:val="0"/>
      <w:marBottom w:val="0"/>
      <w:divBdr>
        <w:top w:val="none" w:sz="0" w:space="0" w:color="auto"/>
        <w:left w:val="none" w:sz="0" w:space="0" w:color="auto"/>
        <w:bottom w:val="none" w:sz="0" w:space="0" w:color="auto"/>
        <w:right w:val="none" w:sz="0" w:space="0" w:color="auto"/>
      </w:divBdr>
    </w:div>
    <w:div w:id="176626847">
      <w:bodyDiv w:val="1"/>
      <w:marLeft w:val="0"/>
      <w:marRight w:val="0"/>
      <w:marTop w:val="0"/>
      <w:marBottom w:val="0"/>
      <w:divBdr>
        <w:top w:val="none" w:sz="0" w:space="0" w:color="auto"/>
        <w:left w:val="none" w:sz="0" w:space="0" w:color="auto"/>
        <w:bottom w:val="none" w:sz="0" w:space="0" w:color="auto"/>
        <w:right w:val="none" w:sz="0" w:space="0" w:color="auto"/>
      </w:divBdr>
    </w:div>
    <w:div w:id="176968587">
      <w:bodyDiv w:val="1"/>
      <w:marLeft w:val="0"/>
      <w:marRight w:val="0"/>
      <w:marTop w:val="0"/>
      <w:marBottom w:val="0"/>
      <w:divBdr>
        <w:top w:val="none" w:sz="0" w:space="0" w:color="auto"/>
        <w:left w:val="none" w:sz="0" w:space="0" w:color="auto"/>
        <w:bottom w:val="none" w:sz="0" w:space="0" w:color="auto"/>
        <w:right w:val="none" w:sz="0" w:space="0" w:color="auto"/>
      </w:divBdr>
    </w:div>
    <w:div w:id="177694095">
      <w:bodyDiv w:val="1"/>
      <w:marLeft w:val="0"/>
      <w:marRight w:val="0"/>
      <w:marTop w:val="0"/>
      <w:marBottom w:val="0"/>
      <w:divBdr>
        <w:top w:val="none" w:sz="0" w:space="0" w:color="auto"/>
        <w:left w:val="none" w:sz="0" w:space="0" w:color="auto"/>
        <w:bottom w:val="none" w:sz="0" w:space="0" w:color="auto"/>
        <w:right w:val="none" w:sz="0" w:space="0" w:color="auto"/>
      </w:divBdr>
    </w:div>
    <w:div w:id="177697093">
      <w:bodyDiv w:val="1"/>
      <w:marLeft w:val="0"/>
      <w:marRight w:val="0"/>
      <w:marTop w:val="0"/>
      <w:marBottom w:val="0"/>
      <w:divBdr>
        <w:top w:val="none" w:sz="0" w:space="0" w:color="auto"/>
        <w:left w:val="none" w:sz="0" w:space="0" w:color="auto"/>
        <w:bottom w:val="none" w:sz="0" w:space="0" w:color="auto"/>
        <w:right w:val="none" w:sz="0" w:space="0" w:color="auto"/>
      </w:divBdr>
    </w:div>
    <w:div w:id="178087883">
      <w:bodyDiv w:val="1"/>
      <w:marLeft w:val="0"/>
      <w:marRight w:val="0"/>
      <w:marTop w:val="0"/>
      <w:marBottom w:val="0"/>
      <w:divBdr>
        <w:top w:val="none" w:sz="0" w:space="0" w:color="auto"/>
        <w:left w:val="none" w:sz="0" w:space="0" w:color="auto"/>
        <w:bottom w:val="none" w:sz="0" w:space="0" w:color="auto"/>
        <w:right w:val="none" w:sz="0" w:space="0" w:color="auto"/>
      </w:divBdr>
    </w:div>
    <w:div w:id="178131210">
      <w:bodyDiv w:val="1"/>
      <w:marLeft w:val="0"/>
      <w:marRight w:val="0"/>
      <w:marTop w:val="0"/>
      <w:marBottom w:val="0"/>
      <w:divBdr>
        <w:top w:val="none" w:sz="0" w:space="0" w:color="auto"/>
        <w:left w:val="none" w:sz="0" w:space="0" w:color="auto"/>
        <w:bottom w:val="none" w:sz="0" w:space="0" w:color="auto"/>
        <w:right w:val="none" w:sz="0" w:space="0" w:color="auto"/>
      </w:divBdr>
    </w:div>
    <w:div w:id="179703928">
      <w:bodyDiv w:val="1"/>
      <w:marLeft w:val="0"/>
      <w:marRight w:val="0"/>
      <w:marTop w:val="0"/>
      <w:marBottom w:val="0"/>
      <w:divBdr>
        <w:top w:val="none" w:sz="0" w:space="0" w:color="auto"/>
        <w:left w:val="none" w:sz="0" w:space="0" w:color="auto"/>
        <w:bottom w:val="none" w:sz="0" w:space="0" w:color="auto"/>
        <w:right w:val="none" w:sz="0" w:space="0" w:color="auto"/>
      </w:divBdr>
    </w:div>
    <w:div w:id="179709032">
      <w:bodyDiv w:val="1"/>
      <w:marLeft w:val="0"/>
      <w:marRight w:val="0"/>
      <w:marTop w:val="0"/>
      <w:marBottom w:val="0"/>
      <w:divBdr>
        <w:top w:val="none" w:sz="0" w:space="0" w:color="auto"/>
        <w:left w:val="none" w:sz="0" w:space="0" w:color="auto"/>
        <w:bottom w:val="none" w:sz="0" w:space="0" w:color="auto"/>
        <w:right w:val="none" w:sz="0" w:space="0" w:color="auto"/>
      </w:divBdr>
    </w:div>
    <w:div w:id="180238930">
      <w:bodyDiv w:val="1"/>
      <w:marLeft w:val="0"/>
      <w:marRight w:val="0"/>
      <w:marTop w:val="0"/>
      <w:marBottom w:val="0"/>
      <w:divBdr>
        <w:top w:val="none" w:sz="0" w:space="0" w:color="auto"/>
        <w:left w:val="none" w:sz="0" w:space="0" w:color="auto"/>
        <w:bottom w:val="none" w:sz="0" w:space="0" w:color="auto"/>
        <w:right w:val="none" w:sz="0" w:space="0" w:color="auto"/>
      </w:divBdr>
    </w:div>
    <w:div w:id="180513516">
      <w:bodyDiv w:val="1"/>
      <w:marLeft w:val="0"/>
      <w:marRight w:val="0"/>
      <w:marTop w:val="0"/>
      <w:marBottom w:val="0"/>
      <w:divBdr>
        <w:top w:val="none" w:sz="0" w:space="0" w:color="auto"/>
        <w:left w:val="none" w:sz="0" w:space="0" w:color="auto"/>
        <w:bottom w:val="none" w:sz="0" w:space="0" w:color="auto"/>
        <w:right w:val="none" w:sz="0" w:space="0" w:color="auto"/>
      </w:divBdr>
    </w:div>
    <w:div w:id="182059404">
      <w:bodyDiv w:val="1"/>
      <w:marLeft w:val="0"/>
      <w:marRight w:val="0"/>
      <w:marTop w:val="0"/>
      <w:marBottom w:val="0"/>
      <w:divBdr>
        <w:top w:val="none" w:sz="0" w:space="0" w:color="auto"/>
        <w:left w:val="none" w:sz="0" w:space="0" w:color="auto"/>
        <w:bottom w:val="none" w:sz="0" w:space="0" w:color="auto"/>
        <w:right w:val="none" w:sz="0" w:space="0" w:color="auto"/>
      </w:divBdr>
    </w:div>
    <w:div w:id="183135807">
      <w:bodyDiv w:val="1"/>
      <w:marLeft w:val="0"/>
      <w:marRight w:val="0"/>
      <w:marTop w:val="0"/>
      <w:marBottom w:val="0"/>
      <w:divBdr>
        <w:top w:val="none" w:sz="0" w:space="0" w:color="auto"/>
        <w:left w:val="none" w:sz="0" w:space="0" w:color="auto"/>
        <w:bottom w:val="none" w:sz="0" w:space="0" w:color="auto"/>
        <w:right w:val="none" w:sz="0" w:space="0" w:color="auto"/>
      </w:divBdr>
    </w:div>
    <w:div w:id="184097513">
      <w:bodyDiv w:val="1"/>
      <w:marLeft w:val="0"/>
      <w:marRight w:val="0"/>
      <w:marTop w:val="0"/>
      <w:marBottom w:val="0"/>
      <w:divBdr>
        <w:top w:val="none" w:sz="0" w:space="0" w:color="auto"/>
        <w:left w:val="none" w:sz="0" w:space="0" w:color="auto"/>
        <w:bottom w:val="none" w:sz="0" w:space="0" w:color="auto"/>
        <w:right w:val="none" w:sz="0" w:space="0" w:color="auto"/>
      </w:divBdr>
    </w:div>
    <w:div w:id="184288294">
      <w:bodyDiv w:val="1"/>
      <w:marLeft w:val="0"/>
      <w:marRight w:val="0"/>
      <w:marTop w:val="0"/>
      <w:marBottom w:val="0"/>
      <w:divBdr>
        <w:top w:val="none" w:sz="0" w:space="0" w:color="auto"/>
        <w:left w:val="none" w:sz="0" w:space="0" w:color="auto"/>
        <w:bottom w:val="none" w:sz="0" w:space="0" w:color="auto"/>
        <w:right w:val="none" w:sz="0" w:space="0" w:color="auto"/>
      </w:divBdr>
    </w:div>
    <w:div w:id="184903230">
      <w:bodyDiv w:val="1"/>
      <w:marLeft w:val="0"/>
      <w:marRight w:val="0"/>
      <w:marTop w:val="0"/>
      <w:marBottom w:val="0"/>
      <w:divBdr>
        <w:top w:val="none" w:sz="0" w:space="0" w:color="auto"/>
        <w:left w:val="none" w:sz="0" w:space="0" w:color="auto"/>
        <w:bottom w:val="none" w:sz="0" w:space="0" w:color="auto"/>
        <w:right w:val="none" w:sz="0" w:space="0" w:color="auto"/>
      </w:divBdr>
    </w:div>
    <w:div w:id="184950124">
      <w:bodyDiv w:val="1"/>
      <w:marLeft w:val="0"/>
      <w:marRight w:val="0"/>
      <w:marTop w:val="0"/>
      <w:marBottom w:val="0"/>
      <w:divBdr>
        <w:top w:val="none" w:sz="0" w:space="0" w:color="auto"/>
        <w:left w:val="none" w:sz="0" w:space="0" w:color="auto"/>
        <w:bottom w:val="none" w:sz="0" w:space="0" w:color="auto"/>
        <w:right w:val="none" w:sz="0" w:space="0" w:color="auto"/>
      </w:divBdr>
    </w:div>
    <w:div w:id="185556518">
      <w:bodyDiv w:val="1"/>
      <w:marLeft w:val="0"/>
      <w:marRight w:val="0"/>
      <w:marTop w:val="0"/>
      <w:marBottom w:val="0"/>
      <w:divBdr>
        <w:top w:val="none" w:sz="0" w:space="0" w:color="auto"/>
        <w:left w:val="none" w:sz="0" w:space="0" w:color="auto"/>
        <w:bottom w:val="none" w:sz="0" w:space="0" w:color="auto"/>
        <w:right w:val="none" w:sz="0" w:space="0" w:color="auto"/>
      </w:divBdr>
    </w:div>
    <w:div w:id="186334471">
      <w:bodyDiv w:val="1"/>
      <w:marLeft w:val="0"/>
      <w:marRight w:val="0"/>
      <w:marTop w:val="0"/>
      <w:marBottom w:val="0"/>
      <w:divBdr>
        <w:top w:val="none" w:sz="0" w:space="0" w:color="auto"/>
        <w:left w:val="none" w:sz="0" w:space="0" w:color="auto"/>
        <w:bottom w:val="none" w:sz="0" w:space="0" w:color="auto"/>
        <w:right w:val="none" w:sz="0" w:space="0" w:color="auto"/>
      </w:divBdr>
    </w:div>
    <w:div w:id="186602557">
      <w:bodyDiv w:val="1"/>
      <w:marLeft w:val="0"/>
      <w:marRight w:val="0"/>
      <w:marTop w:val="0"/>
      <w:marBottom w:val="0"/>
      <w:divBdr>
        <w:top w:val="none" w:sz="0" w:space="0" w:color="auto"/>
        <w:left w:val="none" w:sz="0" w:space="0" w:color="auto"/>
        <w:bottom w:val="none" w:sz="0" w:space="0" w:color="auto"/>
        <w:right w:val="none" w:sz="0" w:space="0" w:color="auto"/>
      </w:divBdr>
    </w:div>
    <w:div w:id="187253979">
      <w:bodyDiv w:val="1"/>
      <w:marLeft w:val="0"/>
      <w:marRight w:val="0"/>
      <w:marTop w:val="0"/>
      <w:marBottom w:val="0"/>
      <w:divBdr>
        <w:top w:val="none" w:sz="0" w:space="0" w:color="auto"/>
        <w:left w:val="none" w:sz="0" w:space="0" w:color="auto"/>
        <w:bottom w:val="none" w:sz="0" w:space="0" w:color="auto"/>
        <w:right w:val="none" w:sz="0" w:space="0" w:color="auto"/>
      </w:divBdr>
    </w:div>
    <w:div w:id="187256441">
      <w:bodyDiv w:val="1"/>
      <w:marLeft w:val="0"/>
      <w:marRight w:val="0"/>
      <w:marTop w:val="0"/>
      <w:marBottom w:val="0"/>
      <w:divBdr>
        <w:top w:val="none" w:sz="0" w:space="0" w:color="auto"/>
        <w:left w:val="none" w:sz="0" w:space="0" w:color="auto"/>
        <w:bottom w:val="none" w:sz="0" w:space="0" w:color="auto"/>
        <w:right w:val="none" w:sz="0" w:space="0" w:color="auto"/>
      </w:divBdr>
    </w:div>
    <w:div w:id="187304973">
      <w:bodyDiv w:val="1"/>
      <w:marLeft w:val="0"/>
      <w:marRight w:val="0"/>
      <w:marTop w:val="0"/>
      <w:marBottom w:val="0"/>
      <w:divBdr>
        <w:top w:val="none" w:sz="0" w:space="0" w:color="auto"/>
        <w:left w:val="none" w:sz="0" w:space="0" w:color="auto"/>
        <w:bottom w:val="none" w:sz="0" w:space="0" w:color="auto"/>
        <w:right w:val="none" w:sz="0" w:space="0" w:color="auto"/>
      </w:divBdr>
    </w:div>
    <w:div w:id="188758160">
      <w:bodyDiv w:val="1"/>
      <w:marLeft w:val="0"/>
      <w:marRight w:val="0"/>
      <w:marTop w:val="0"/>
      <w:marBottom w:val="0"/>
      <w:divBdr>
        <w:top w:val="none" w:sz="0" w:space="0" w:color="auto"/>
        <w:left w:val="none" w:sz="0" w:space="0" w:color="auto"/>
        <w:bottom w:val="none" w:sz="0" w:space="0" w:color="auto"/>
        <w:right w:val="none" w:sz="0" w:space="0" w:color="auto"/>
      </w:divBdr>
    </w:div>
    <w:div w:id="189340109">
      <w:bodyDiv w:val="1"/>
      <w:marLeft w:val="0"/>
      <w:marRight w:val="0"/>
      <w:marTop w:val="0"/>
      <w:marBottom w:val="0"/>
      <w:divBdr>
        <w:top w:val="none" w:sz="0" w:space="0" w:color="auto"/>
        <w:left w:val="none" w:sz="0" w:space="0" w:color="auto"/>
        <w:bottom w:val="none" w:sz="0" w:space="0" w:color="auto"/>
        <w:right w:val="none" w:sz="0" w:space="0" w:color="auto"/>
      </w:divBdr>
    </w:div>
    <w:div w:id="189806241">
      <w:bodyDiv w:val="1"/>
      <w:marLeft w:val="0"/>
      <w:marRight w:val="0"/>
      <w:marTop w:val="0"/>
      <w:marBottom w:val="0"/>
      <w:divBdr>
        <w:top w:val="none" w:sz="0" w:space="0" w:color="auto"/>
        <w:left w:val="none" w:sz="0" w:space="0" w:color="auto"/>
        <w:bottom w:val="none" w:sz="0" w:space="0" w:color="auto"/>
        <w:right w:val="none" w:sz="0" w:space="0" w:color="auto"/>
      </w:divBdr>
    </w:div>
    <w:div w:id="189880575">
      <w:bodyDiv w:val="1"/>
      <w:marLeft w:val="0"/>
      <w:marRight w:val="0"/>
      <w:marTop w:val="0"/>
      <w:marBottom w:val="0"/>
      <w:divBdr>
        <w:top w:val="none" w:sz="0" w:space="0" w:color="auto"/>
        <w:left w:val="none" w:sz="0" w:space="0" w:color="auto"/>
        <w:bottom w:val="none" w:sz="0" w:space="0" w:color="auto"/>
        <w:right w:val="none" w:sz="0" w:space="0" w:color="auto"/>
      </w:divBdr>
    </w:div>
    <w:div w:id="190074681">
      <w:bodyDiv w:val="1"/>
      <w:marLeft w:val="0"/>
      <w:marRight w:val="0"/>
      <w:marTop w:val="0"/>
      <w:marBottom w:val="0"/>
      <w:divBdr>
        <w:top w:val="none" w:sz="0" w:space="0" w:color="auto"/>
        <w:left w:val="none" w:sz="0" w:space="0" w:color="auto"/>
        <w:bottom w:val="none" w:sz="0" w:space="0" w:color="auto"/>
        <w:right w:val="none" w:sz="0" w:space="0" w:color="auto"/>
      </w:divBdr>
    </w:div>
    <w:div w:id="190149883">
      <w:bodyDiv w:val="1"/>
      <w:marLeft w:val="0"/>
      <w:marRight w:val="0"/>
      <w:marTop w:val="0"/>
      <w:marBottom w:val="0"/>
      <w:divBdr>
        <w:top w:val="none" w:sz="0" w:space="0" w:color="auto"/>
        <w:left w:val="none" w:sz="0" w:space="0" w:color="auto"/>
        <w:bottom w:val="none" w:sz="0" w:space="0" w:color="auto"/>
        <w:right w:val="none" w:sz="0" w:space="0" w:color="auto"/>
      </w:divBdr>
    </w:div>
    <w:div w:id="190652105">
      <w:bodyDiv w:val="1"/>
      <w:marLeft w:val="0"/>
      <w:marRight w:val="0"/>
      <w:marTop w:val="0"/>
      <w:marBottom w:val="0"/>
      <w:divBdr>
        <w:top w:val="none" w:sz="0" w:space="0" w:color="auto"/>
        <w:left w:val="none" w:sz="0" w:space="0" w:color="auto"/>
        <w:bottom w:val="none" w:sz="0" w:space="0" w:color="auto"/>
        <w:right w:val="none" w:sz="0" w:space="0" w:color="auto"/>
      </w:divBdr>
    </w:div>
    <w:div w:id="191307192">
      <w:bodyDiv w:val="1"/>
      <w:marLeft w:val="0"/>
      <w:marRight w:val="0"/>
      <w:marTop w:val="0"/>
      <w:marBottom w:val="0"/>
      <w:divBdr>
        <w:top w:val="none" w:sz="0" w:space="0" w:color="auto"/>
        <w:left w:val="none" w:sz="0" w:space="0" w:color="auto"/>
        <w:bottom w:val="none" w:sz="0" w:space="0" w:color="auto"/>
        <w:right w:val="none" w:sz="0" w:space="0" w:color="auto"/>
      </w:divBdr>
    </w:div>
    <w:div w:id="191769394">
      <w:bodyDiv w:val="1"/>
      <w:marLeft w:val="0"/>
      <w:marRight w:val="0"/>
      <w:marTop w:val="0"/>
      <w:marBottom w:val="0"/>
      <w:divBdr>
        <w:top w:val="none" w:sz="0" w:space="0" w:color="auto"/>
        <w:left w:val="none" w:sz="0" w:space="0" w:color="auto"/>
        <w:bottom w:val="none" w:sz="0" w:space="0" w:color="auto"/>
        <w:right w:val="none" w:sz="0" w:space="0" w:color="auto"/>
      </w:divBdr>
    </w:div>
    <w:div w:id="192115943">
      <w:bodyDiv w:val="1"/>
      <w:marLeft w:val="0"/>
      <w:marRight w:val="0"/>
      <w:marTop w:val="0"/>
      <w:marBottom w:val="0"/>
      <w:divBdr>
        <w:top w:val="none" w:sz="0" w:space="0" w:color="auto"/>
        <w:left w:val="none" w:sz="0" w:space="0" w:color="auto"/>
        <w:bottom w:val="none" w:sz="0" w:space="0" w:color="auto"/>
        <w:right w:val="none" w:sz="0" w:space="0" w:color="auto"/>
      </w:divBdr>
    </w:div>
    <w:div w:id="192228217">
      <w:bodyDiv w:val="1"/>
      <w:marLeft w:val="0"/>
      <w:marRight w:val="0"/>
      <w:marTop w:val="0"/>
      <w:marBottom w:val="0"/>
      <w:divBdr>
        <w:top w:val="none" w:sz="0" w:space="0" w:color="auto"/>
        <w:left w:val="none" w:sz="0" w:space="0" w:color="auto"/>
        <w:bottom w:val="none" w:sz="0" w:space="0" w:color="auto"/>
        <w:right w:val="none" w:sz="0" w:space="0" w:color="auto"/>
      </w:divBdr>
    </w:div>
    <w:div w:id="192887675">
      <w:bodyDiv w:val="1"/>
      <w:marLeft w:val="0"/>
      <w:marRight w:val="0"/>
      <w:marTop w:val="0"/>
      <w:marBottom w:val="0"/>
      <w:divBdr>
        <w:top w:val="none" w:sz="0" w:space="0" w:color="auto"/>
        <w:left w:val="none" w:sz="0" w:space="0" w:color="auto"/>
        <w:bottom w:val="none" w:sz="0" w:space="0" w:color="auto"/>
        <w:right w:val="none" w:sz="0" w:space="0" w:color="auto"/>
      </w:divBdr>
    </w:div>
    <w:div w:id="193009071">
      <w:bodyDiv w:val="1"/>
      <w:marLeft w:val="0"/>
      <w:marRight w:val="0"/>
      <w:marTop w:val="0"/>
      <w:marBottom w:val="0"/>
      <w:divBdr>
        <w:top w:val="none" w:sz="0" w:space="0" w:color="auto"/>
        <w:left w:val="none" w:sz="0" w:space="0" w:color="auto"/>
        <w:bottom w:val="none" w:sz="0" w:space="0" w:color="auto"/>
        <w:right w:val="none" w:sz="0" w:space="0" w:color="auto"/>
      </w:divBdr>
    </w:div>
    <w:div w:id="193538052">
      <w:bodyDiv w:val="1"/>
      <w:marLeft w:val="0"/>
      <w:marRight w:val="0"/>
      <w:marTop w:val="0"/>
      <w:marBottom w:val="0"/>
      <w:divBdr>
        <w:top w:val="none" w:sz="0" w:space="0" w:color="auto"/>
        <w:left w:val="none" w:sz="0" w:space="0" w:color="auto"/>
        <w:bottom w:val="none" w:sz="0" w:space="0" w:color="auto"/>
        <w:right w:val="none" w:sz="0" w:space="0" w:color="auto"/>
      </w:divBdr>
    </w:div>
    <w:div w:id="193622023">
      <w:bodyDiv w:val="1"/>
      <w:marLeft w:val="0"/>
      <w:marRight w:val="0"/>
      <w:marTop w:val="0"/>
      <w:marBottom w:val="0"/>
      <w:divBdr>
        <w:top w:val="none" w:sz="0" w:space="0" w:color="auto"/>
        <w:left w:val="none" w:sz="0" w:space="0" w:color="auto"/>
        <w:bottom w:val="none" w:sz="0" w:space="0" w:color="auto"/>
        <w:right w:val="none" w:sz="0" w:space="0" w:color="auto"/>
      </w:divBdr>
    </w:div>
    <w:div w:id="193810071">
      <w:bodyDiv w:val="1"/>
      <w:marLeft w:val="0"/>
      <w:marRight w:val="0"/>
      <w:marTop w:val="0"/>
      <w:marBottom w:val="0"/>
      <w:divBdr>
        <w:top w:val="none" w:sz="0" w:space="0" w:color="auto"/>
        <w:left w:val="none" w:sz="0" w:space="0" w:color="auto"/>
        <w:bottom w:val="none" w:sz="0" w:space="0" w:color="auto"/>
        <w:right w:val="none" w:sz="0" w:space="0" w:color="auto"/>
      </w:divBdr>
    </w:div>
    <w:div w:id="193933779">
      <w:bodyDiv w:val="1"/>
      <w:marLeft w:val="0"/>
      <w:marRight w:val="0"/>
      <w:marTop w:val="0"/>
      <w:marBottom w:val="0"/>
      <w:divBdr>
        <w:top w:val="none" w:sz="0" w:space="0" w:color="auto"/>
        <w:left w:val="none" w:sz="0" w:space="0" w:color="auto"/>
        <w:bottom w:val="none" w:sz="0" w:space="0" w:color="auto"/>
        <w:right w:val="none" w:sz="0" w:space="0" w:color="auto"/>
      </w:divBdr>
    </w:div>
    <w:div w:id="194580093">
      <w:bodyDiv w:val="1"/>
      <w:marLeft w:val="0"/>
      <w:marRight w:val="0"/>
      <w:marTop w:val="0"/>
      <w:marBottom w:val="0"/>
      <w:divBdr>
        <w:top w:val="none" w:sz="0" w:space="0" w:color="auto"/>
        <w:left w:val="none" w:sz="0" w:space="0" w:color="auto"/>
        <w:bottom w:val="none" w:sz="0" w:space="0" w:color="auto"/>
        <w:right w:val="none" w:sz="0" w:space="0" w:color="auto"/>
      </w:divBdr>
    </w:div>
    <w:div w:id="195118821">
      <w:bodyDiv w:val="1"/>
      <w:marLeft w:val="0"/>
      <w:marRight w:val="0"/>
      <w:marTop w:val="0"/>
      <w:marBottom w:val="0"/>
      <w:divBdr>
        <w:top w:val="none" w:sz="0" w:space="0" w:color="auto"/>
        <w:left w:val="none" w:sz="0" w:space="0" w:color="auto"/>
        <w:bottom w:val="none" w:sz="0" w:space="0" w:color="auto"/>
        <w:right w:val="none" w:sz="0" w:space="0" w:color="auto"/>
      </w:divBdr>
    </w:div>
    <w:div w:id="195240347">
      <w:bodyDiv w:val="1"/>
      <w:marLeft w:val="0"/>
      <w:marRight w:val="0"/>
      <w:marTop w:val="0"/>
      <w:marBottom w:val="0"/>
      <w:divBdr>
        <w:top w:val="none" w:sz="0" w:space="0" w:color="auto"/>
        <w:left w:val="none" w:sz="0" w:space="0" w:color="auto"/>
        <w:bottom w:val="none" w:sz="0" w:space="0" w:color="auto"/>
        <w:right w:val="none" w:sz="0" w:space="0" w:color="auto"/>
      </w:divBdr>
    </w:div>
    <w:div w:id="195586939">
      <w:bodyDiv w:val="1"/>
      <w:marLeft w:val="0"/>
      <w:marRight w:val="0"/>
      <w:marTop w:val="0"/>
      <w:marBottom w:val="0"/>
      <w:divBdr>
        <w:top w:val="none" w:sz="0" w:space="0" w:color="auto"/>
        <w:left w:val="none" w:sz="0" w:space="0" w:color="auto"/>
        <w:bottom w:val="none" w:sz="0" w:space="0" w:color="auto"/>
        <w:right w:val="none" w:sz="0" w:space="0" w:color="auto"/>
      </w:divBdr>
    </w:div>
    <w:div w:id="195971796">
      <w:bodyDiv w:val="1"/>
      <w:marLeft w:val="0"/>
      <w:marRight w:val="0"/>
      <w:marTop w:val="0"/>
      <w:marBottom w:val="0"/>
      <w:divBdr>
        <w:top w:val="none" w:sz="0" w:space="0" w:color="auto"/>
        <w:left w:val="none" w:sz="0" w:space="0" w:color="auto"/>
        <w:bottom w:val="none" w:sz="0" w:space="0" w:color="auto"/>
        <w:right w:val="none" w:sz="0" w:space="0" w:color="auto"/>
      </w:divBdr>
    </w:div>
    <w:div w:id="196085180">
      <w:bodyDiv w:val="1"/>
      <w:marLeft w:val="0"/>
      <w:marRight w:val="0"/>
      <w:marTop w:val="0"/>
      <w:marBottom w:val="0"/>
      <w:divBdr>
        <w:top w:val="none" w:sz="0" w:space="0" w:color="auto"/>
        <w:left w:val="none" w:sz="0" w:space="0" w:color="auto"/>
        <w:bottom w:val="none" w:sz="0" w:space="0" w:color="auto"/>
        <w:right w:val="none" w:sz="0" w:space="0" w:color="auto"/>
      </w:divBdr>
    </w:div>
    <w:div w:id="196435413">
      <w:bodyDiv w:val="1"/>
      <w:marLeft w:val="0"/>
      <w:marRight w:val="0"/>
      <w:marTop w:val="0"/>
      <w:marBottom w:val="0"/>
      <w:divBdr>
        <w:top w:val="none" w:sz="0" w:space="0" w:color="auto"/>
        <w:left w:val="none" w:sz="0" w:space="0" w:color="auto"/>
        <w:bottom w:val="none" w:sz="0" w:space="0" w:color="auto"/>
        <w:right w:val="none" w:sz="0" w:space="0" w:color="auto"/>
      </w:divBdr>
    </w:div>
    <w:div w:id="196479351">
      <w:bodyDiv w:val="1"/>
      <w:marLeft w:val="0"/>
      <w:marRight w:val="0"/>
      <w:marTop w:val="0"/>
      <w:marBottom w:val="0"/>
      <w:divBdr>
        <w:top w:val="none" w:sz="0" w:space="0" w:color="auto"/>
        <w:left w:val="none" w:sz="0" w:space="0" w:color="auto"/>
        <w:bottom w:val="none" w:sz="0" w:space="0" w:color="auto"/>
        <w:right w:val="none" w:sz="0" w:space="0" w:color="auto"/>
      </w:divBdr>
    </w:div>
    <w:div w:id="196966798">
      <w:bodyDiv w:val="1"/>
      <w:marLeft w:val="0"/>
      <w:marRight w:val="0"/>
      <w:marTop w:val="0"/>
      <w:marBottom w:val="0"/>
      <w:divBdr>
        <w:top w:val="none" w:sz="0" w:space="0" w:color="auto"/>
        <w:left w:val="none" w:sz="0" w:space="0" w:color="auto"/>
        <w:bottom w:val="none" w:sz="0" w:space="0" w:color="auto"/>
        <w:right w:val="none" w:sz="0" w:space="0" w:color="auto"/>
      </w:divBdr>
    </w:div>
    <w:div w:id="197016704">
      <w:bodyDiv w:val="1"/>
      <w:marLeft w:val="0"/>
      <w:marRight w:val="0"/>
      <w:marTop w:val="0"/>
      <w:marBottom w:val="0"/>
      <w:divBdr>
        <w:top w:val="none" w:sz="0" w:space="0" w:color="auto"/>
        <w:left w:val="none" w:sz="0" w:space="0" w:color="auto"/>
        <w:bottom w:val="none" w:sz="0" w:space="0" w:color="auto"/>
        <w:right w:val="none" w:sz="0" w:space="0" w:color="auto"/>
      </w:divBdr>
    </w:div>
    <w:div w:id="197086679">
      <w:bodyDiv w:val="1"/>
      <w:marLeft w:val="0"/>
      <w:marRight w:val="0"/>
      <w:marTop w:val="0"/>
      <w:marBottom w:val="0"/>
      <w:divBdr>
        <w:top w:val="none" w:sz="0" w:space="0" w:color="auto"/>
        <w:left w:val="none" w:sz="0" w:space="0" w:color="auto"/>
        <w:bottom w:val="none" w:sz="0" w:space="0" w:color="auto"/>
        <w:right w:val="none" w:sz="0" w:space="0" w:color="auto"/>
      </w:divBdr>
    </w:div>
    <w:div w:id="197210057">
      <w:bodyDiv w:val="1"/>
      <w:marLeft w:val="0"/>
      <w:marRight w:val="0"/>
      <w:marTop w:val="0"/>
      <w:marBottom w:val="0"/>
      <w:divBdr>
        <w:top w:val="none" w:sz="0" w:space="0" w:color="auto"/>
        <w:left w:val="none" w:sz="0" w:space="0" w:color="auto"/>
        <w:bottom w:val="none" w:sz="0" w:space="0" w:color="auto"/>
        <w:right w:val="none" w:sz="0" w:space="0" w:color="auto"/>
      </w:divBdr>
    </w:div>
    <w:div w:id="198129677">
      <w:bodyDiv w:val="1"/>
      <w:marLeft w:val="0"/>
      <w:marRight w:val="0"/>
      <w:marTop w:val="0"/>
      <w:marBottom w:val="0"/>
      <w:divBdr>
        <w:top w:val="none" w:sz="0" w:space="0" w:color="auto"/>
        <w:left w:val="none" w:sz="0" w:space="0" w:color="auto"/>
        <w:bottom w:val="none" w:sz="0" w:space="0" w:color="auto"/>
        <w:right w:val="none" w:sz="0" w:space="0" w:color="auto"/>
      </w:divBdr>
    </w:div>
    <w:div w:id="199247003">
      <w:bodyDiv w:val="1"/>
      <w:marLeft w:val="0"/>
      <w:marRight w:val="0"/>
      <w:marTop w:val="0"/>
      <w:marBottom w:val="0"/>
      <w:divBdr>
        <w:top w:val="none" w:sz="0" w:space="0" w:color="auto"/>
        <w:left w:val="none" w:sz="0" w:space="0" w:color="auto"/>
        <w:bottom w:val="none" w:sz="0" w:space="0" w:color="auto"/>
        <w:right w:val="none" w:sz="0" w:space="0" w:color="auto"/>
      </w:divBdr>
    </w:div>
    <w:div w:id="200363381">
      <w:bodyDiv w:val="1"/>
      <w:marLeft w:val="0"/>
      <w:marRight w:val="0"/>
      <w:marTop w:val="0"/>
      <w:marBottom w:val="0"/>
      <w:divBdr>
        <w:top w:val="none" w:sz="0" w:space="0" w:color="auto"/>
        <w:left w:val="none" w:sz="0" w:space="0" w:color="auto"/>
        <w:bottom w:val="none" w:sz="0" w:space="0" w:color="auto"/>
        <w:right w:val="none" w:sz="0" w:space="0" w:color="auto"/>
      </w:divBdr>
    </w:div>
    <w:div w:id="200555255">
      <w:bodyDiv w:val="1"/>
      <w:marLeft w:val="0"/>
      <w:marRight w:val="0"/>
      <w:marTop w:val="0"/>
      <w:marBottom w:val="0"/>
      <w:divBdr>
        <w:top w:val="none" w:sz="0" w:space="0" w:color="auto"/>
        <w:left w:val="none" w:sz="0" w:space="0" w:color="auto"/>
        <w:bottom w:val="none" w:sz="0" w:space="0" w:color="auto"/>
        <w:right w:val="none" w:sz="0" w:space="0" w:color="auto"/>
      </w:divBdr>
    </w:div>
    <w:div w:id="201402465">
      <w:bodyDiv w:val="1"/>
      <w:marLeft w:val="0"/>
      <w:marRight w:val="0"/>
      <w:marTop w:val="0"/>
      <w:marBottom w:val="0"/>
      <w:divBdr>
        <w:top w:val="none" w:sz="0" w:space="0" w:color="auto"/>
        <w:left w:val="none" w:sz="0" w:space="0" w:color="auto"/>
        <w:bottom w:val="none" w:sz="0" w:space="0" w:color="auto"/>
        <w:right w:val="none" w:sz="0" w:space="0" w:color="auto"/>
      </w:divBdr>
    </w:div>
    <w:div w:id="201525072">
      <w:bodyDiv w:val="1"/>
      <w:marLeft w:val="0"/>
      <w:marRight w:val="0"/>
      <w:marTop w:val="0"/>
      <w:marBottom w:val="0"/>
      <w:divBdr>
        <w:top w:val="none" w:sz="0" w:space="0" w:color="auto"/>
        <w:left w:val="none" w:sz="0" w:space="0" w:color="auto"/>
        <w:bottom w:val="none" w:sz="0" w:space="0" w:color="auto"/>
        <w:right w:val="none" w:sz="0" w:space="0" w:color="auto"/>
      </w:divBdr>
    </w:div>
    <w:div w:id="202063037">
      <w:bodyDiv w:val="1"/>
      <w:marLeft w:val="0"/>
      <w:marRight w:val="0"/>
      <w:marTop w:val="0"/>
      <w:marBottom w:val="0"/>
      <w:divBdr>
        <w:top w:val="none" w:sz="0" w:space="0" w:color="auto"/>
        <w:left w:val="none" w:sz="0" w:space="0" w:color="auto"/>
        <w:bottom w:val="none" w:sz="0" w:space="0" w:color="auto"/>
        <w:right w:val="none" w:sz="0" w:space="0" w:color="auto"/>
      </w:divBdr>
    </w:div>
    <w:div w:id="202138739">
      <w:bodyDiv w:val="1"/>
      <w:marLeft w:val="0"/>
      <w:marRight w:val="0"/>
      <w:marTop w:val="0"/>
      <w:marBottom w:val="0"/>
      <w:divBdr>
        <w:top w:val="none" w:sz="0" w:space="0" w:color="auto"/>
        <w:left w:val="none" w:sz="0" w:space="0" w:color="auto"/>
        <w:bottom w:val="none" w:sz="0" w:space="0" w:color="auto"/>
        <w:right w:val="none" w:sz="0" w:space="0" w:color="auto"/>
      </w:divBdr>
    </w:div>
    <w:div w:id="202837905">
      <w:bodyDiv w:val="1"/>
      <w:marLeft w:val="0"/>
      <w:marRight w:val="0"/>
      <w:marTop w:val="0"/>
      <w:marBottom w:val="0"/>
      <w:divBdr>
        <w:top w:val="none" w:sz="0" w:space="0" w:color="auto"/>
        <w:left w:val="none" w:sz="0" w:space="0" w:color="auto"/>
        <w:bottom w:val="none" w:sz="0" w:space="0" w:color="auto"/>
        <w:right w:val="none" w:sz="0" w:space="0" w:color="auto"/>
      </w:divBdr>
    </w:div>
    <w:div w:id="203182214">
      <w:bodyDiv w:val="1"/>
      <w:marLeft w:val="0"/>
      <w:marRight w:val="0"/>
      <w:marTop w:val="0"/>
      <w:marBottom w:val="0"/>
      <w:divBdr>
        <w:top w:val="none" w:sz="0" w:space="0" w:color="auto"/>
        <w:left w:val="none" w:sz="0" w:space="0" w:color="auto"/>
        <w:bottom w:val="none" w:sz="0" w:space="0" w:color="auto"/>
        <w:right w:val="none" w:sz="0" w:space="0" w:color="auto"/>
      </w:divBdr>
    </w:div>
    <w:div w:id="203324085">
      <w:bodyDiv w:val="1"/>
      <w:marLeft w:val="0"/>
      <w:marRight w:val="0"/>
      <w:marTop w:val="0"/>
      <w:marBottom w:val="0"/>
      <w:divBdr>
        <w:top w:val="none" w:sz="0" w:space="0" w:color="auto"/>
        <w:left w:val="none" w:sz="0" w:space="0" w:color="auto"/>
        <w:bottom w:val="none" w:sz="0" w:space="0" w:color="auto"/>
        <w:right w:val="none" w:sz="0" w:space="0" w:color="auto"/>
      </w:divBdr>
    </w:div>
    <w:div w:id="203367814">
      <w:bodyDiv w:val="1"/>
      <w:marLeft w:val="0"/>
      <w:marRight w:val="0"/>
      <w:marTop w:val="0"/>
      <w:marBottom w:val="0"/>
      <w:divBdr>
        <w:top w:val="none" w:sz="0" w:space="0" w:color="auto"/>
        <w:left w:val="none" w:sz="0" w:space="0" w:color="auto"/>
        <w:bottom w:val="none" w:sz="0" w:space="0" w:color="auto"/>
        <w:right w:val="none" w:sz="0" w:space="0" w:color="auto"/>
      </w:divBdr>
    </w:div>
    <w:div w:id="203835671">
      <w:bodyDiv w:val="1"/>
      <w:marLeft w:val="0"/>
      <w:marRight w:val="0"/>
      <w:marTop w:val="0"/>
      <w:marBottom w:val="0"/>
      <w:divBdr>
        <w:top w:val="none" w:sz="0" w:space="0" w:color="auto"/>
        <w:left w:val="none" w:sz="0" w:space="0" w:color="auto"/>
        <w:bottom w:val="none" w:sz="0" w:space="0" w:color="auto"/>
        <w:right w:val="none" w:sz="0" w:space="0" w:color="auto"/>
      </w:divBdr>
    </w:div>
    <w:div w:id="204948682">
      <w:bodyDiv w:val="1"/>
      <w:marLeft w:val="0"/>
      <w:marRight w:val="0"/>
      <w:marTop w:val="0"/>
      <w:marBottom w:val="0"/>
      <w:divBdr>
        <w:top w:val="none" w:sz="0" w:space="0" w:color="auto"/>
        <w:left w:val="none" w:sz="0" w:space="0" w:color="auto"/>
        <w:bottom w:val="none" w:sz="0" w:space="0" w:color="auto"/>
        <w:right w:val="none" w:sz="0" w:space="0" w:color="auto"/>
      </w:divBdr>
    </w:div>
    <w:div w:id="204952842">
      <w:bodyDiv w:val="1"/>
      <w:marLeft w:val="0"/>
      <w:marRight w:val="0"/>
      <w:marTop w:val="0"/>
      <w:marBottom w:val="0"/>
      <w:divBdr>
        <w:top w:val="none" w:sz="0" w:space="0" w:color="auto"/>
        <w:left w:val="none" w:sz="0" w:space="0" w:color="auto"/>
        <w:bottom w:val="none" w:sz="0" w:space="0" w:color="auto"/>
        <w:right w:val="none" w:sz="0" w:space="0" w:color="auto"/>
      </w:divBdr>
    </w:div>
    <w:div w:id="205066731">
      <w:bodyDiv w:val="1"/>
      <w:marLeft w:val="0"/>
      <w:marRight w:val="0"/>
      <w:marTop w:val="0"/>
      <w:marBottom w:val="0"/>
      <w:divBdr>
        <w:top w:val="none" w:sz="0" w:space="0" w:color="auto"/>
        <w:left w:val="none" w:sz="0" w:space="0" w:color="auto"/>
        <w:bottom w:val="none" w:sz="0" w:space="0" w:color="auto"/>
        <w:right w:val="none" w:sz="0" w:space="0" w:color="auto"/>
      </w:divBdr>
    </w:div>
    <w:div w:id="206990269">
      <w:bodyDiv w:val="1"/>
      <w:marLeft w:val="0"/>
      <w:marRight w:val="0"/>
      <w:marTop w:val="0"/>
      <w:marBottom w:val="0"/>
      <w:divBdr>
        <w:top w:val="none" w:sz="0" w:space="0" w:color="auto"/>
        <w:left w:val="none" w:sz="0" w:space="0" w:color="auto"/>
        <w:bottom w:val="none" w:sz="0" w:space="0" w:color="auto"/>
        <w:right w:val="none" w:sz="0" w:space="0" w:color="auto"/>
      </w:divBdr>
    </w:div>
    <w:div w:id="207491819">
      <w:bodyDiv w:val="1"/>
      <w:marLeft w:val="0"/>
      <w:marRight w:val="0"/>
      <w:marTop w:val="0"/>
      <w:marBottom w:val="0"/>
      <w:divBdr>
        <w:top w:val="none" w:sz="0" w:space="0" w:color="auto"/>
        <w:left w:val="none" w:sz="0" w:space="0" w:color="auto"/>
        <w:bottom w:val="none" w:sz="0" w:space="0" w:color="auto"/>
        <w:right w:val="none" w:sz="0" w:space="0" w:color="auto"/>
      </w:divBdr>
    </w:div>
    <w:div w:id="207495328">
      <w:bodyDiv w:val="1"/>
      <w:marLeft w:val="0"/>
      <w:marRight w:val="0"/>
      <w:marTop w:val="0"/>
      <w:marBottom w:val="0"/>
      <w:divBdr>
        <w:top w:val="none" w:sz="0" w:space="0" w:color="auto"/>
        <w:left w:val="none" w:sz="0" w:space="0" w:color="auto"/>
        <w:bottom w:val="none" w:sz="0" w:space="0" w:color="auto"/>
        <w:right w:val="none" w:sz="0" w:space="0" w:color="auto"/>
      </w:divBdr>
    </w:div>
    <w:div w:id="208617007">
      <w:bodyDiv w:val="1"/>
      <w:marLeft w:val="0"/>
      <w:marRight w:val="0"/>
      <w:marTop w:val="0"/>
      <w:marBottom w:val="0"/>
      <w:divBdr>
        <w:top w:val="none" w:sz="0" w:space="0" w:color="auto"/>
        <w:left w:val="none" w:sz="0" w:space="0" w:color="auto"/>
        <w:bottom w:val="none" w:sz="0" w:space="0" w:color="auto"/>
        <w:right w:val="none" w:sz="0" w:space="0" w:color="auto"/>
      </w:divBdr>
    </w:div>
    <w:div w:id="208953127">
      <w:bodyDiv w:val="1"/>
      <w:marLeft w:val="0"/>
      <w:marRight w:val="0"/>
      <w:marTop w:val="0"/>
      <w:marBottom w:val="0"/>
      <w:divBdr>
        <w:top w:val="none" w:sz="0" w:space="0" w:color="auto"/>
        <w:left w:val="none" w:sz="0" w:space="0" w:color="auto"/>
        <w:bottom w:val="none" w:sz="0" w:space="0" w:color="auto"/>
        <w:right w:val="none" w:sz="0" w:space="0" w:color="auto"/>
      </w:divBdr>
    </w:div>
    <w:div w:id="209004011">
      <w:bodyDiv w:val="1"/>
      <w:marLeft w:val="0"/>
      <w:marRight w:val="0"/>
      <w:marTop w:val="0"/>
      <w:marBottom w:val="0"/>
      <w:divBdr>
        <w:top w:val="none" w:sz="0" w:space="0" w:color="auto"/>
        <w:left w:val="none" w:sz="0" w:space="0" w:color="auto"/>
        <w:bottom w:val="none" w:sz="0" w:space="0" w:color="auto"/>
        <w:right w:val="none" w:sz="0" w:space="0" w:color="auto"/>
      </w:divBdr>
    </w:div>
    <w:div w:id="209075953">
      <w:bodyDiv w:val="1"/>
      <w:marLeft w:val="0"/>
      <w:marRight w:val="0"/>
      <w:marTop w:val="0"/>
      <w:marBottom w:val="0"/>
      <w:divBdr>
        <w:top w:val="none" w:sz="0" w:space="0" w:color="auto"/>
        <w:left w:val="none" w:sz="0" w:space="0" w:color="auto"/>
        <w:bottom w:val="none" w:sz="0" w:space="0" w:color="auto"/>
        <w:right w:val="none" w:sz="0" w:space="0" w:color="auto"/>
      </w:divBdr>
    </w:div>
    <w:div w:id="209460169">
      <w:bodyDiv w:val="1"/>
      <w:marLeft w:val="0"/>
      <w:marRight w:val="0"/>
      <w:marTop w:val="0"/>
      <w:marBottom w:val="0"/>
      <w:divBdr>
        <w:top w:val="none" w:sz="0" w:space="0" w:color="auto"/>
        <w:left w:val="none" w:sz="0" w:space="0" w:color="auto"/>
        <w:bottom w:val="none" w:sz="0" w:space="0" w:color="auto"/>
        <w:right w:val="none" w:sz="0" w:space="0" w:color="auto"/>
      </w:divBdr>
    </w:div>
    <w:div w:id="209614092">
      <w:bodyDiv w:val="1"/>
      <w:marLeft w:val="0"/>
      <w:marRight w:val="0"/>
      <w:marTop w:val="0"/>
      <w:marBottom w:val="0"/>
      <w:divBdr>
        <w:top w:val="none" w:sz="0" w:space="0" w:color="auto"/>
        <w:left w:val="none" w:sz="0" w:space="0" w:color="auto"/>
        <w:bottom w:val="none" w:sz="0" w:space="0" w:color="auto"/>
        <w:right w:val="none" w:sz="0" w:space="0" w:color="auto"/>
      </w:divBdr>
    </w:div>
    <w:div w:id="211430839">
      <w:bodyDiv w:val="1"/>
      <w:marLeft w:val="0"/>
      <w:marRight w:val="0"/>
      <w:marTop w:val="0"/>
      <w:marBottom w:val="0"/>
      <w:divBdr>
        <w:top w:val="none" w:sz="0" w:space="0" w:color="auto"/>
        <w:left w:val="none" w:sz="0" w:space="0" w:color="auto"/>
        <w:bottom w:val="none" w:sz="0" w:space="0" w:color="auto"/>
        <w:right w:val="none" w:sz="0" w:space="0" w:color="auto"/>
      </w:divBdr>
    </w:div>
    <w:div w:id="211818984">
      <w:bodyDiv w:val="1"/>
      <w:marLeft w:val="0"/>
      <w:marRight w:val="0"/>
      <w:marTop w:val="0"/>
      <w:marBottom w:val="0"/>
      <w:divBdr>
        <w:top w:val="none" w:sz="0" w:space="0" w:color="auto"/>
        <w:left w:val="none" w:sz="0" w:space="0" w:color="auto"/>
        <w:bottom w:val="none" w:sz="0" w:space="0" w:color="auto"/>
        <w:right w:val="none" w:sz="0" w:space="0" w:color="auto"/>
      </w:divBdr>
    </w:div>
    <w:div w:id="212081065">
      <w:bodyDiv w:val="1"/>
      <w:marLeft w:val="0"/>
      <w:marRight w:val="0"/>
      <w:marTop w:val="0"/>
      <w:marBottom w:val="0"/>
      <w:divBdr>
        <w:top w:val="none" w:sz="0" w:space="0" w:color="auto"/>
        <w:left w:val="none" w:sz="0" w:space="0" w:color="auto"/>
        <w:bottom w:val="none" w:sz="0" w:space="0" w:color="auto"/>
        <w:right w:val="none" w:sz="0" w:space="0" w:color="auto"/>
      </w:divBdr>
    </w:div>
    <w:div w:id="212232529">
      <w:bodyDiv w:val="1"/>
      <w:marLeft w:val="0"/>
      <w:marRight w:val="0"/>
      <w:marTop w:val="0"/>
      <w:marBottom w:val="0"/>
      <w:divBdr>
        <w:top w:val="none" w:sz="0" w:space="0" w:color="auto"/>
        <w:left w:val="none" w:sz="0" w:space="0" w:color="auto"/>
        <w:bottom w:val="none" w:sz="0" w:space="0" w:color="auto"/>
        <w:right w:val="none" w:sz="0" w:space="0" w:color="auto"/>
      </w:divBdr>
    </w:div>
    <w:div w:id="212238164">
      <w:bodyDiv w:val="1"/>
      <w:marLeft w:val="0"/>
      <w:marRight w:val="0"/>
      <w:marTop w:val="0"/>
      <w:marBottom w:val="0"/>
      <w:divBdr>
        <w:top w:val="none" w:sz="0" w:space="0" w:color="auto"/>
        <w:left w:val="none" w:sz="0" w:space="0" w:color="auto"/>
        <w:bottom w:val="none" w:sz="0" w:space="0" w:color="auto"/>
        <w:right w:val="none" w:sz="0" w:space="0" w:color="auto"/>
      </w:divBdr>
    </w:div>
    <w:div w:id="212273849">
      <w:bodyDiv w:val="1"/>
      <w:marLeft w:val="0"/>
      <w:marRight w:val="0"/>
      <w:marTop w:val="0"/>
      <w:marBottom w:val="0"/>
      <w:divBdr>
        <w:top w:val="none" w:sz="0" w:space="0" w:color="auto"/>
        <w:left w:val="none" w:sz="0" w:space="0" w:color="auto"/>
        <w:bottom w:val="none" w:sz="0" w:space="0" w:color="auto"/>
        <w:right w:val="none" w:sz="0" w:space="0" w:color="auto"/>
      </w:divBdr>
    </w:div>
    <w:div w:id="212348563">
      <w:bodyDiv w:val="1"/>
      <w:marLeft w:val="0"/>
      <w:marRight w:val="0"/>
      <w:marTop w:val="0"/>
      <w:marBottom w:val="0"/>
      <w:divBdr>
        <w:top w:val="none" w:sz="0" w:space="0" w:color="auto"/>
        <w:left w:val="none" w:sz="0" w:space="0" w:color="auto"/>
        <w:bottom w:val="none" w:sz="0" w:space="0" w:color="auto"/>
        <w:right w:val="none" w:sz="0" w:space="0" w:color="auto"/>
      </w:divBdr>
    </w:div>
    <w:div w:id="212664448">
      <w:bodyDiv w:val="1"/>
      <w:marLeft w:val="0"/>
      <w:marRight w:val="0"/>
      <w:marTop w:val="0"/>
      <w:marBottom w:val="0"/>
      <w:divBdr>
        <w:top w:val="none" w:sz="0" w:space="0" w:color="auto"/>
        <w:left w:val="none" w:sz="0" w:space="0" w:color="auto"/>
        <w:bottom w:val="none" w:sz="0" w:space="0" w:color="auto"/>
        <w:right w:val="none" w:sz="0" w:space="0" w:color="auto"/>
      </w:divBdr>
    </w:div>
    <w:div w:id="213858621">
      <w:bodyDiv w:val="1"/>
      <w:marLeft w:val="0"/>
      <w:marRight w:val="0"/>
      <w:marTop w:val="0"/>
      <w:marBottom w:val="0"/>
      <w:divBdr>
        <w:top w:val="none" w:sz="0" w:space="0" w:color="auto"/>
        <w:left w:val="none" w:sz="0" w:space="0" w:color="auto"/>
        <w:bottom w:val="none" w:sz="0" w:space="0" w:color="auto"/>
        <w:right w:val="none" w:sz="0" w:space="0" w:color="auto"/>
      </w:divBdr>
    </w:div>
    <w:div w:id="214239772">
      <w:bodyDiv w:val="1"/>
      <w:marLeft w:val="0"/>
      <w:marRight w:val="0"/>
      <w:marTop w:val="0"/>
      <w:marBottom w:val="0"/>
      <w:divBdr>
        <w:top w:val="none" w:sz="0" w:space="0" w:color="auto"/>
        <w:left w:val="none" w:sz="0" w:space="0" w:color="auto"/>
        <w:bottom w:val="none" w:sz="0" w:space="0" w:color="auto"/>
        <w:right w:val="none" w:sz="0" w:space="0" w:color="auto"/>
      </w:divBdr>
    </w:div>
    <w:div w:id="215241724">
      <w:bodyDiv w:val="1"/>
      <w:marLeft w:val="0"/>
      <w:marRight w:val="0"/>
      <w:marTop w:val="0"/>
      <w:marBottom w:val="0"/>
      <w:divBdr>
        <w:top w:val="none" w:sz="0" w:space="0" w:color="auto"/>
        <w:left w:val="none" w:sz="0" w:space="0" w:color="auto"/>
        <w:bottom w:val="none" w:sz="0" w:space="0" w:color="auto"/>
        <w:right w:val="none" w:sz="0" w:space="0" w:color="auto"/>
      </w:divBdr>
    </w:div>
    <w:div w:id="215514458">
      <w:bodyDiv w:val="1"/>
      <w:marLeft w:val="0"/>
      <w:marRight w:val="0"/>
      <w:marTop w:val="0"/>
      <w:marBottom w:val="0"/>
      <w:divBdr>
        <w:top w:val="none" w:sz="0" w:space="0" w:color="auto"/>
        <w:left w:val="none" w:sz="0" w:space="0" w:color="auto"/>
        <w:bottom w:val="none" w:sz="0" w:space="0" w:color="auto"/>
        <w:right w:val="none" w:sz="0" w:space="0" w:color="auto"/>
      </w:divBdr>
    </w:div>
    <w:div w:id="217209998">
      <w:bodyDiv w:val="1"/>
      <w:marLeft w:val="0"/>
      <w:marRight w:val="0"/>
      <w:marTop w:val="0"/>
      <w:marBottom w:val="0"/>
      <w:divBdr>
        <w:top w:val="none" w:sz="0" w:space="0" w:color="auto"/>
        <w:left w:val="none" w:sz="0" w:space="0" w:color="auto"/>
        <w:bottom w:val="none" w:sz="0" w:space="0" w:color="auto"/>
        <w:right w:val="none" w:sz="0" w:space="0" w:color="auto"/>
      </w:divBdr>
    </w:div>
    <w:div w:id="217329243">
      <w:bodyDiv w:val="1"/>
      <w:marLeft w:val="0"/>
      <w:marRight w:val="0"/>
      <w:marTop w:val="0"/>
      <w:marBottom w:val="0"/>
      <w:divBdr>
        <w:top w:val="none" w:sz="0" w:space="0" w:color="auto"/>
        <w:left w:val="none" w:sz="0" w:space="0" w:color="auto"/>
        <w:bottom w:val="none" w:sz="0" w:space="0" w:color="auto"/>
        <w:right w:val="none" w:sz="0" w:space="0" w:color="auto"/>
      </w:divBdr>
    </w:div>
    <w:div w:id="217592290">
      <w:bodyDiv w:val="1"/>
      <w:marLeft w:val="0"/>
      <w:marRight w:val="0"/>
      <w:marTop w:val="0"/>
      <w:marBottom w:val="0"/>
      <w:divBdr>
        <w:top w:val="none" w:sz="0" w:space="0" w:color="auto"/>
        <w:left w:val="none" w:sz="0" w:space="0" w:color="auto"/>
        <w:bottom w:val="none" w:sz="0" w:space="0" w:color="auto"/>
        <w:right w:val="none" w:sz="0" w:space="0" w:color="auto"/>
      </w:divBdr>
    </w:div>
    <w:div w:id="217908681">
      <w:bodyDiv w:val="1"/>
      <w:marLeft w:val="0"/>
      <w:marRight w:val="0"/>
      <w:marTop w:val="0"/>
      <w:marBottom w:val="0"/>
      <w:divBdr>
        <w:top w:val="none" w:sz="0" w:space="0" w:color="auto"/>
        <w:left w:val="none" w:sz="0" w:space="0" w:color="auto"/>
        <w:bottom w:val="none" w:sz="0" w:space="0" w:color="auto"/>
        <w:right w:val="none" w:sz="0" w:space="0" w:color="auto"/>
      </w:divBdr>
    </w:div>
    <w:div w:id="218133873">
      <w:bodyDiv w:val="1"/>
      <w:marLeft w:val="0"/>
      <w:marRight w:val="0"/>
      <w:marTop w:val="0"/>
      <w:marBottom w:val="0"/>
      <w:divBdr>
        <w:top w:val="none" w:sz="0" w:space="0" w:color="auto"/>
        <w:left w:val="none" w:sz="0" w:space="0" w:color="auto"/>
        <w:bottom w:val="none" w:sz="0" w:space="0" w:color="auto"/>
        <w:right w:val="none" w:sz="0" w:space="0" w:color="auto"/>
      </w:divBdr>
    </w:div>
    <w:div w:id="218715038">
      <w:bodyDiv w:val="1"/>
      <w:marLeft w:val="0"/>
      <w:marRight w:val="0"/>
      <w:marTop w:val="0"/>
      <w:marBottom w:val="0"/>
      <w:divBdr>
        <w:top w:val="none" w:sz="0" w:space="0" w:color="auto"/>
        <w:left w:val="none" w:sz="0" w:space="0" w:color="auto"/>
        <w:bottom w:val="none" w:sz="0" w:space="0" w:color="auto"/>
        <w:right w:val="none" w:sz="0" w:space="0" w:color="auto"/>
      </w:divBdr>
    </w:div>
    <w:div w:id="219024897">
      <w:bodyDiv w:val="1"/>
      <w:marLeft w:val="0"/>
      <w:marRight w:val="0"/>
      <w:marTop w:val="0"/>
      <w:marBottom w:val="0"/>
      <w:divBdr>
        <w:top w:val="none" w:sz="0" w:space="0" w:color="auto"/>
        <w:left w:val="none" w:sz="0" w:space="0" w:color="auto"/>
        <w:bottom w:val="none" w:sz="0" w:space="0" w:color="auto"/>
        <w:right w:val="none" w:sz="0" w:space="0" w:color="auto"/>
      </w:divBdr>
    </w:div>
    <w:div w:id="219171107">
      <w:bodyDiv w:val="1"/>
      <w:marLeft w:val="0"/>
      <w:marRight w:val="0"/>
      <w:marTop w:val="0"/>
      <w:marBottom w:val="0"/>
      <w:divBdr>
        <w:top w:val="none" w:sz="0" w:space="0" w:color="auto"/>
        <w:left w:val="none" w:sz="0" w:space="0" w:color="auto"/>
        <w:bottom w:val="none" w:sz="0" w:space="0" w:color="auto"/>
        <w:right w:val="none" w:sz="0" w:space="0" w:color="auto"/>
      </w:divBdr>
    </w:div>
    <w:div w:id="220794772">
      <w:bodyDiv w:val="1"/>
      <w:marLeft w:val="0"/>
      <w:marRight w:val="0"/>
      <w:marTop w:val="0"/>
      <w:marBottom w:val="0"/>
      <w:divBdr>
        <w:top w:val="none" w:sz="0" w:space="0" w:color="auto"/>
        <w:left w:val="none" w:sz="0" w:space="0" w:color="auto"/>
        <w:bottom w:val="none" w:sz="0" w:space="0" w:color="auto"/>
        <w:right w:val="none" w:sz="0" w:space="0" w:color="auto"/>
      </w:divBdr>
    </w:div>
    <w:div w:id="221405258">
      <w:bodyDiv w:val="1"/>
      <w:marLeft w:val="0"/>
      <w:marRight w:val="0"/>
      <w:marTop w:val="0"/>
      <w:marBottom w:val="0"/>
      <w:divBdr>
        <w:top w:val="none" w:sz="0" w:space="0" w:color="auto"/>
        <w:left w:val="none" w:sz="0" w:space="0" w:color="auto"/>
        <w:bottom w:val="none" w:sz="0" w:space="0" w:color="auto"/>
        <w:right w:val="none" w:sz="0" w:space="0" w:color="auto"/>
      </w:divBdr>
    </w:div>
    <w:div w:id="221648276">
      <w:bodyDiv w:val="1"/>
      <w:marLeft w:val="0"/>
      <w:marRight w:val="0"/>
      <w:marTop w:val="0"/>
      <w:marBottom w:val="0"/>
      <w:divBdr>
        <w:top w:val="none" w:sz="0" w:space="0" w:color="auto"/>
        <w:left w:val="none" w:sz="0" w:space="0" w:color="auto"/>
        <w:bottom w:val="none" w:sz="0" w:space="0" w:color="auto"/>
        <w:right w:val="none" w:sz="0" w:space="0" w:color="auto"/>
      </w:divBdr>
    </w:div>
    <w:div w:id="221715070">
      <w:bodyDiv w:val="1"/>
      <w:marLeft w:val="0"/>
      <w:marRight w:val="0"/>
      <w:marTop w:val="0"/>
      <w:marBottom w:val="0"/>
      <w:divBdr>
        <w:top w:val="none" w:sz="0" w:space="0" w:color="auto"/>
        <w:left w:val="none" w:sz="0" w:space="0" w:color="auto"/>
        <w:bottom w:val="none" w:sz="0" w:space="0" w:color="auto"/>
        <w:right w:val="none" w:sz="0" w:space="0" w:color="auto"/>
      </w:divBdr>
    </w:div>
    <w:div w:id="222063629">
      <w:bodyDiv w:val="1"/>
      <w:marLeft w:val="0"/>
      <w:marRight w:val="0"/>
      <w:marTop w:val="0"/>
      <w:marBottom w:val="0"/>
      <w:divBdr>
        <w:top w:val="none" w:sz="0" w:space="0" w:color="auto"/>
        <w:left w:val="none" w:sz="0" w:space="0" w:color="auto"/>
        <w:bottom w:val="none" w:sz="0" w:space="0" w:color="auto"/>
        <w:right w:val="none" w:sz="0" w:space="0" w:color="auto"/>
      </w:divBdr>
    </w:div>
    <w:div w:id="222107879">
      <w:bodyDiv w:val="1"/>
      <w:marLeft w:val="0"/>
      <w:marRight w:val="0"/>
      <w:marTop w:val="0"/>
      <w:marBottom w:val="0"/>
      <w:divBdr>
        <w:top w:val="none" w:sz="0" w:space="0" w:color="auto"/>
        <w:left w:val="none" w:sz="0" w:space="0" w:color="auto"/>
        <w:bottom w:val="none" w:sz="0" w:space="0" w:color="auto"/>
        <w:right w:val="none" w:sz="0" w:space="0" w:color="auto"/>
      </w:divBdr>
    </w:div>
    <w:div w:id="223296566">
      <w:bodyDiv w:val="1"/>
      <w:marLeft w:val="0"/>
      <w:marRight w:val="0"/>
      <w:marTop w:val="0"/>
      <w:marBottom w:val="0"/>
      <w:divBdr>
        <w:top w:val="none" w:sz="0" w:space="0" w:color="auto"/>
        <w:left w:val="none" w:sz="0" w:space="0" w:color="auto"/>
        <w:bottom w:val="none" w:sz="0" w:space="0" w:color="auto"/>
        <w:right w:val="none" w:sz="0" w:space="0" w:color="auto"/>
      </w:divBdr>
    </w:div>
    <w:div w:id="223562216">
      <w:bodyDiv w:val="1"/>
      <w:marLeft w:val="0"/>
      <w:marRight w:val="0"/>
      <w:marTop w:val="0"/>
      <w:marBottom w:val="0"/>
      <w:divBdr>
        <w:top w:val="none" w:sz="0" w:space="0" w:color="auto"/>
        <w:left w:val="none" w:sz="0" w:space="0" w:color="auto"/>
        <w:bottom w:val="none" w:sz="0" w:space="0" w:color="auto"/>
        <w:right w:val="none" w:sz="0" w:space="0" w:color="auto"/>
      </w:divBdr>
    </w:div>
    <w:div w:id="224073277">
      <w:bodyDiv w:val="1"/>
      <w:marLeft w:val="0"/>
      <w:marRight w:val="0"/>
      <w:marTop w:val="0"/>
      <w:marBottom w:val="0"/>
      <w:divBdr>
        <w:top w:val="none" w:sz="0" w:space="0" w:color="auto"/>
        <w:left w:val="none" w:sz="0" w:space="0" w:color="auto"/>
        <w:bottom w:val="none" w:sz="0" w:space="0" w:color="auto"/>
        <w:right w:val="none" w:sz="0" w:space="0" w:color="auto"/>
      </w:divBdr>
    </w:div>
    <w:div w:id="224611588">
      <w:bodyDiv w:val="1"/>
      <w:marLeft w:val="0"/>
      <w:marRight w:val="0"/>
      <w:marTop w:val="0"/>
      <w:marBottom w:val="0"/>
      <w:divBdr>
        <w:top w:val="none" w:sz="0" w:space="0" w:color="auto"/>
        <w:left w:val="none" w:sz="0" w:space="0" w:color="auto"/>
        <w:bottom w:val="none" w:sz="0" w:space="0" w:color="auto"/>
        <w:right w:val="none" w:sz="0" w:space="0" w:color="auto"/>
      </w:divBdr>
    </w:div>
    <w:div w:id="224611640">
      <w:bodyDiv w:val="1"/>
      <w:marLeft w:val="0"/>
      <w:marRight w:val="0"/>
      <w:marTop w:val="0"/>
      <w:marBottom w:val="0"/>
      <w:divBdr>
        <w:top w:val="none" w:sz="0" w:space="0" w:color="auto"/>
        <w:left w:val="none" w:sz="0" w:space="0" w:color="auto"/>
        <w:bottom w:val="none" w:sz="0" w:space="0" w:color="auto"/>
        <w:right w:val="none" w:sz="0" w:space="0" w:color="auto"/>
      </w:divBdr>
    </w:div>
    <w:div w:id="224681706">
      <w:bodyDiv w:val="1"/>
      <w:marLeft w:val="0"/>
      <w:marRight w:val="0"/>
      <w:marTop w:val="0"/>
      <w:marBottom w:val="0"/>
      <w:divBdr>
        <w:top w:val="none" w:sz="0" w:space="0" w:color="auto"/>
        <w:left w:val="none" w:sz="0" w:space="0" w:color="auto"/>
        <w:bottom w:val="none" w:sz="0" w:space="0" w:color="auto"/>
        <w:right w:val="none" w:sz="0" w:space="0" w:color="auto"/>
      </w:divBdr>
    </w:div>
    <w:div w:id="224687802">
      <w:bodyDiv w:val="1"/>
      <w:marLeft w:val="0"/>
      <w:marRight w:val="0"/>
      <w:marTop w:val="0"/>
      <w:marBottom w:val="0"/>
      <w:divBdr>
        <w:top w:val="none" w:sz="0" w:space="0" w:color="auto"/>
        <w:left w:val="none" w:sz="0" w:space="0" w:color="auto"/>
        <w:bottom w:val="none" w:sz="0" w:space="0" w:color="auto"/>
        <w:right w:val="none" w:sz="0" w:space="0" w:color="auto"/>
      </w:divBdr>
    </w:div>
    <w:div w:id="226191484">
      <w:bodyDiv w:val="1"/>
      <w:marLeft w:val="0"/>
      <w:marRight w:val="0"/>
      <w:marTop w:val="0"/>
      <w:marBottom w:val="0"/>
      <w:divBdr>
        <w:top w:val="none" w:sz="0" w:space="0" w:color="auto"/>
        <w:left w:val="none" w:sz="0" w:space="0" w:color="auto"/>
        <w:bottom w:val="none" w:sz="0" w:space="0" w:color="auto"/>
        <w:right w:val="none" w:sz="0" w:space="0" w:color="auto"/>
      </w:divBdr>
    </w:div>
    <w:div w:id="226309080">
      <w:bodyDiv w:val="1"/>
      <w:marLeft w:val="0"/>
      <w:marRight w:val="0"/>
      <w:marTop w:val="0"/>
      <w:marBottom w:val="0"/>
      <w:divBdr>
        <w:top w:val="none" w:sz="0" w:space="0" w:color="auto"/>
        <w:left w:val="none" w:sz="0" w:space="0" w:color="auto"/>
        <w:bottom w:val="none" w:sz="0" w:space="0" w:color="auto"/>
        <w:right w:val="none" w:sz="0" w:space="0" w:color="auto"/>
      </w:divBdr>
    </w:div>
    <w:div w:id="227419201">
      <w:bodyDiv w:val="1"/>
      <w:marLeft w:val="0"/>
      <w:marRight w:val="0"/>
      <w:marTop w:val="0"/>
      <w:marBottom w:val="0"/>
      <w:divBdr>
        <w:top w:val="none" w:sz="0" w:space="0" w:color="auto"/>
        <w:left w:val="none" w:sz="0" w:space="0" w:color="auto"/>
        <w:bottom w:val="none" w:sz="0" w:space="0" w:color="auto"/>
        <w:right w:val="none" w:sz="0" w:space="0" w:color="auto"/>
      </w:divBdr>
    </w:div>
    <w:div w:id="228006653">
      <w:bodyDiv w:val="1"/>
      <w:marLeft w:val="0"/>
      <w:marRight w:val="0"/>
      <w:marTop w:val="0"/>
      <w:marBottom w:val="0"/>
      <w:divBdr>
        <w:top w:val="none" w:sz="0" w:space="0" w:color="auto"/>
        <w:left w:val="none" w:sz="0" w:space="0" w:color="auto"/>
        <w:bottom w:val="none" w:sz="0" w:space="0" w:color="auto"/>
        <w:right w:val="none" w:sz="0" w:space="0" w:color="auto"/>
      </w:divBdr>
    </w:div>
    <w:div w:id="228344869">
      <w:bodyDiv w:val="1"/>
      <w:marLeft w:val="0"/>
      <w:marRight w:val="0"/>
      <w:marTop w:val="0"/>
      <w:marBottom w:val="0"/>
      <w:divBdr>
        <w:top w:val="none" w:sz="0" w:space="0" w:color="auto"/>
        <w:left w:val="none" w:sz="0" w:space="0" w:color="auto"/>
        <w:bottom w:val="none" w:sz="0" w:space="0" w:color="auto"/>
        <w:right w:val="none" w:sz="0" w:space="0" w:color="auto"/>
      </w:divBdr>
    </w:div>
    <w:div w:id="229272299">
      <w:bodyDiv w:val="1"/>
      <w:marLeft w:val="0"/>
      <w:marRight w:val="0"/>
      <w:marTop w:val="0"/>
      <w:marBottom w:val="0"/>
      <w:divBdr>
        <w:top w:val="none" w:sz="0" w:space="0" w:color="auto"/>
        <w:left w:val="none" w:sz="0" w:space="0" w:color="auto"/>
        <w:bottom w:val="none" w:sz="0" w:space="0" w:color="auto"/>
        <w:right w:val="none" w:sz="0" w:space="0" w:color="auto"/>
      </w:divBdr>
    </w:div>
    <w:div w:id="229850337">
      <w:bodyDiv w:val="1"/>
      <w:marLeft w:val="0"/>
      <w:marRight w:val="0"/>
      <w:marTop w:val="0"/>
      <w:marBottom w:val="0"/>
      <w:divBdr>
        <w:top w:val="none" w:sz="0" w:space="0" w:color="auto"/>
        <w:left w:val="none" w:sz="0" w:space="0" w:color="auto"/>
        <w:bottom w:val="none" w:sz="0" w:space="0" w:color="auto"/>
        <w:right w:val="none" w:sz="0" w:space="0" w:color="auto"/>
      </w:divBdr>
    </w:div>
    <w:div w:id="230578377">
      <w:bodyDiv w:val="1"/>
      <w:marLeft w:val="0"/>
      <w:marRight w:val="0"/>
      <w:marTop w:val="0"/>
      <w:marBottom w:val="0"/>
      <w:divBdr>
        <w:top w:val="none" w:sz="0" w:space="0" w:color="auto"/>
        <w:left w:val="none" w:sz="0" w:space="0" w:color="auto"/>
        <w:bottom w:val="none" w:sz="0" w:space="0" w:color="auto"/>
        <w:right w:val="none" w:sz="0" w:space="0" w:color="auto"/>
      </w:divBdr>
    </w:div>
    <w:div w:id="230699503">
      <w:bodyDiv w:val="1"/>
      <w:marLeft w:val="0"/>
      <w:marRight w:val="0"/>
      <w:marTop w:val="0"/>
      <w:marBottom w:val="0"/>
      <w:divBdr>
        <w:top w:val="none" w:sz="0" w:space="0" w:color="auto"/>
        <w:left w:val="none" w:sz="0" w:space="0" w:color="auto"/>
        <w:bottom w:val="none" w:sz="0" w:space="0" w:color="auto"/>
        <w:right w:val="none" w:sz="0" w:space="0" w:color="auto"/>
      </w:divBdr>
    </w:div>
    <w:div w:id="230779342">
      <w:bodyDiv w:val="1"/>
      <w:marLeft w:val="0"/>
      <w:marRight w:val="0"/>
      <w:marTop w:val="0"/>
      <w:marBottom w:val="0"/>
      <w:divBdr>
        <w:top w:val="none" w:sz="0" w:space="0" w:color="auto"/>
        <w:left w:val="none" w:sz="0" w:space="0" w:color="auto"/>
        <w:bottom w:val="none" w:sz="0" w:space="0" w:color="auto"/>
        <w:right w:val="none" w:sz="0" w:space="0" w:color="auto"/>
      </w:divBdr>
    </w:div>
    <w:div w:id="230894069">
      <w:bodyDiv w:val="1"/>
      <w:marLeft w:val="0"/>
      <w:marRight w:val="0"/>
      <w:marTop w:val="0"/>
      <w:marBottom w:val="0"/>
      <w:divBdr>
        <w:top w:val="none" w:sz="0" w:space="0" w:color="auto"/>
        <w:left w:val="none" w:sz="0" w:space="0" w:color="auto"/>
        <w:bottom w:val="none" w:sz="0" w:space="0" w:color="auto"/>
        <w:right w:val="none" w:sz="0" w:space="0" w:color="auto"/>
      </w:divBdr>
    </w:div>
    <w:div w:id="231085712">
      <w:bodyDiv w:val="1"/>
      <w:marLeft w:val="0"/>
      <w:marRight w:val="0"/>
      <w:marTop w:val="0"/>
      <w:marBottom w:val="0"/>
      <w:divBdr>
        <w:top w:val="none" w:sz="0" w:space="0" w:color="auto"/>
        <w:left w:val="none" w:sz="0" w:space="0" w:color="auto"/>
        <w:bottom w:val="none" w:sz="0" w:space="0" w:color="auto"/>
        <w:right w:val="none" w:sz="0" w:space="0" w:color="auto"/>
      </w:divBdr>
    </w:div>
    <w:div w:id="231157075">
      <w:bodyDiv w:val="1"/>
      <w:marLeft w:val="0"/>
      <w:marRight w:val="0"/>
      <w:marTop w:val="0"/>
      <w:marBottom w:val="0"/>
      <w:divBdr>
        <w:top w:val="none" w:sz="0" w:space="0" w:color="auto"/>
        <w:left w:val="none" w:sz="0" w:space="0" w:color="auto"/>
        <w:bottom w:val="none" w:sz="0" w:space="0" w:color="auto"/>
        <w:right w:val="none" w:sz="0" w:space="0" w:color="auto"/>
      </w:divBdr>
    </w:div>
    <w:div w:id="231280862">
      <w:bodyDiv w:val="1"/>
      <w:marLeft w:val="0"/>
      <w:marRight w:val="0"/>
      <w:marTop w:val="0"/>
      <w:marBottom w:val="0"/>
      <w:divBdr>
        <w:top w:val="none" w:sz="0" w:space="0" w:color="auto"/>
        <w:left w:val="none" w:sz="0" w:space="0" w:color="auto"/>
        <w:bottom w:val="none" w:sz="0" w:space="0" w:color="auto"/>
        <w:right w:val="none" w:sz="0" w:space="0" w:color="auto"/>
      </w:divBdr>
    </w:div>
    <w:div w:id="232353625">
      <w:bodyDiv w:val="1"/>
      <w:marLeft w:val="0"/>
      <w:marRight w:val="0"/>
      <w:marTop w:val="0"/>
      <w:marBottom w:val="0"/>
      <w:divBdr>
        <w:top w:val="none" w:sz="0" w:space="0" w:color="auto"/>
        <w:left w:val="none" w:sz="0" w:space="0" w:color="auto"/>
        <w:bottom w:val="none" w:sz="0" w:space="0" w:color="auto"/>
        <w:right w:val="none" w:sz="0" w:space="0" w:color="auto"/>
      </w:divBdr>
    </w:div>
    <w:div w:id="232855527">
      <w:bodyDiv w:val="1"/>
      <w:marLeft w:val="0"/>
      <w:marRight w:val="0"/>
      <w:marTop w:val="0"/>
      <w:marBottom w:val="0"/>
      <w:divBdr>
        <w:top w:val="none" w:sz="0" w:space="0" w:color="auto"/>
        <w:left w:val="none" w:sz="0" w:space="0" w:color="auto"/>
        <w:bottom w:val="none" w:sz="0" w:space="0" w:color="auto"/>
        <w:right w:val="none" w:sz="0" w:space="0" w:color="auto"/>
      </w:divBdr>
    </w:div>
    <w:div w:id="233400154">
      <w:bodyDiv w:val="1"/>
      <w:marLeft w:val="0"/>
      <w:marRight w:val="0"/>
      <w:marTop w:val="0"/>
      <w:marBottom w:val="0"/>
      <w:divBdr>
        <w:top w:val="none" w:sz="0" w:space="0" w:color="auto"/>
        <w:left w:val="none" w:sz="0" w:space="0" w:color="auto"/>
        <w:bottom w:val="none" w:sz="0" w:space="0" w:color="auto"/>
        <w:right w:val="none" w:sz="0" w:space="0" w:color="auto"/>
      </w:divBdr>
    </w:div>
    <w:div w:id="233778096">
      <w:bodyDiv w:val="1"/>
      <w:marLeft w:val="0"/>
      <w:marRight w:val="0"/>
      <w:marTop w:val="0"/>
      <w:marBottom w:val="0"/>
      <w:divBdr>
        <w:top w:val="none" w:sz="0" w:space="0" w:color="auto"/>
        <w:left w:val="none" w:sz="0" w:space="0" w:color="auto"/>
        <w:bottom w:val="none" w:sz="0" w:space="0" w:color="auto"/>
        <w:right w:val="none" w:sz="0" w:space="0" w:color="auto"/>
      </w:divBdr>
    </w:div>
    <w:div w:id="233856113">
      <w:bodyDiv w:val="1"/>
      <w:marLeft w:val="0"/>
      <w:marRight w:val="0"/>
      <w:marTop w:val="0"/>
      <w:marBottom w:val="0"/>
      <w:divBdr>
        <w:top w:val="none" w:sz="0" w:space="0" w:color="auto"/>
        <w:left w:val="none" w:sz="0" w:space="0" w:color="auto"/>
        <w:bottom w:val="none" w:sz="0" w:space="0" w:color="auto"/>
        <w:right w:val="none" w:sz="0" w:space="0" w:color="auto"/>
      </w:divBdr>
    </w:div>
    <w:div w:id="233978314">
      <w:bodyDiv w:val="1"/>
      <w:marLeft w:val="0"/>
      <w:marRight w:val="0"/>
      <w:marTop w:val="0"/>
      <w:marBottom w:val="0"/>
      <w:divBdr>
        <w:top w:val="none" w:sz="0" w:space="0" w:color="auto"/>
        <w:left w:val="none" w:sz="0" w:space="0" w:color="auto"/>
        <w:bottom w:val="none" w:sz="0" w:space="0" w:color="auto"/>
        <w:right w:val="none" w:sz="0" w:space="0" w:color="auto"/>
      </w:divBdr>
    </w:div>
    <w:div w:id="234319756">
      <w:bodyDiv w:val="1"/>
      <w:marLeft w:val="0"/>
      <w:marRight w:val="0"/>
      <w:marTop w:val="0"/>
      <w:marBottom w:val="0"/>
      <w:divBdr>
        <w:top w:val="none" w:sz="0" w:space="0" w:color="auto"/>
        <w:left w:val="none" w:sz="0" w:space="0" w:color="auto"/>
        <w:bottom w:val="none" w:sz="0" w:space="0" w:color="auto"/>
        <w:right w:val="none" w:sz="0" w:space="0" w:color="auto"/>
      </w:divBdr>
    </w:div>
    <w:div w:id="234974906">
      <w:bodyDiv w:val="1"/>
      <w:marLeft w:val="0"/>
      <w:marRight w:val="0"/>
      <w:marTop w:val="0"/>
      <w:marBottom w:val="0"/>
      <w:divBdr>
        <w:top w:val="none" w:sz="0" w:space="0" w:color="auto"/>
        <w:left w:val="none" w:sz="0" w:space="0" w:color="auto"/>
        <w:bottom w:val="none" w:sz="0" w:space="0" w:color="auto"/>
        <w:right w:val="none" w:sz="0" w:space="0" w:color="auto"/>
      </w:divBdr>
    </w:div>
    <w:div w:id="235552156">
      <w:bodyDiv w:val="1"/>
      <w:marLeft w:val="0"/>
      <w:marRight w:val="0"/>
      <w:marTop w:val="0"/>
      <w:marBottom w:val="0"/>
      <w:divBdr>
        <w:top w:val="none" w:sz="0" w:space="0" w:color="auto"/>
        <w:left w:val="none" w:sz="0" w:space="0" w:color="auto"/>
        <w:bottom w:val="none" w:sz="0" w:space="0" w:color="auto"/>
        <w:right w:val="none" w:sz="0" w:space="0" w:color="auto"/>
      </w:divBdr>
    </w:div>
    <w:div w:id="235868871">
      <w:bodyDiv w:val="1"/>
      <w:marLeft w:val="0"/>
      <w:marRight w:val="0"/>
      <w:marTop w:val="0"/>
      <w:marBottom w:val="0"/>
      <w:divBdr>
        <w:top w:val="none" w:sz="0" w:space="0" w:color="auto"/>
        <w:left w:val="none" w:sz="0" w:space="0" w:color="auto"/>
        <w:bottom w:val="none" w:sz="0" w:space="0" w:color="auto"/>
        <w:right w:val="none" w:sz="0" w:space="0" w:color="auto"/>
      </w:divBdr>
    </w:div>
    <w:div w:id="236131659">
      <w:bodyDiv w:val="1"/>
      <w:marLeft w:val="0"/>
      <w:marRight w:val="0"/>
      <w:marTop w:val="0"/>
      <w:marBottom w:val="0"/>
      <w:divBdr>
        <w:top w:val="none" w:sz="0" w:space="0" w:color="auto"/>
        <w:left w:val="none" w:sz="0" w:space="0" w:color="auto"/>
        <w:bottom w:val="none" w:sz="0" w:space="0" w:color="auto"/>
        <w:right w:val="none" w:sz="0" w:space="0" w:color="auto"/>
      </w:divBdr>
    </w:div>
    <w:div w:id="236287034">
      <w:bodyDiv w:val="1"/>
      <w:marLeft w:val="0"/>
      <w:marRight w:val="0"/>
      <w:marTop w:val="0"/>
      <w:marBottom w:val="0"/>
      <w:divBdr>
        <w:top w:val="none" w:sz="0" w:space="0" w:color="auto"/>
        <w:left w:val="none" w:sz="0" w:space="0" w:color="auto"/>
        <w:bottom w:val="none" w:sz="0" w:space="0" w:color="auto"/>
        <w:right w:val="none" w:sz="0" w:space="0" w:color="auto"/>
      </w:divBdr>
    </w:div>
    <w:div w:id="236598151">
      <w:bodyDiv w:val="1"/>
      <w:marLeft w:val="0"/>
      <w:marRight w:val="0"/>
      <w:marTop w:val="0"/>
      <w:marBottom w:val="0"/>
      <w:divBdr>
        <w:top w:val="none" w:sz="0" w:space="0" w:color="auto"/>
        <w:left w:val="none" w:sz="0" w:space="0" w:color="auto"/>
        <w:bottom w:val="none" w:sz="0" w:space="0" w:color="auto"/>
        <w:right w:val="none" w:sz="0" w:space="0" w:color="auto"/>
      </w:divBdr>
    </w:div>
    <w:div w:id="238057811">
      <w:bodyDiv w:val="1"/>
      <w:marLeft w:val="0"/>
      <w:marRight w:val="0"/>
      <w:marTop w:val="0"/>
      <w:marBottom w:val="0"/>
      <w:divBdr>
        <w:top w:val="none" w:sz="0" w:space="0" w:color="auto"/>
        <w:left w:val="none" w:sz="0" w:space="0" w:color="auto"/>
        <w:bottom w:val="none" w:sz="0" w:space="0" w:color="auto"/>
        <w:right w:val="none" w:sz="0" w:space="0" w:color="auto"/>
      </w:divBdr>
    </w:div>
    <w:div w:id="238564058">
      <w:bodyDiv w:val="1"/>
      <w:marLeft w:val="0"/>
      <w:marRight w:val="0"/>
      <w:marTop w:val="0"/>
      <w:marBottom w:val="0"/>
      <w:divBdr>
        <w:top w:val="none" w:sz="0" w:space="0" w:color="auto"/>
        <w:left w:val="none" w:sz="0" w:space="0" w:color="auto"/>
        <w:bottom w:val="none" w:sz="0" w:space="0" w:color="auto"/>
        <w:right w:val="none" w:sz="0" w:space="0" w:color="auto"/>
      </w:divBdr>
    </w:div>
    <w:div w:id="238638489">
      <w:bodyDiv w:val="1"/>
      <w:marLeft w:val="0"/>
      <w:marRight w:val="0"/>
      <w:marTop w:val="0"/>
      <w:marBottom w:val="0"/>
      <w:divBdr>
        <w:top w:val="none" w:sz="0" w:space="0" w:color="auto"/>
        <w:left w:val="none" w:sz="0" w:space="0" w:color="auto"/>
        <w:bottom w:val="none" w:sz="0" w:space="0" w:color="auto"/>
        <w:right w:val="none" w:sz="0" w:space="0" w:color="auto"/>
      </w:divBdr>
    </w:div>
    <w:div w:id="239559776">
      <w:bodyDiv w:val="1"/>
      <w:marLeft w:val="0"/>
      <w:marRight w:val="0"/>
      <w:marTop w:val="0"/>
      <w:marBottom w:val="0"/>
      <w:divBdr>
        <w:top w:val="none" w:sz="0" w:space="0" w:color="auto"/>
        <w:left w:val="none" w:sz="0" w:space="0" w:color="auto"/>
        <w:bottom w:val="none" w:sz="0" w:space="0" w:color="auto"/>
        <w:right w:val="none" w:sz="0" w:space="0" w:color="auto"/>
      </w:divBdr>
    </w:div>
    <w:div w:id="239606608">
      <w:bodyDiv w:val="1"/>
      <w:marLeft w:val="0"/>
      <w:marRight w:val="0"/>
      <w:marTop w:val="0"/>
      <w:marBottom w:val="0"/>
      <w:divBdr>
        <w:top w:val="none" w:sz="0" w:space="0" w:color="auto"/>
        <w:left w:val="none" w:sz="0" w:space="0" w:color="auto"/>
        <w:bottom w:val="none" w:sz="0" w:space="0" w:color="auto"/>
        <w:right w:val="none" w:sz="0" w:space="0" w:color="auto"/>
      </w:divBdr>
    </w:div>
    <w:div w:id="239752860">
      <w:bodyDiv w:val="1"/>
      <w:marLeft w:val="0"/>
      <w:marRight w:val="0"/>
      <w:marTop w:val="0"/>
      <w:marBottom w:val="0"/>
      <w:divBdr>
        <w:top w:val="none" w:sz="0" w:space="0" w:color="auto"/>
        <w:left w:val="none" w:sz="0" w:space="0" w:color="auto"/>
        <w:bottom w:val="none" w:sz="0" w:space="0" w:color="auto"/>
        <w:right w:val="none" w:sz="0" w:space="0" w:color="auto"/>
      </w:divBdr>
    </w:div>
    <w:div w:id="240599569">
      <w:bodyDiv w:val="1"/>
      <w:marLeft w:val="0"/>
      <w:marRight w:val="0"/>
      <w:marTop w:val="0"/>
      <w:marBottom w:val="0"/>
      <w:divBdr>
        <w:top w:val="none" w:sz="0" w:space="0" w:color="auto"/>
        <w:left w:val="none" w:sz="0" w:space="0" w:color="auto"/>
        <w:bottom w:val="none" w:sz="0" w:space="0" w:color="auto"/>
        <w:right w:val="none" w:sz="0" w:space="0" w:color="auto"/>
      </w:divBdr>
    </w:div>
    <w:div w:id="240723705">
      <w:bodyDiv w:val="1"/>
      <w:marLeft w:val="0"/>
      <w:marRight w:val="0"/>
      <w:marTop w:val="0"/>
      <w:marBottom w:val="0"/>
      <w:divBdr>
        <w:top w:val="none" w:sz="0" w:space="0" w:color="auto"/>
        <w:left w:val="none" w:sz="0" w:space="0" w:color="auto"/>
        <w:bottom w:val="none" w:sz="0" w:space="0" w:color="auto"/>
        <w:right w:val="none" w:sz="0" w:space="0" w:color="auto"/>
      </w:divBdr>
    </w:div>
    <w:div w:id="241718325">
      <w:bodyDiv w:val="1"/>
      <w:marLeft w:val="0"/>
      <w:marRight w:val="0"/>
      <w:marTop w:val="0"/>
      <w:marBottom w:val="0"/>
      <w:divBdr>
        <w:top w:val="none" w:sz="0" w:space="0" w:color="auto"/>
        <w:left w:val="none" w:sz="0" w:space="0" w:color="auto"/>
        <w:bottom w:val="none" w:sz="0" w:space="0" w:color="auto"/>
        <w:right w:val="none" w:sz="0" w:space="0" w:color="auto"/>
      </w:divBdr>
    </w:div>
    <w:div w:id="242419679">
      <w:bodyDiv w:val="1"/>
      <w:marLeft w:val="0"/>
      <w:marRight w:val="0"/>
      <w:marTop w:val="0"/>
      <w:marBottom w:val="0"/>
      <w:divBdr>
        <w:top w:val="none" w:sz="0" w:space="0" w:color="auto"/>
        <w:left w:val="none" w:sz="0" w:space="0" w:color="auto"/>
        <w:bottom w:val="none" w:sz="0" w:space="0" w:color="auto"/>
        <w:right w:val="none" w:sz="0" w:space="0" w:color="auto"/>
      </w:divBdr>
    </w:div>
    <w:div w:id="243495011">
      <w:bodyDiv w:val="1"/>
      <w:marLeft w:val="0"/>
      <w:marRight w:val="0"/>
      <w:marTop w:val="0"/>
      <w:marBottom w:val="0"/>
      <w:divBdr>
        <w:top w:val="none" w:sz="0" w:space="0" w:color="auto"/>
        <w:left w:val="none" w:sz="0" w:space="0" w:color="auto"/>
        <w:bottom w:val="none" w:sz="0" w:space="0" w:color="auto"/>
        <w:right w:val="none" w:sz="0" w:space="0" w:color="auto"/>
      </w:divBdr>
    </w:div>
    <w:div w:id="243534147">
      <w:bodyDiv w:val="1"/>
      <w:marLeft w:val="0"/>
      <w:marRight w:val="0"/>
      <w:marTop w:val="0"/>
      <w:marBottom w:val="0"/>
      <w:divBdr>
        <w:top w:val="none" w:sz="0" w:space="0" w:color="auto"/>
        <w:left w:val="none" w:sz="0" w:space="0" w:color="auto"/>
        <w:bottom w:val="none" w:sz="0" w:space="0" w:color="auto"/>
        <w:right w:val="none" w:sz="0" w:space="0" w:color="auto"/>
      </w:divBdr>
    </w:div>
    <w:div w:id="244537210">
      <w:bodyDiv w:val="1"/>
      <w:marLeft w:val="0"/>
      <w:marRight w:val="0"/>
      <w:marTop w:val="0"/>
      <w:marBottom w:val="0"/>
      <w:divBdr>
        <w:top w:val="none" w:sz="0" w:space="0" w:color="auto"/>
        <w:left w:val="none" w:sz="0" w:space="0" w:color="auto"/>
        <w:bottom w:val="none" w:sz="0" w:space="0" w:color="auto"/>
        <w:right w:val="none" w:sz="0" w:space="0" w:color="auto"/>
      </w:divBdr>
    </w:div>
    <w:div w:id="244724653">
      <w:bodyDiv w:val="1"/>
      <w:marLeft w:val="0"/>
      <w:marRight w:val="0"/>
      <w:marTop w:val="0"/>
      <w:marBottom w:val="0"/>
      <w:divBdr>
        <w:top w:val="none" w:sz="0" w:space="0" w:color="auto"/>
        <w:left w:val="none" w:sz="0" w:space="0" w:color="auto"/>
        <w:bottom w:val="none" w:sz="0" w:space="0" w:color="auto"/>
        <w:right w:val="none" w:sz="0" w:space="0" w:color="auto"/>
      </w:divBdr>
    </w:div>
    <w:div w:id="244994929">
      <w:bodyDiv w:val="1"/>
      <w:marLeft w:val="0"/>
      <w:marRight w:val="0"/>
      <w:marTop w:val="0"/>
      <w:marBottom w:val="0"/>
      <w:divBdr>
        <w:top w:val="none" w:sz="0" w:space="0" w:color="auto"/>
        <w:left w:val="none" w:sz="0" w:space="0" w:color="auto"/>
        <w:bottom w:val="none" w:sz="0" w:space="0" w:color="auto"/>
        <w:right w:val="none" w:sz="0" w:space="0" w:color="auto"/>
      </w:divBdr>
    </w:div>
    <w:div w:id="245311462">
      <w:bodyDiv w:val="1"/>
      <w:marLeft w:val="0"/>
      <w:marRight w:val="0"/>
      <w:marTop w:val="0"/>
      <w:marBottom w:val="0"/>
      <w:divBdr>
        <w:top w:val="none" w:sz="0" w:space="0" w:color="auto"/>
        <w:left w:val="none" w:sz="0" w:space="0" w:color="auto"/>
        <w:bottom w:val="none" w:sz="0" w:space="0" w:color="auto"/>
        <w:right w:val="none" w:sz="0" w:space="0" w:color="auto"/>
      </w:divBdr>
    </w:div>
    <w:div w:id="245501648">
      <w:bodyDiv w:val="1"/>
      <w:marLeft w:val="0"/>
      <w:marRight w:val="0"/>
      <w:marTop w:val="0"/>
      <w:marBottom w:val="0"/>
      <w:divBdr>
        <w:top w:val="none" w:sz="0" w:space="0" w:color="auto"/>
        <w:left w:val="none" w:sz="0" w:space="0" w:color="auto"/>
        <w:bottom w:val="none" w:sz="0" w:space="0" w:color="auto"/>
        <w:right w:val="none" w:sz="0" w:space="0" w:color="auto"/>
      </w:divBdr>
    </w:div>
    <w:div w:id="246229110">
      <w:bodyDiv w:val="1"/>
      <w:marLeft w:val="0"/>
      <w:marRight w:val="0"/>
      <w:marTop w:val="0"/>
      <w:marBottom w:val="0"/>
      <w:divBdr>
        <w:top w:val="none" w:sz="0" w:space="0" w:color="auto"/>
        <w:left w:val="none" w:sz="0" w:space="0" w:color="auto"/>
        <w:bottom w:val="none" w:sz="0" w:space="0" w:color="auto"/>
        <w:right w:val="none" w:sz="0" w:space="0" w:color="auto"/>
      </w:divBdr>
    </w:div>
    <w:div w:id="246773193">
      <w:bodyDiv w:val="1"/>
      <w:marLeft w:val="0"/>
      <w:marRight w:val="0"/>
      <w:marTop w:val="0"/>
      <w:marBottom w:val="0"/>
      <w:divBdr>
        <w:top w:val="none" w:sz="0" w:space="0" w:color="auto"/>
        <w:left w:val="none" w:sz="0" w:space="0" w:color="auto"/>
        <w:bottom w:val="none" w:sz="0" w:space="0" w:color="auto"/>
        <w:right w:val="none" w:sz="0" w:space="0" w:color="auto"/>
      </w:divBdr>
    </w:div>
    <w:div w:id="246840991">
      <w:bodyDiv w:val="1"/>
      <w:marLeft w:val="0"/>
      <w:marRight w:val="0"/>
      <w:marTop w:val="0"/>
      <w:marBottom w:val="0"/>
      <w:divBdr>
        <w:top w:val="none" w:sz="0" w:space="0" w:color="auto"/>
        <w:left w:val="none" w:sz="0" w:space="0" w:color="auto"/>
        <w:bottom w:val="none" w:sz="0" w:space="0" w:color="auto"/>
        <w:right w:val="none" w:sz="0" w:space="0" w:color="auto"/>
      </w:divBdr>
    </w:div>
    <w:div w:id="247420961">
      <w:bodyDiv w:val="1"/>
      <w:marLeft w:val="0"/>
      <w:marRight w:val="0"/>
      <w:marTop w:val="0"/>
      <w:marBottom w:val="0"/>
      <w:divBdr>
        <w:top w:val="none" w:sz="0" w:space="0" w:color="auto"/>
        <w:left w:val="none" w:sz="0" w:space="0" w:color="auto"/>
        <w:bottom w:val="none" w:sz="0" w:space="0" w:color="auto"/>
        <w:right w:val="none" w:sz="0" w:space="0" w:color="auto"/>
      </w:divBdr>
    </w:div>
    <w:div w:id="247421233">
      <w:bodyDiv w:val="1"/>
      <w:marLeft w:val="0"/>
      <w:marRight w:val="0"/>
      <w:marTop w:val="0"/>
      <w:marBottom w:val="0"/>
      <w:divBdr>
        <w:top w:val="none" w:sz="0" w:space="0" w:color="auto"/>
        <w:left w:val="none" w:sz="0" w:space="0" w:color="auto"/>
        <w:bottom w:val="none" w:sz="0" w:space="0" w:color="auto"/>
        <w:right w:val="none" w:sz="0" w:space="0" w:color="auto"/>
      </w:divBdr>
    </w:div>
    <w:div w:id="249893637">
      <w:bodyDiv w:val="1"/>
      <w:marLeft w:val="0"/>
      <w:marRight w:val="0"/>
      <w:marTop w:val="0"/>
      <w:marBottom w:val="0"/>
      <w:divBdr>
        <w:top w:val="none" w:sz="0" w:space="0" w:color="auto"/>
        <w:left w:val="none" w:sz="0" w:space="0" w:color="auto"/>
        <w:bottom w:val="none" w:sz="0" w:space="0" w:color="auto"/>
        <w:right w:val="none" w:sz="0" w:space="0" w:color="auto"/>
      </w:divBdr>
    </w:div>
    <w:div w:id="250243186">
      <w:bodyDiv w:val="1"/>
      <w:marLeft w:val="0"/>
      <w:marRight w:val="0"/>
      <w:marTop w:val="0"/>
      <w:marBottom w:val="0"/>
      <w:divBdr>
        <w:top w:val="none" w:sz="0" w:space="0" w:color="auto"/>
        <w:left w:val="none" w:sz="0" w:space="0" w:color="auto"/>
        <w:bottom w:val="none" w:sz="0" w:space="0" w:color="auto"/>
        <w:right w:val="none" w:sz="0" w:space="0" w:color="auto"/>
      </w:divBdr>
    </w:div>
    <w:div w:id="250355977">
      <w:bodyDiv w:val="1"/>
      <w:marLeft w:val="0"/>
      <w:marRight w:val="0"/>
      <w:marTop w:val="0"/>
      <w:marBottom w:val="0"/>
      <w:divBdr>
        <w:top w:val="none" w:sz="0" w:space="0" w:color="auto"/>
        <w:left w:val="none" w:sz="0" w:space="0" w:color="auto"/>
        <w:bottom w:val="none" w:sz="0" w:space="0" w:color="auto"/>
        <w:right w:val="none" w:sz="0" w:space="0" w:color="auto"/>
      </w:divBdr>
    </w:div>
    <w:div w:id="250742179">
      <w:bodyDiv w:val="1"/>
      <w:marLeft w:val="0"/>
      <w:marRight w:val="0"/>
      <w:marTop w:val="0"/>
      <w:marBottom w:val="0"/>
      <w:divBdr>
        <w:top w:val="none" w:sz="0" w:space="0" w:color="auto"/>
        <w:left w:val="none" w:sz="0" w:space="0" w:color="auto"/>
        <w:bottom w:val="none" w:sz="0" w:space="0" w:color="auto"/>
        <w:right w:val="none" w:sz="0" w:space="0" w:color="auto"/>
      </w:divBdr>
    </w:div>
    <w:div w:id="250742340">
      <w:bodyDiv w:val="1"/>
      <w:marLeft w:val="0"/>
      <w:marRight w:val="0"/>
      <w:marTop w:val="0"/>
      <w:marBottom w:val="0"/>
      <w:divBdr>
        <w:top w:val="none" w:sz="0" w:space="0" w:color="auto"/>
        <w:left w:val="none" w:sz="0" w:space="0" w:color="auto"/>
        <w:bottom w:val="none" w:sz="0" w:space="0" w:color="auto"/>
        <w:right w:val="none" w:sz="0" w:space="0" w:color="auto"/>
      </w:divBdr>
    </w:div>
    <w:div w:id="250746720">
      <w:bodyDiv w:val="1"/>
      <w:marLeft w:val="0"/>
      <w:marRight w:val="0"/>
      <w:marTop w:val="0"/>
      <w:marBottom w:val="0"/>
      <w:divBdr>
        <w:top w:val="none" w:sz="0" w:space="0" w:color="auto"/>
        <w:left w:val="none" w:sz="0" w:space="0" w:color="auto"/>
        <w:bottom w:val="none" w:sz="0" w:space="0" w:color="auto"/>
        <w:right w:val="none" w:sz="0" w:space="0" w:color="auto"/>
      </w:divBdr>
    </w:div>
    <w:div w:id="251399259">
      <w:bodyDiv w:val="1"/>
      <w:marLeft w:val="0"/>
      <w:marRight w:val="0"/>
      <w:marTop w:val="0"/>
      <w:marBottom w:val="0"/>
      <w:divBdr>
        <w:top w:val="none" w:sz="0" w:space="0" w:color="auto"/>
        <w:left w:val="none" w:sz="0" w:space="0" w:color="auto"/>
        <w:bottom w:val="none" w:sz="0" w:space="0" w:color="auto"/>
        <w:right w:val="none" w:sz="0" w:space="0" w:color="auto"/>
      </w:divBdr>
    </w:div>
    <w:div w:id="251741468">
      <w:bodyDiv w:val="1"/>
      <w:marLeft w:val="0"/>
      <w:marRight w:val="0"/>
      <w:marTop w:val="0"/>
      <w:marBottom w:val="0"/>
      <w:divBdr>
        <w:top w:val="none" w:sz="0" w:space="0" w:color="auto"/>
        <w:left w:val="none" w:sz="0" w:space="0" w:color="auto"/>
        <w:bottom w:val="none" w:sz="0" w:space="0" w:color="auto"/>
        <w:right w:val="none" w:sz="0" w:space="0" w:color="auto"/>
      </w:divBdr>
    </w:div>
    <w:div w:id="251939715">
      <w:bodyDiv w:val="1"/>
      <w:marLeft w:val="0"/>
      <w:marRight w:val="0"/>
      <w:marTop w:val="0"/>
      <w:marBottom w:val="0"/>
      <w:divBdr>
        <w:top w:val="none" w:sz="0" w:space="0" w:color="auto"/>
        <w:left w:val="none" w:sz="0" w:space="0" w:color="auto"/>
        <w:bottom w:val="none" w:sz="0" w:space="0" w:color="auto"/>
        <w:right w:val="none" w:sz="0" w:space="0" w:color="auto"/>
      </w:divBdr>
    </w:div>
    <w:div w:id="252786251">
      <w:bodyDiv w:val="1"/>
      <w:marLeft w:val="0"/>
      <w:marRight w:val="0"/>
      <w:marTop w:val="0"/>
      <w:marBottom w:val="0"/>
      <w:divBdr>
        <w:top w:val="none" w:sz="0" w:space="0" w:color="auto"/>
        <w:left w:val="none" w:sz="0" w:space="0" w:color="auto"/>
        <w:bottom w:val="none" w:sz="0" w:space="0" w:color="auto"/>
        <w:right w:val="none" w:sz="0" w:space="0" w:color="auto"/>
      </w:divBdr>
    </w:div>
    <w:div w:id="253171826">
      <w:bodyDiv w:val="1"/>
      <w:marLeft w:val="0"/>
      <w:marRight w:val="0"/>
      <w:marTop w:val="0"/>
      <w:marBottom w:val="0"/>
      <w:divBdr>
        <w:top w:val="none" w:sz="0" w:space="0" w:color="auto"/>
        <w:left w:val="none" w:sz="0" w:space="0" w:color="auto"/>
        <w:bottom w:val="none" w:sz="0" w:space="0" w:color="auto"/>
        <w:right w:val="none" w:sz="0" w:space="0" w:color="auto"/>
      </w:divBdr>
    </w:div>
    <w:div w:id="253323008">
      <w:bodyDiv w:val="1"/>
      <w:marLeft w:val="0"/>
      <w:marRight w:val="0"/>
      <w:marTop w:val="0"/>
      <w:marBottom w:val="0"/>
      <w:divBdr>
        <w:top w:val="none" w:sz="0" w:space="0" w:color="auto"/>
        <w:left w:val="none" w:sz="0" w:space="0" w:color="auto"/>
        <w:bottom w:val="none" w:sz="0" w:space="0" w:color="auto"/>
        <w:right w:val="none" w:sz="0" w:space="0" w:color="auto"/>
      </w:divBdr>
    </w:div>
    <w:div w:id="253445210">
      <w:bodyDiv w:val="1"/>
      <w:marLeft w:val="0"/>
      <w:marRight w:val="0"/>
      <w:marTop w:val="0"/>
      <w:marBottom w:val="0"/>
      <w:divBdr>
        <w:top w:val="none" w:sz="0" w:space="0" w:color="auto"/>
        <w:left w:val="none" w:sz="0" w:space="0" w:color="auto"/>
        <w:bottom w:val="none" w:sz="0" w:space="0" w:color="auto"/>
        <w:right w:val="none" w:sz="0" w:space="0" w:color="auto"/>
      </w:divBdr>
    </w:div>
    <w:div w:id="253981180">
      <w:bodyDiv w:val="1"/>
      <w:marLeft w:val="0"/>
      <w:marRight w:val="0"/>
      <w:marTop w:val="0"/>
      <w:marBottom w:val="0"/>
      <w:divBdr>
        <w:top w:val="none" w:sz="0" w:space="0" w:color="auto"/>
        <w:left w:val="none" w:sz="0" w:space="0" w:color="auto"/>
        <w:bottom w:val="none" w:sz="0" w:space="0" w:color="auto"/>
        <w:right w:val="none" w:sz="0" w:space="0" w:color="auto"/>
      </w:divBdr>
    </w:div>
    <w:div w:id="254290897">
      <w:bodyDiv w:val="1"/>
      <w:marLeft w:val="0"/>
      <w:marRight w:val="0"/>
      <w:marTop w:val="0"/>
      <w:marBottom w:val="0"/>
      <w:divBdr>
        <w:top w:val="none" w:sz="0" w:space="0" w:color="auto"/>
        <w:left w:val="none" w:sz="0" w:space="0" w:color="auto"/>
        <w:bottom w:val="none" w:sz="0" w:space="0" w:color="auto"/>
        <w:right w:val="none" w:sz="0" w:space="0" w:color="auto"/>
      </w:divBdr>
    </w:div>
    <w:div w:id="254367697">
      <w:bodyDiv w:val="1"/>
      <w:marLeft w:val="0"/>
      <w:marRight w:val="0"/>
      <w:marTop w:val="0"/>
      <w:marBottom w:val="0"/>
      <w:divBdr>
        <w:top w:val="none" w:sz="0" w:space="0" w:color="auto"/>
        <w:left w:val="none" w:sz="0" w:space="0" w:color="auto"/>
        <w:bottom w:val="none" w:sz="0" w:space="0" w:color="auto"/>
        <w:right w:val="none" w:sz="0" w:space="0" w:color="auto"/>
      </w:divBdr>
    </w:div>
    <w:div w:id="254560786">
      <w:bodyDiv w:val="1"/>
      <w:marLeft w:val="0"/>
      <w:marRight w:val="0"/>
      <w:marTop w:val="0"/>
      <w:marBottom w:val="0"/>
      <w:divBdr>
        <w:top w:val="none" w:sz="0" w:space="0" w:color="auto"/>
        <w:left w:val="none" w:sz="0" w:space="0" w:color="auto"/>
        <w:bottom w:val="none" w:sz="0" w:space="0" w:color="auto"/>
        <w:right w:val="none" w:sz="0" w:space="0" w:color="auto"/>
      </w:divBdr>
    </w:div>
    <w:div w:id="254677316">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
    <w:div w:id="258100450">
      <w:bodyDiv w:val="1"/>
      <w:marLeft w:val="0"/>
      <w:marRight w:val="0"/>
      <w:marTop w:val="0"/>
      <w:marBottom w:val="0"/>
      <w:divBdr>
        <w:top w:val="none" w:sz="0" w:space="0" w:color="auto"/>
        <w:left w:val="none" w:sz="0" w:space="0" w:color="auto"/>
        <w:bottom w:val="none" w:sz="0" w:space="0" w:color="auto"/>
        <w:right w:val="none" w:sz="0" w:space="0" w:color="auto"/>
      </w:divBdr>
    </w:div>
    <w:div w:id="258148923">
      <w:bodyDiv w:val="1"/>
      <w:marLeft w:val="0"/>
      <w:marRight w:val="0"/>
      <w:marTop w:val="0"/>
      <w:marBottom w:val="0"/>
      <w:divBdr>
        <w:top w:val="none" w:sz="0" w:space="0" w:color="auto"/>
        <w:left w:val="none" w:sz="0" w:space="0" w:color="auto"/>
        <w:bottom w:val="none" w:sz="0" w:space="0" w:color="auto"/>
        <w:right w:val="none" w:sz="0" w:space="0" w:color="auto"/>
      </w:divBdr>
    </w:div>
    <w:div w:id="258951829">
      <w:bodyDiv w:val="1"/>
      <w:marLeft w:val="0"/>
      <w:marRight w:val="0"/>
      <w:marTop w:val="0"/>
      <w:marBottom w:val="0"/>
      <w:divBdr>
        <w:top w:val="none" w:sz="0" w:space="0" w:color="auto"/>
        <w:left w:val="none" w:sz="0" w:space="0" w:color="auto"/>
        <w:bottom w:val="none" w:sz="0" w:space="0" w:color="auto"/>
        <w:right w:val="none" w:sz="0" w:space="0" w:color="auto"/>
      </w:divBdr>
    </w:div>
    <w:div w:id="259338650">
      <w:bodyDiv w:val="1"/>
      <w:marLeft w:val="0"/>
      <w:marRight w:val="0"/>
      <w:marTop w:val="0"/>
      <w:marBottom w:val="0"/>
      <w:divBdr>
        <w:top w:val="none" w:sz="0" w:space="0" w:color="auto"/>
        <w:left w:val="none" w:sz="0" w:space="0" w:color="auto"/>
        <w:bottom w:val="none" w:sz="0" w:space="0" w:color="auto"/>
        <w:right w:val="none" w:sz="0" w:space="0" w:color="auto"/>
      </w:divBdr>
    </w:div>
    <w:div w:id="259725153">
      <w:bodyDiv w:val="1"/>
      <w:marLeft w:val="0"/>
      <w:marRight w:val="0"/>
      <w:marTop w:val="0"/>
      <w:marBottom w:val="0"/>
      <w:divBdr>
        <w:top w:val="none" w:sz="0" w:space="0" w:color="auto"/>
        <w:left w:val="none" w:sz="0" w:space="0" w:color="auto"/>
        <w:bottom w:val="none" w:sz="0" w:space="0" w:color="auto"/>
        <w:right w:val="none" w:sz="0" w:space="0" w:color="auto"/>
      </w:divBdr>
    </w:div>
    <w:div w:id="259871354">
      <w:bodyDiv w:val="1"/>
      <w:marLeft w:val="0"/>
      <w:marRight w:val="0"/>
      <w:marTop w:val="0"/>
      <w:marBottom w:val="0"/>
      <w:divBdr>
        <w:top w:val="none" w:sz="0" w:space="0" w:color="auto"/>
        <w:left w:val="none" w:sz="0" w:space="0" w:color="auto"/>
        <w:bottom w:val="none" w:sz="0" w:space="0" w:color="auto"/>
        <w:right w:val="none" w:sz="0" w:space="0" w:color="auto"/>
      </w:divBdr>
    </w:div>
    <w:div w:id="259995112">
      <w:bodyDiv w:val="1"/>
      <w:marLeft w:val="0"/>
      <w:marRight w:val="0"/>
      <w:marTop w:val="0"/>
      <w:marBottom w:val="0"/>
      <w:divBdr>
        <w:top w:val="none" w:sz="0" w:space="0" w:color="auto"/>
        <w:left w:val="none" w:sz="0" w:space="0" w:color="auto"/>
        <w:bottom w:val="none" w:sz="0" w:space="0" w:color="auto"/>
        <w:right w:val="none" w:sz="0" w:space="0" w:color="auto"/>
      </w:divBdr>
    </w:div>
    <w:div w:id="260340483">
      <w:bodyDiv w:val="1"/>
      <w:marLeft w:val="0"/>
      <w:marRight w:val="0"/>
      <w:marTop w:val="0"/>
      <w:marBottom w:val="0"/>
      <w:divBdr>
        <w:top w:val="none" w:sz="0" w:space="0" w:color="auto"/>
        <w:left w:val="none" w:sz="0" w:space="0" w:color="auto"/>
        <w:bottom w:val="none" w:sz="0" w:space="0" w:color="auto"/>
        <w:right w:val="none" w:sz="0" w:space="0" w:color="auto"/>
      </w:divBdr>
    </w:div>
    <w:div w:id="261912703">
      <w:bodyDiv w:val="1"/>
      <w:marLeft w:val="0"/>
      <w:marRight w:val="0"/>
      <w:marTop w:val="0"/>
      <w:marBottom w:val="0"/>
      <w:divBdr>
        <w:top w:val="none" w:sz="0" w:space="0" w:color="auto"/>
        <w:left w:val="none" w:sz="0" w:space="0" w:color="auto"/>
        <w:bottom w:val="none" w:sz="0" w:space="0" w:color="auto"/>
        <w:right w:val="none" w:sz="0" w:space="0" w:color="auto"/>
      </w:divBdr>
    </w:div>
    <w:div w:id="262810453">
      <w:bodyDiv w:val="1"/>
      <w:marLeft w:val="0"/>
      <w:marRight w:val="0"/>
      <w:marTop w:val="0"/>
      <w:marBottom w:val="0"/>
      <w:divBdr>
        <w:top w:val="none" w:sz="0" w:space="0" w:color="auto"/>
        <w:left w:val="none" w:sz="0" w:space="0" w:color="auto"/>
        <w:bottom w:val="none" w:sz="0" w:space="0" w:color="auto"/>
        <w:right w:val="none" w:sz="0" w:space="0" w:color="auto"/>
      </w:divBdr>
    </w:div>
    <w:div w:id="263000737">
      <w:bodyDiv w:val="1"/>
      <w:marLeft w:val="0"/>
      <w:marRight w:val="0"/>
      <w:marTop w:val="0"/>
      <w:marBottom w:val="0"/>
      <w:divBdr>
        <w:top w:val="none" w:sz="0" w:space="0" w:color="auto"/>
        <w:left w:val="none" w:sz="0" w:space="0" w:color="auto"/>
        <w:bottom w:val="none" w:sz="0" w:space="0" w:color="auto"/>
        <w:right w:val="none" w:sz="0" w:space="0" w:color="auto"/>
      </w:divBdr>
    </w:div>
    <w:div w:id="264121125">
      <w:bodyDiv w:val="1"/>
      <w:marLeft w:val="0"/>
      <w:marRight w:val="0"/>
      <w:marTop w:val="0"/>
      <w:marBottom w:val="0"/>
      <w:divBdr>
        <w:top w:val="none" w:sz="0" w:space="0" w:color="auto"/>
        <w:left w:val="none" w:sz="0" w:space="0" w:color="auto"/>
        <w:bottom w:val="none" w:sz="0" w:space="0" w:color="auto"/>
        <w:right w:val="none" w:sz="0" w:space="0" w:color="auto"/>
      </w:divBdr>
    </w:div>
    <w:div w:id="264657542">
      <w:bodyDiv w:val="1"/>
      <w:marLeft w:val="0"/>
      <w:marRight w:val="0"/>
      <w:marTop w:val="0"/>
      <w:marBottom w:val="0"/>
      <w:divBdr>
        <w:top w:val="none" w:sz="0" w:space="0" w:color="auto"/>
        <w:left w:val="none" w:sz="0" w:space="0" w:color="auto"/>
        <w:bottom w:val="none" w:sz="0" w:space="0" w:color="auto"/>
        <w:right w:val="none" w:sz="0" w:space="0" w:color="auto"/>
      </w:divBdr>
    </w:div>
    <w:div w:id="264777308">
      <w:bodyDiv w:val="1"/>
      <w:marLeft w:val="0"/>
      <w:marRight w:val="0"/>
      <w:marTop w:val="0"/>
      <w:marBottom w:val="0"/>
      <w:divBdr>
        <w:top w:val="none" w:sz="0" w:space="0" w:color="auto"/>
        <w:left w:val="none" w:sz="0" w:space="0" w:color="auto"/>
        <w:bottom w:val="none" w:sz="0" w:space="0" w:color="auto"/>
        <w:right w:val="none" w:sz="0" w:space="0" w:color="auto"/>
      </w:divBdr>
    </w:div>
    <w:div w:id="265621180">
      <w:bodyDiv w:val="1"/>
      <w:marLeft w:val="0"/>
      <w:marRight w:val="0"/>
      <w:marTop w:val="0"/>
      <w:marBottom w:val="0"/>
      <w:divBdr>
        <w:top w:val="none" w:sz="0" w:space="0" w:color="auto"/>
        <w:left w:val="none" w:sz="0" w:space="0" w:color="auto"/>
        <w:bottom w:val="none" w:sz="0" w:space="0" w:color="auto"/>
        <w:right w:val="none" w:sz="0" w:space="0" w:color="auto"/>
      </w:divBdr>
    </w:div>
    <w:div w:id="266012464">
      <w:bodyDiv w:val="1"/>
      <w:marLeft w:val="0"/>
      <w:marRight w:val="0"/>
      <w:marTop w:val="0"/>
      <w:marBottom w:val="0"/>
      <w:divBdr>
        <w:top w:val="none" w:sz="0" w:space="0" w:color="auto"/>
        <w:left w:val="none" w:sz="0" w:space="0" w:color="auto"/>
        <w:bottom w:val="none" w:sz="0" w:space="0" w:color="auto"/>
        <w:right w:val="none" w:sz="0" w:space="0" w:color="auto"/>
      </w:divBdr>
    </w:div>
    <w:div w:id="266431053">
      <w:bodyDiv w:val="1"/>
      <w:marLeft w:val="0"/>
      <w:marRight w:val="0"/>
      <w:marTop w:val="0"/>
      <w:marBottom w:val="0"/>
      <w:divBdr>
        <w:top w:val="none" w:sz="0" w:space="0" w:color="auto"/>
        <w:left w:val="none" w:sz="0" w:space="0" w:color="auto"/>
        <w:bottom w:val="none" w:sz="0" w:space="0" w:color="auto"/>
        <w:right w:val="none" w:sz="0" w:space="0" w:color="auto"/>
      </w:divBdr>
    </w:div>
    <w:div w:id="266431992">
      <w:bodyDiv w:val="1"/>
      <w:marLeft w:val="0"/>
      <w:marRight w:val="0"/>
      <w:marTop w:val="0"/>
      <w:marBottom w:val="0"/>
      <w:divBdr>
        <w:top w:val="none" w:sz="0" w:space="0" w:color="auto"/>
        <w:left w:val="none" w:sz="0" w:space="0" w:color="auto"/>
        <w:bottom w:val="none" w:sz="0" w:space="0" w:color="auto"/>
        <w:right w:val="none" w:sz="0" w:space="0" w:color="auto"/>
      </w:divBdr>
    </w:div>
    <w:div w:id="266888308">
      <w:bodyDiv w:val="1"/>
      <w:marLeft w:val="0"/>
      <w:marRight w:val="0"/>
      <w:marTop w:val="0"/>
      <w:marBottom w:val="0"/>
      <w:divBdr>
        <w:top w:val="none" w:sz="0" w:space="0" w:color="auto"/>
        <w:left w:val="none" w:sz="0" w:space="0" w:color="auto"/>
        <w:bottom w:val="none" w:sz="0" w:space="0" w:color="auto"/>
        <w:right w:val="none" w:sz="0" w:space="0" w:color="auto"/>
      </w:divBdr>
    </w:div>
    <w:div w:id="267396627">
      <w:bodyDiv w:val="1"/>
      <w:marLeft w:val="0"/>
      <w:marRight w:val="0"/>
      <w:marTop w:val="0"/>
      <w:marBottom w:val="0"/>
      <w:divBdr>
        <w:top w:val="none" w:sz="0" w:space="0" w:color="auto"/>
        <w:left w:val="none" w:sz="0" w:space="0" w:color="auto"/>
        <w:bottom w:val="none" w:sz="0" w:space="0" w:color="auto"/>
        <w:right w:val="none" w:sz="0" w:space="0" w:color="auto"/>
      </w:divBdr>
    </w:div>
    <w:div w:id="267743071">
      <w:bodyDiv w:val="1"/>
      <w:marLeft w:val="0"/>
      <w:marRight w:val="0"/>
      <w:marTop w:val="0"/>
      <w:marBottom w:val="0"/>
      <w:divBdr>
        <w:top w:val="none" w:sz="0" w:space="0" w:color="auto"/>
        <w:left w:val="none" w:sz="0" w:space="0" w:color="auto"/>
        <w:bottom w:val="none" w:sz="0" w:space="0" w:color="auto"/>
        <w:right w:val="none" w:sz="0" w:space="0" w:color="auto"/>
      </w:divBdr>
    </w:div>
    <w:div w:id="268122964">
      <w:bodyDiv w:val="1"/>
      <w:marLeft w:val="0"/>
      <w:marRight w:val="0"/>
      <w:marTop w:val="0"/>
      <w:marBottom w:val="0"/>
      <w:divBdr>
        <w:top w:val="none" w:sz="0" w:space="0" w:color="auto"/>
        <w:left w:val="none" w:sz="0" w:space="0" w:color="auto"/>
        <w:bottom w:val="none" w:sz="0" w:space="0" w:color="auto"/>
        <w:right w:val="none" w:sz="0" w:space="0" w:color="auto"/>
      </w:divBdr>
    </w:div>
    <w:div w:id="268633883">
      <w:bodyDiv w:val="1"/>
      <w:marLeft w:val="0"/>
      <w:marRight w:val="0"/>
      <w:marTop w:val="0"/>
      <w:marBottom w:val="0"/>
      <w:divBdr>
        <w:top w:val="none" w:sz="0" w:space="0" w:color="auto"/>
        <w:left w:val="none" w:sz="0" w:space="0" w:color="auto"/>
        <w:bottom w:val="none" w:sz="0" w:space="0" w:color="auto"/>
        <w:right w:val="none" w:sz="0" w:space="0" w:color="auto"/>
      </w:divBdr>
    </w:div>
    <w:div w:id="269437450">
      <w:bodyDiv w:val="1"/>
      <w:marLeft w:val="0"/>
      <w:marRight w:val="0"/>
      <w:marTop w:val="0"/>
      <w:marBottom w:val="0"/>
      <w:divBdr>
        <w:top w:val="none" w:sz="0" w:space="0" w:color="auto"/>
        <w:left w:val="none" w:sz="0" w:space="0" w:color="auto"/>
        <w:bottom w:val="none" w:sz="0" w:space="0" w:color="auto"/>
        <w:right w:val="none" w:sz="0" w:space="0" w:color="auto"/>
      </w:divBdr>
    </w:div>
    <w:div w:id="269556622">
      <w:bodyDiv w:val="1"/>
      <w:marLeft w:val="0"/>
      <w:marRight w:val="0"/>
      <w:marTop w:val="0"/>
      <w:marBottom w:val="0"/>
      <w:divBdr>
        <w:top w:val="none" w:sz="0" w:space="0" w:color="auto"/>
        <w:left w:val="none" w:sz="0" w:space="0" w:color="auto"/>
        <w:bottom w:val="none" w:sz="0" w:space="0" w:color="auto"/>
        <w:right w:val="none" w:sz="0" w:space="0" w:color="auto"/>
      </w:divBdr>
    </w:div>
    <w:div w:id="269626737">
      <w:bodyDiv w:val="1"/>
      <w:marLeft w:val="0"/>
      <w:marRight w:val="0"/>
      <w:marTop w:val="0"/>
      <w:marBottom w:val="0"/>
      <w:divBdr>
        <w:top w:val="none" w:sz="0" w:space="0" w:color="auto"/>
        <w:left w:val="none" w:sz="0" w:space="0" w:color="auto"/>
        <w:bottom w:val="none" w:sz="0" w:space="0" w:color="auto"/>
        <w:right w:val="none" w:sz="0" w:space="0" w:color="auto"/>
      </w:divBdr>
    </w:div>
    <w:div w:id="269707646">
      <w:bodyDiv w:val="1"/>
      <w:marLeft w:val="0"/>
      <w:marRight w:val="0"/>
      <w:marTop w:val="0"/>
      <w:marBottom w:val="0"/>
      <w:divBdr>
        <w:top w:val="none" w:sz="0" w:space="0" w:color="auto"/>
        <w:left w:val="none" w:sz="0" w:space="0" w:color="auto"/>
        <w:bottom w:val="none" w:sz="0" w:space="0" w:color="auto"/>
        <w:right w:val="none" w:sz="0" w:space="0" w:color="auto"/>
      </w:divBdr>
    </w:div>
    <w:div w:id="270016745">
      <w:bodyDiv w:val="1"/>
      <w:marLeft w:val="0"/>
      <w:marRight w:val="0"/>
      <w:marTop w:val="0"/>
      <w:marBottom w:val="0"/>
      <w:divBdr>
        <w:top w:val="none" w:sz="0" w:space="0" w:color="auto"/>
        <w:left w:val="none" w:sz="0" w:space="0" w:color="auto"/>
        <w:bottom w:val="none" w:sz="0" w:space="0" w:color="auto"/>
        <w:right w:val="none" w:sz="0" w:space="0" w:color="auto"/>
      </w:divBdr>
    </w:div>
    <w:div w:id="270476337">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71405962">
      <w:bodyDiv w:val="1"/>
      <w:marLeft w:val="0"/>
      <w:marRight w:val="0"/>
      <w:marTop w:val="0"/>
      <w:marBottom w:val="0"/>
      <w:divBdr>
        <w:top w:val="none" w:sz="0" w:space="0" w:color="auto"/>
        <w:left w:val="none" w:sz="0" w:space="0" w:color="auto"/>
        <w:bottom w:val="none" w:sz="0" w:space="0" w:color="auto"/>
        <w:right w:val="none" w:sz="0" w:space="0" w:color="auto"/>
      </w:divBdr>
    </w:div>
    <w:div w:id="272245396">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2713764">
      <w:bodyDiv w:val="1"/>
      <w:marLeft w:val="0"/>
      <w:marRight w:val="0"/>
      <w:marTop w:val="0"/>
      <w:marBottom w:val="0"/>
      <w:divBdr>
        <w:top w:val="none" w:sz="0" w:space="0" w:color="auto"/>
        <w:left w:val="none" w:sz="0" w:space="0" w:color="auto"/>
        <w:bottom w:val="none" w:sz="0" w:space="0" w:color="auto"/>
        <w:right w:val="none" w:sz="0" w:space="0" w:color="auto"/>
      </w:divBdr>
    </w:div>
    <w:div w:id="273482080">
      <w:bodyDiv w:val="1"/>
      <w:marLeft w:val="0"/>
      <w:marRight w:val="0"/>
      <w:marTop w:val="0"/>
      <w:marBottom w:val="0"/>
      <w:divBdr>
        <w:top w:val="none" w:sz="0" w:space="0" w:color="auto"/>
        <w:left w:val="none" w:sz="0" w:space="0" w:color="auto"/>
        <w:bottom w:val="none" w:sz="0" w:space="0" w:color="auto"/>
        <w:right w:val="none" w:sz="0" w:space="0" w:color="auto"/>
      </w:divBdr>
    </w:div>
    <w:div w:id="273483394">
      <w:bodyDiv w:val="1"/>
      <w:marLeft w:val="0"/>
      <w:marRight w:val="0"/>
      <w:marTop w:val="0"/>
      <w:marBottom w:val="0"/>
      <w:divBdr>
        <w:top w:val="none" w:sz="0" w:space="0" w:color="auto"/>
        <w:left w:val="none" w:sz="0" w:space="0" w:color="auto"/>
        <w:bottom w:val="none" w:sz="0" w:space="0" w:color="auto"/>
        <w:right w:val="none" w:sz="0" w:space="0" w:color="auto"/>
      </w:divBdr>
    </w:div>
    <w:div w:id="273755403">
      <w:bodyDiv w:val="1"/>
      <w:marLeft w:val="0"/>
      <w:marRight w:val="0"/>
      <w:marTop w:val="0"/>
      <w:marBottom w:val="0"/>
      <w:divBdr>
        <w:top w:val="none" w:sz="0" w:space="0" w:color="auto"/>
        <w:left w:val="none" w:sz="0" w:space="0" w:color="auto"/>
        <w:bottom w:val="none" w:sz="0" w:space="0" w:color="auto"/>
        <w:right w:val="none" w:sz="0" w:space="0" w:color="auto"/>
      </w:divBdr>
    </w:div>
    <w:div w:id="273830447">
      <w:bodyDiv w:val="1"/>
      <w:marLeft w:val="0"/>
      <w:marRight w:val="0"/>
      <w:marTop w:val="0"/>
      <w:marBottom w:val="0"/>
      <w:divBdr>
        <w:top w:val="none" w:sz="0" w:space="0" w:color="auto"/>
        <w:left w:val="none" w:sz="0" w:space="0" w:color="auto"/>
        <w:bottom w:val="none" w:sz="0" w:space="0" w:color="auto"/>
        <w:right w:val="none" w:sz="0" w:space="0" w:color="auto"/>
      </w:divBdr>
    </w:div>
    <w:div w:id="274292689">
      <w:bodyDiv w:val="1"/>
      <w:marLeft w:val="0"/>
      <w:marRight w:val="0"/>
      <w:marTop w:val="0"/>
      <w:marBottom w:val="0"/>
      <w:divBdr>
        <w:top w:val="none" w:sz="0" w:space="0" w:color="auto"/>
        <w:left w:val="none" w:sz="0" w:space="0" w:color="auto"/>
        <w:bottom w:val="none" w:sz="0" w:space="0" w:color="auto"/>
        <w:right w:val="none" w:sz="0" w:space="0" w:color="auto"/>
      </w:divBdr>
    </w:div>
    <w:div w:id="275066736">
      <w:bodyDiv w:val="1"/>
      <w:marLeft w:val="0"/>
      <w:marRight w:val="0"/>
      <w:marTop w:val="0"/>
      <w:marBottom w:val="0"/>
      <w:divBdr>
        <w:top w:val="none" w:sz="0" w:space="0" w:color="auto"/>
        <w:left w:val="none" w:sz="0" w:space="0" w:color="auto"/>
        <w:bottom w:val="none" w:sz="0" w:space="0" w:color="auto"/>
        <w:right w:val="none" w:sz="0" w:space="0" w:color="auto"/>
      </w:divBdr>
    </w:div>
    <w:div w:id="275530572">
      <w:bodyDiv w:val="1"/>
      <w:marLeft w:val="0"/>
      <w:marRight w:val="0"/>
      <w:marTop w:val="0"/>
      <w:marBottom w:val="0"/>
      <w:divBdr>
        <w:top w:val="none" w:sz="0" w:space="0" w:color="auto"/>
        <w:left w:val="none" w:sz="0" w:space="0" w:color="auto"/>
        <w:bottom w:val="none" w:sz="0" w:space="0" w:color="auto"/>
        <w:right w:val="none" w:sz="0" w:space="0" w:color="auto"/>
      </w:divBdr>
    </w:div>
    <w:div w:id="275791026">
      <w:bodyDiv w:val="1"/>
      <w:marLeft w:val="0"/>
      <w:marRight w:val="0"/>
      <w:marTop w:val="0"/>
      <w:marBottom w:val="0"/>
      <w:divBdr>
        <w:top w:val="none" w:sz="0" w:space="0" w:color="auto"/>
        <w:left w:val="none" w:sz="0" w:space="0" w:color="auto"/>
        <w:bottom w:val="none" w:sz="0" w:space="0" w:color="auto"/>
        <w:right w:val="none" w:sz="0" w:space="0" w:color="auto"/>
      </w:divBdr>
    </w:div>
    <w:div w:id="276108838">
      <w:bodyDiv w:val="1"/>
      <w:marLeft w:val="0"/>
      <w:marRight w:val="0"/>
      <w:marTop w:val="0"/>
      <w:marBottom w:val="0"/>
      <w:divBdr>
        <w:top w:val="none" w:sz="0" w:space="0" w:color="auto"/>
        <w:left w:val="none" w:sz="0" w:space="0" w:color="auto"/>
        <w:bottom w:val="none" w:sz="0" w:space="0" w:color="auto"/>
        <w:right w:val="none" w:sz="0" w:space="0" w:color="auto"/>
      </w:divBdr>
    </w:div>
    <w:div w:id="276254393">
      <w:bodyDiv w:val="1"/>
      <w:marLeft w:val="0"/>
      <w:marRight w:val="0"/>
      <w:marTop w:val="0"/>
      <w:marBottom w:val="0"/>
      <w:divBdr>
        <w:top w:val="none" w:sz="0" w:space="0" w:color="auto"/>
        <w:left w:val="none" w:sz="0" w:space="0" w:color="auto"/>
        <w:bottom w:val="none" w:sz="0" w:space="0" w:color="auto"/>
        <w:right w:val="none" w:sz="0" w:space="0" w:color="auto"/>
      </w:divBdr>
    </w:div>
    <w:div w:id="276528368">
      <w:bodyDiv w:val="1"/>
      <w:marLeft w:val="0"/>
      <w:marRight w:val="0"/>
      <w:marTop w:val="0"/>
      <w:marBottom w:val="0"/>
      <w:divBdr>
        <w:top w:val="none" w:sz="0" w:space="0" w:color="auto"/>
        <w:left w:val="none" w:sz="0" w:space="0" w:color="auto"/>
        <w:bottom w:val="none" w:sz="0" w:space="0" w:color="auto"/>
        <w:right w:val="none" w:sz="0" w:space="0" w:color="auto"/>
      </w:divBdr>
    </w:div>
    <w:div w:id="276760021">
      <w:bodyDiv w:val="1"/>
      <w:marLeft w:val="0"/>
      <w:marRight w:val="0"/>
      <w:marTop w:val="0"/>
      <w:marBottom w:val="0"/>
      <w:divBdr>
        <w:top w:val="none" w:sz="0" w:space="0" w:color="auto"/>
        <w:left w:val="none" w:sz="0" w:space="0" w:color="auto"/>
        <w:bottom w:val="none" w:sz="0" w:space="0" w:color="auto"/>
        <w:right w:val="none" w:sz="0" w:space="0" w:color="auto"/>
      </w:divBdr>
    </w:div>
    <w:div w:id="276912267">
      <w:bodyDiv w:val="1"/>
      <w:marLeft w:val="0"/>
      <w:marRight w:val="0"/>
      <w:marTop w:val="0"/>
      <w:marBottom w:val="0"/>
      <w:divBdr>
        <w:top w:val="none" w:sz="0" w:space="0" w:color="auto"/>
        <w:left w:val="none" w:sz="0" w:space="0" w:color="auto"/>
        <w:bottom w:val="none" w:sz="0" w:space="0" w:color="auto"/>
        <w:right w:val="none" w:sz="0" w:space="0" w:color="auto"/>
      </w:divBdr>
    </w:div>
    <w:div w:id="278030232">
      <w:bodyDiv w:val="1"/>
      <w:marLeft w:val="0"/>
      <w:marRight w:val="0"/>
      <w:marTop w:val="0"/>
      <w:marBottom w:val="0"/>
      <w:divBdr>
        <w:top w:val="none" w:sz="0" w:space="0" w:color="auto"/>
        <w:left w:val="none" w:sz="0" w:space="0" w:color="auto"/>
        <w:bottom w:val="none" w:sz="0" w:space="0" w:color="auto"/>
        <w:right w:val="none" w:sz="0" w:space="0" w:color="auto"/>
      </w:divBdr>
    </w:div>
    <w:div w:id="278991224">
      <w:bodyDiv w:val="1"/>
      <w:marLeft w:val="0"/>
      <w:marRight w:val="0"/>
      <w:marTop w:val="0"/>
      <w:marBottom w:val="0"/>
      <w:divBdr>
        <w:top w:val="none" w:sz="0" w:space="0" w:color="auto"/>
        <w:left w:val="none" w:sz="0" w:space="0" w:color="auto"/>
        <w:bottom w:val="none" w:sz="0" w:space="0" w:color="auto"/>
        <w:right w:val="none" w:sz="0" w:space="0" w:color="auto"/>
      </w:divBdr>
    </w:div>
    <w:div w:id="279259728">
      <w:bodyDiv w:val="1"/>
      <w:marLeft w:val="0"/>
      <w:marRight w:val="0"/>
      <w:marTop w:val="0"/>
      <w:marBottom w:val="0"/>
      <w:divBdr>
        <w:top w:val="none" w:sz="0" w:space="0" w:color="auto"/>
        <w:left w:val="none" w:sz="0" w:space="0" w:color="auto"/>
        <w:bottom w:val="none" w:sz="0" w:space="0" w:color="auto"/>
        <w:right w:val="none" w:sz="0" w:space="0" w:color="auto"/>
      </w:divBdr>
    </w:div>
    <w:div w:id="279266622">
      <w:bodyDiv w:val="1"/>
      <w:marLeft w:val="0"/>
      <w:marRight w:val="0"/>
      <w:marTop w:val="0"/>
      <w:marBottom w:val="0"/>
      <w:divBdr>
        <w:top w:val="none" w:sz="0" w:space="0" w:color="auto"/>
        <w:left w:val="none" w:sz="0" w:space="0" w:color="auto"/>
        <w:bottom w:val="none" w:sz="0" w:space="0" w:color="auto"/>
        <w:right w:val="none" w:sz="0" w:space="0" w:color="auto"/>
      </w:divBdr>
    </w:div>
    <w:div w:id="279579889">
      <w:bodyDiv w:val="1"/>
      <w:marLeft w:val="0"/>
      <w:marRight w:val="0"/>
      <w:marTop w:val="0"/>
      <w:marBottom w:val="0"/>
      <w:divBdr>
        <w:top w:val="none" w:sz="0" w:space="0" w:color="auto"/>
        <w:left w:val="none" w:sz="0" w:space="0" w:color="auto"/>
        <w:bottom w:val="none" w:sz="0" w:space="0" w:color="auto"/>
        <w:right w:val="none" w:sz="0" w:space="0" w:color="auto"/>
      </w:divBdr>
    </w:div>
    <w:div w:id="280262789">
      <w:bodyDiv w:val="1"/>
      <w:marLeft w:val="0"/>
      <w:marRight w:val="0"/>
      <w:marTop w:val="0"/>
      <w:marBottom w:val="0"/>
      <w:divBdr>
        <w:top w:val="none" w:sz="0" w:space="0" w:color="auto"/>
        <w:left w:val="none" w:sz="0" w:space="0" w:color="auto"/>
        <w:bottom w:val="none" w:sz="0" w:space="0" w:color="auto"/>
        <w:right w:val="none" w:sz="0" w:space="0" w:color="auto"/>
      </w:divBdr>
    </w:div>
    <w:div w:id="281301995">
      <w:bodyDiv w:val="1"/>
      <w:marLeft w:val="0"/>
      <w:marRight w:val="0"/>
      <w:marTop w:val="0"/>
      <w:marBottom w:val="0"/>
      <w:divBdr>
        <w:top w:val="none" w:sz="0" w:space="0" w:color="auto"/>
        <w:left w:val="none" w:sz="0" w:space="0" w:color="auto"/>
        <w:bottom w:val="none" w:sz="0" w:space="0" w:color="auto"/>
        <w:right w:val="none" w:sz="0" w:space="0" w:color="auto"/>
      </w:divBdr>
    </w:div>
    <w:div w:id="281768584">
      <w:bodyDiv w:val="1"/>
      <w:marLeft w:val="0"/>
      <w:marRight w:val="0"/>
      <w:marTop w:val="0"/>
      <w:marBottom w:val="0"/>
      <w:divBdr>
        <w:top w:val="none" w:sz="0" w:space="0" w:color="auto"/>
        <w:left w:val="none" w:sz="0" w:space="0" w:color="auto"/>
        <w:bottom w:val="none" w:sz="0" w:space="0" w:color="auto"/>
        <w:right w:val="none" w:sz="0" w:space="0" w:color="auto"/>
      </w:divBdr>
    </w:div>
    <w:div w:id="282151844">
      <w:bodyDiv w:val="1"/>
      <w:marLeft w:val="0"/>
      <w:marRight w:val="0"/>
      <w:marTop w:val="0"/>
      <w:marBottom w:val="0"/>
      <w:divBdr>
        <w:top w:val="none" w:sz="0" w:space="0" w:color="auto"/>
        <w:left w:val="none" w:sz="0" w:space="0" w:color="auto"/>
        <w:bottom w:val="none" w:sz="0" w:space="0" w:color="auto"/>
        <w:right w:val="none" w:sz="0" w:space="0" w:color="auto"/>
      </w:divBdr>
    </w:div>
    <w:div w:id="282612787">
      <w:bodyDiv w:val="1"/>
      <w:marLeft w:val="0"/>
      <w:marRight w:val="0"/>
      <w:marTop w:val="0"/>
      <w:marBottom w:val="0"/>
      <w:divBdr>
        <w:top w:val="none" w:sz="0" w:space="0" w:color="auto"/>
        <w:left w:val="none" w:sz="0" w:space="0" w:color="auto"/>
        <w:bottom w:val="none" w:sz="0" w:space="0" w:color="auto"/>
        <w:right w:val="none" w:sz="0" w:space="0" w:color="auto"/>
      </w:divBdr>
    </w:div>
    <w:div w:id="282854090">
      <w:bodyDiv w:val="1"/>
      <w:marLeft w:val="0"/>
      <w:marRight w:val="0"/>
      <w:marTop w:val="0"/>
      <w:marBottom w:val="0"/>
      <w:divBdr>
        <w:top w:val="none" w:sz="0" w:space="0" w:color="auto"/>
        <w:left w:val="none" w:sz="0" w:space="0" w:color="auto"/>
        <w:bottom w:val="none" w:sz="0" w:space="0" w:color="auto"/>
        <w:right w:val="none" w:sz="0" w:space="0" w:color="auto"/>
      </w:divBdr>
    </w:div>
    <w:div w:id="283076833">
      <w:bodyDiv w:val="1"/>
      <w:marLeft w:val="0"/>
      <w:marRight w:val="0"/>
      <w:marTop w:val="0"/>
      <w:marBottom w:val="0"/>
      <w:divBdr>
        <w:top w:val="none" w:sz="0" w:space="0" w:color="auto"/>
        <w:left w:val="none" w:sz="0" w:space="0" w:color="auto"/>
        <w:bottom w:val="none" w:sz="0" w:space="0" w:color="auto"/>
        <w:right w:val="none" w:sz="0" w:space="0" w:color="auto"/>
      </w:divBdr>
    </w:div>
    <w:div w:id="283124809">
      <w:bodyDiv w:val="1"/>
      <w:marLeft w:val="0"/>
      <w:marRight w:val="0"/>
      <w:marTop w:val="0"/>
      <w:marBottom w:val="0"/>
      <w:divBdr>
        <w:top w:val="none" w:sz="0" w:space="0" w:color="auto"/>
        <w:left w:val="none" w:sz="0" w:space="0" w:color="auto"/>
        <w:bottom w:val="none" w:sz="0" w:space="0" w:color="auto"/>
        <w:right w:val="none" w:sz="0" w:space="0" w:color="auto"/>
      </w:divBdr>
    </w:div>
    <w:div w:id="283124964">
      <w:bodyDiv w:val="1"/>
      <w:marLeft w:val="0"/>
      <w:marRight w:val="0"/>
      <w:marTop w:val="0"/>
      <w:marBottom w:val="0"/>
      <w:divBdr>
        <w:top w:val="none" w:sz="0" w:space="0" w:color="auto"/>
        <w:left w:val="none" w:sz="0" w:space="0" w:color="auto"/>
        <w:bottom w:val="none" w:sz="0" w:space="0" w:color="auto"/>
        <w:right w:val="none" w:sz="0" w:space="0" w:color="auto"/>
      </w:divBdr>
    </w:div>
    <w:div w:id="283581868">
      <w:bodyDiv w:val="1"/>
      <w:marLeft w:val="0"/>
      <w:marRight w:val="0"/>
      <w:marTop w:val="0"/>
      <w:marBottom w:val="0"/>
      <w:divBdr>
        <w:top w:val="none" w:sz="0" w:space="0" w:color="auto"/>
        <w:left w:val="none" w:sz="0" w:space="0" w:color="auto"/>
        <w:bottom w:val="none" w:sz="0" w:space="0" w:color="auto"/>
        <w:right w:val="none" w:sz="0" w:space="0" w:color="auto"/>
      </w:divBdr>
    </w:div>
    <w:div w:id="284316876">
      <w:bodyDiv w:val="1"/>
      <w:marLeft w:val="0"/>
      <w:marRight w:val="0"/>
      <w:marTop w:val="0"/>
      <w:marBottom w:val="0"/>
      <w:divBdr>
        <w:top w:val="none" w:sz="0" w:space="0" w:color="auto"/>
        <w:left w:val="none" w:sz="0" w:space="0" w:color="auto"/>
        <w:bottom w:val="none" w:sz="0" w:space="0" w:color="auto"/>
        <w:right w:val="none" w:sz="0" w:space="0" w:color="auto"/>
      </w:divBdr>
    </w:div>
    <w:div w:id="284896329">
      <w:bodyDiv w:val="1"/>
      <w:marLeft w:val="0"/>
      <w:marRight w:val="0"/>
      <w:marTop w:val="0"/>
      <w:marBottom w:val="0"/>
      <w:divBdr>
        <w:top w:val="none" w:sz="0" w:space="0" w:color="auto"/>
        <w:left w:val="none" w:sz="0" w:space="0" w:color="auto"/>
        <w:bottom w:val="none" w:sz="0" w:space="0" w:color="auto"/>
        <w:right w:val="none" w:sz="0" w:space="0" w:color="auto"/>
      </w:divBdr>
    </w:div>
    <w:div w:id="284970431">
      <w:bodyDiv w:val="1"/>
      <w:marLeft w:val="0"/>
      <w:marRight w:val="0"/>
      <w:marTop w:val="0"/>
      <w:marBottom w:val="0"/>
      <w:divBdr>
        <w:top w:val="none" w:sz="0" w:space="0" w:color="auto"/>
        <w:left w:val="none" w:sz="0" w:space="0" w:color="auto"/>
        <w:bottom w:val="none" w:sz="0" w:space="0" w:color="auto"/>
        <w:right w:val="none" w:sz="0" w:space="0" w:color="auto"/>
      </w:divBdr>
    </w:div>
    <w:div w:id="285893093">
      <w:bodyDiv w:val="1"/>
      <w:marLeft w:val="0"/>
      <w:marRight w:val="0"/>
      <w:marTop w:val="0"/>
      <w:marBottom w:val="0"/>
      <w:divBdr>
        <w:top w:val="none" w:sz="0" w:space="0" w:color="auto"/>
        <w:left w:val="none" w:sz="0" w:space="0" w:color="auto"/>
        <w:bottom w:val="none" w:sz="0" w:space="0" w:color="auto"/>
        <w:right w:val="none" w:sz="0" w:space="0" w:color="auto"/>
      </w:divBdr>
    </w:div>
    <w:div w:id="286081613">
      <w:bodyDiv w:val="1"/>
      <w:marLeft w:val="0"/>
      <w:marRight w:val="0"/>
      <w:marTop w:val="0"/>
      <w:marBottom w:val="0"/>
      <w:divBdr>
        <w:top w:val="none" w:sz="0" w:space="0" w:color="auto"/>
        <w:left w:val="none" w:sz="0" w:space="0" w:color="auto"/>
        <w:bottom w:val="none" w:sz="0" w:space="0" w:color="auto"/>
        <w:right w:val="none" w:sz="0" w:space="0" w:color="auto"/>
      </w:divBdr>
    </w:div>
    <w:div w:id="287395028">
      <w:bodyDiv w:val="1"/>
      <w:marLeft w:val="0"/>
      <w:marRight w:val="0"/>
      <w:marTop w:val="0"/>
      <w:marBottom w:val="0"/>
      <w:divBdr>
        <w:top w:val="none" w:sz="0" w:space="0" w:color="auto"/>
        <w:left w:val="none" w:sz="0" w:space="0" w:color="auto"/>
        <w:bottom w:val="none" w:sz="0" w:space="0" w:color="auto"/>
        <w:right w:val="none" w:sz="0" w:space="0" w:color="auto"/>
      </w:divBdr>
    </w:div>
    <w:div w:id="287593923">
      <w:bodyDiv w:val="1"/>
      <w:marLeft w:val="0"/>
      <w:marRight w:val="0"/>
      <w:marTop w:val="0"/>
      <w:marBottom w:val="0"/>
      <w:divBdr>
        <w:top w:val="none" w:sz="0" w:space="0" w:color="auto"/>
        <w:left w:val="none" w:sz="0" w:space="0" w:color="auto"/>
        <w:bottom w:val="none" w:sz="0" w:space="0" w:color="auto"/>
        <w:right w:val="none" w:sz="0" w:space="0" w:color="auto"/>
      </w:divBdr>
    </w:div>
    <w:div w:id="288517716">
      <w:bodyDiv w:val="1"/>
      <w:marLeft w:val="0"/>
      <w:marRight w:val="0"/>
      <w:marTop w:val="0"/>
      <w:marBottom w:val="0"/>
      <w:divBdr>
        <w:top w:val="none" w:sz="0" w:space="0" w:color="auto"/>
        <w:left w:val="none" w:sz="0" w:space="0" w:color="auto"/>
        <w:bottom w:val="none" w:sz="0" w:space="0" w:color="auto"/>
        <w:right w:val="none" w:sz="0" w:space="0" w:color="auto"/>
      </w:divBdr>
    </w:div>
    <w:div w:id="288753042">
      <w:bodyDiv w:val="1"/>
      <w:marLeft w:val="0"/>
      <w:marRight w:val="0"/>
      <w:marTop w:val="0"/>
      <w:marBottom w:val="0"/>
      <w:divBdr>
        <w:top w:val="none" w:sz="0" w:space="0" w:color="auto"/>
        <w:left w:val="none" w:sz="0" w:space="0" w:color="auto"/>
        <w:bottom w:val="none" w:sz="0" w:space="0" w:color="auto"/>
        <w:right w:val="none" w:sz="0" w:space="0" w:color="auto"/>
      </w:divBdr>
    </w:div>
    <w:div w:id="290212242">
      <w:bodyDiv w:val="1"/>
      <w:marLeft w:val="0"/>
      <w:marRight w:val="0"/>
      <w:marTop w:val="0"/>
      <w:marBottom w:val="0"/>
      <w:divBdr>
        <w:top w:val="none" w:sz="0" w:space="0" w:color="auto"/>
        <w:left w:val="none" w:sz="0" w:space="0" w:color="auto"/>
        <w:bottom w:val="none" w:sz="0" w:space="0" w:color="auto"/>
        <w:right w:val="none" w:sz="0" w:space="0" w:color="auto"/>
      </w:divBdr>
    </w:div>
    <w:div w:id="290401130">
      <w:bodyDiv w:val="1"/>
      <w:marLeft w:val="0"/>
      <w:marRight w:val="0"/>
      <w:marTop w:val="0"/>
      <w:marBottom w:val="0"/>
      <w:divBdr>
        <w:top w:val="none" w:sz="0" w:space="0" w:color="auto"/>
        <w:left w:val="none" w:sz="0" w:space="0" w:color="auto"/>
        <w:bottom w:val="none" w:sz="0" w:space="0" w:color="auto"/>
        <w:right w:val="none" w:sz="0" w:space="0" w:color="auto"/>
      </w:divBdr>
    </w:div>
    <w:div w:id="290404401">
      <w:bodyDiv w:val="1"/>
      <w:marLeft w:val="0"/>
      <w:marRight w:val="0"/>
      <w:marTop w:val="0"/>
      <w:marBottom w:val="0"/>
      <w:divBdr>
        <w:top w:val="none" w:sz="0" w:space="0" w:color="auto"/>
        <w:left w:val="none" w:sz="0" w:space="0" w:color="auto"/>
        <w:bottom w:val="none" w:sz="0" w:space="0" w:color="auto"/>
        <w:right w:val="none" w:sz="0" w:space="0" w:color="auto"/>
      </w:divBdr>
    </w:div>
    <w:div w:id="29086800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600347">
      <w:bodyDiv w:val="1"/>
      <w:marLeft w:val="0"/>
      <w:marRight w:val="0"/>
      <w:marTop w:val="0"/>
      <w:marBottom w:val="0"/>
      <w:divBdr>
        <w:top w:val="none" w:sz="0" w:space="0" w:color="auto"/>
        <w:left w:val="none" w:sz="0" w:space="0" w:color="auto"/>
        <w:bottom w:val="none" w:sz="0" w:space="0" w:color="auto"/>
        <w:right w:val="none" w:sz="0" w:space="0" w:color="auto"/>
      </w:divBdr>
    </w:div>
    <w:div w:id="291788105">
      <w:bodyDiv w:val="1"/>
      <w:marLeft w:val="0"/>
      <w:marRight w:val="0"/>
      <w:marTop w:val="0"/>
      <w:marBottom w:val="0"/>
      <w:divBdr>
        <w:top w:val="none" w:sz="0" w:space="0" w:color="auto"/>
        <w:left w:val="none" w:sz="0" w:space="0" w:color="auto"/>
        <w:bottom w:val="none" w:sz="0" w:space="0" w:color="auto"/>
        <w:right w:val="none" w:sz="0" w:space="0" w:color="auto"/>
      </w:divBdr>
    </w:div>
    <w:div w:id="291908902">
      <w:bodyDiv w:val="1"/>
      <w:marLeft w:val="0"/>
      <w:marRight w:val="0"/>
      <w:marTop w:val="0"/>
      <w:marBottom w:val="0"/>
      <w:divBdr>
        <w:top w:val="none" w:sz="0" w:space="0" w:color="auto"/>
        <w:left w:val="none" w:sz="0" w:space="0" w:color="auto"/>
        <w:bottom w:val="none" w:sz="0" w:space="0" w:color="auto"/>
        <w:right w:val="none" w:sz="0" w:space="0" w:color="auto"/>
      </w:divBdr>
    </w:div>
    <w:div w:id="292056317">
      <w:bodyDiv w:val="1"/>
      <w:marLeft w:val="0"/>
      <w:marRight w:val="0"/>
      <w:marTop w:val="0"/>
      <w:marBottom w:val="0"/>
      <w:divBdr>
        <w:top w:val="none" w:sz="0" w:space="0" w:color="auto"/>
        <w:left w:val="none" w:sz="0" w:space="0" w:color="auto"/>
        <w:bottom w:val="none" w:sz="0" w:space="0" w:color="auto"/>
        <w:right w:val="none" w:sz="0" w:space="0" w:color="auto"/>
      </w:divBdr>
    </w:div>
    <w:div w:id="292104852">
      <w:bodyDiv w:val="1"/>
      <w:marLeft w:val="0"/>
      <w:marRight w:val="0"/>
      <w:marTop w:val="0"/>
      <w:marBottom w:val="0"/>
      <w:divBdr>
        <w:top w:val="none" w:sz="0" w:space="0" w:color="auto"/>
        <w:left w:val="none" w:sz="0" w:space="0" w:color="auto"/>
        <w:bottom w:val="none" w:sz="0" w:space="0" w:color="auto"/>
        <w:right w:val="none" w:sz="0" w:space="0" w:color="auto"/>
      </w:divBdr>
    </w:div>
    <w:div w:id="292323090">
      <w:bodyDiv w:val="1"/>
      <w:marLeft w:val="0"/>
      <w:marRight w:val="0"/>
      <w:marTop w:val="0"/>
      <w:marBottom w:val="0"/>
      <w:divBdr>
        <w:top w:val="none" w:sz="0" w:space="0" w:color="auto"/>
        <w:left w:val="none" w:sz="0" w:space="0" w:color="auto"/>
        <w:bottom w:val="none" w:sz="0" w:space="0" w:color="auto"/>
        <w:right w:val="none" w:sz="0" w:space="0" w:color="auto"/>
      </w:divBdr>
    </w:div>
    <w:div w:id="292641344">
      <w:bodyDiv w:val="1"/>
      <w:marLeft w:val="0"/>
      <w:marRight w:val="0"/>
      <w:marTop w:val="0"/>
      <w:marBottom w:val="0"/>
      <w:divBdr>
        <w:top w:val="none" w:sz="0" w:space="0" w:color="auto"/>
        <w:left w:val="none" w:sz="0" w:space="0" w:color="auto"/>
        <w:bottom w:val="none" w:sz="0" w:space="0" w:color="auto"/>
        <w:right w:val="none" w:sz="0" w:space="0" w:color="auto"/>
      </w:divBdr>
    </w:div>
    <w:div w:id="292977846">
      <w:bodyDiv w:val="1"/>
      <w:marLeft w:val="0"/>
      <w:marRight w:val="0"/>
      <w:marTop w:val="0"/>
      <w:marBottom w:val="0"/>
      <w:divBdr>
        <w:top w:val="none" w:sz="0" w:space="0" w:color="auto"/>
        <w:left w:val="none" w:sz="0" w:space="0" w:color="auto"/>
        <w:bottom w:val="none" w:sz="0" w:space="0" w:color="auto"/>
        <w:right w:val="none" w:sz="0" w:space="0" w:color="auto"/>
      </w:divBdr>
    </w:div>
    <w:div w:id="293221759">
      <w:bodyDiv w:val="1"/>
      <w:marLeft w:val="0"/>
      <w:marRight w:val="0"/>
      <w:marTop w:val="0"/>
      <w:marBottom w:val="0"/>
      <w:divBdr>
        <w:top w:val="none" w:sz="0" w:space="0" w:color="auto"/>
        <w:left w:val="none" w:sz="0" w:space="0" w:color="auto"/>
        <w:bottom w:val="none" w:sz="0" w:space="0" w:color="auto"/>
        <w:right w:val="none" w:sz="0" w:space="0" w:color="auto"/>
      </w:divBdr>
    </w:div>
    <w:div w:id="293296754">
      <w:bodyDiv w:val="1"/>
      <w:marLeft w:val="0"/>
      <w:marRight w:val="0"/>
      <w:marTop w:val="0"/>
      <w:marBottom w:val="0"/>
      <w:divBdr>
        <w:top w:val="none" w:sz="0" w:space="0" w:color="auto"/>
        <w:left w:val="none" w:sz="0" w:space="0" w:color="auto"/>
        <w:bottom w:val="none" w:sz="0" w:space="0" w:color="auto"/>
        <w:right w:val="none" w:sz="0" w:space="0" w:color="auto"/>
      </w:divBdr>
    </w:div>
    <w:div w:id="294456968">
      <w:bodyDiv w:val="1"/>
      <w:marLeft w:val="0"/>
      <w:marRight w:val="0"/>
      <w:marTop w:val="0"/>
      <w:marBottom w:val="0"/>
      <w:divBdr>
        <w:top w:val="none" w:sz="0" w:space="0" w:color="auto"/>
        <w:left w:val="none" w:sz="0" w:space="0" w:color="auto"/>
        <w:bottom w:val="none" w:sz="0" w:space="0" w:color="auto"/>
        <w:right w:val="none" w:sz="0" w:space="0" w:color="auto"/>
      </w:divBdr>
    </w:div>
    <w:div w:id="294991858">
      <w:bodyDiv w:val="1"/>
      <w:marLeft w:val="0"/>
      <w:marRight w:val="0"/>
      <w:marTop w:val="0"/>
      <w:marBottom w:val="0"/>
      <w:divBdr>
        <w:top w:val="none" w:sz="0" w:space="0" w:color="auto"/>
        <w:left w:val="none" w:sz="0" w:space="0" w:color="auto"/>
        <w:bottom w:val="none" w:sz="0" w:space="0" w:color="auto"/>
        <w:right w:val="none" w:sz="0" w:space="0" w:color="auto"/>
      </w:divBdr>
    </w:div>
    <w:div w:id="295184999">
      <w:bodyDiv w:val="1"/>
      <w:marLeft w:val="0"/>
      <w:marRight w:val="0"/>
      <w:marTop w:val="0"/>
      <w:marBottom w:val="0"/>
      <w:divBdr>
        <w:top w:val="none" w:sz="0" w:space="0" w:color="auto"/>
        <w:left w:val="none" w:sz="0" w:space="0" w:color="auto"/>
        <w:bottom w:val="none" w:sz="0" w:space="0" w:color="auto"/>
        <w:right w:val="none" w:sz="0" w:space="0" w:color="auto"/>
      </w:divBdr>
    </w:div>
    <w:div w:id="295834821">
      <w:bodyDiv w:val="1"/>
      <w:marLeft w:val="0"/>
      <w:marRight w:val="0"/>
      <w:marTop w:val="0"/>
      <w:marBottom w:val="0"/>
      <w:divBdr>
        <w:top w:val="none" w:sz="0" w:space="0" w:color="auto"/>
        <w:left w:val="none" w:sz="0" w:space="0" w:color="auto"/>
        <w:bottom w:val="none" w:sz="0" w:space="0" w:color="auto"/>
        <w:right w:val="none" w:sz="0" w:space="0" w:color="auto"/>
      </w:divBdr>
    </w:div>
    <w:div w:id="296768410">
      <w:bodyDiv w:val="1"/>
      <w:marLeft w:val="0"/>
      <w:marRight w:val="0"/>
      <w:marTop w:val="0"/>
      <w:marBottom w:val="0"/>
      <w:divBdr>
        <w:top w:val="none" w:sz="0" w:space="0" w:color="auto"/>
        <w:left w:val="none" w:sz="0" w:space="0" w:color="auto"/>
        <w:bottom w:val="none" w:sz="0" w:space="0" w:color="auto"/>
        <w:right w:val="none" w:sz="0" w:space="0" w:color="auto"/>
      </w:divBdr>
    </w:div>
    <w:div w:id="297033931">
      <w:bodyDiv w:val="1"/>
      <w:marLeft w:val="0"/>
      <w:marRight w:val="0"/>
      <w:marTop w:val="0"/>
      <w:marBottom w:val="0"/>
      <w:divBdr>
        <w:top w:val="none" w:sz="0" w:space="0" w:color="auto"/>
        <w:left w:val="none" w:sz="0" w:space="0" w:color="auto"/>
        <w:bottom w:val="none" w:sz="0" w:space="0" w:color="auto"/>
        <w:right w:val="none" w:sz="0" w:space="0" w:color="auto"/>
      </w:divBdr>
    </w:div>
    <w:div w:id="297995857">
      <w:bodyDiv w:val="1"/>
      <w:marLeft w:val="0"/>
      <w:marRight w:val="0"/>
      <w:marTop w:val="0"/>
      <w:marBottom w:val="0"/>
      <w:divBdr>
        <w:top w:val="none" w:sz="0" w:space="0" w:color="auto"/>
        <w:left w:val="none" w:sz="0" w:space="0" w:color="auto"/>
        <w:bottom w:val="none" w:sz="0" w:space="0" w:color="auto"/>
        <w:right w:val="none" w:sz="0" w:space="0" w:color="auto"/>
      </w:divBdr>
    </w:div>
    <w:div w:id="299190153">
      <w:bodyDiv w:val="1"/>
      <w:marLeft w:val="0"/>
      <w:marRight w:val="0"/>
      <w:marTop w:val="0"/>
      <w:marBottom w:val="0"/>
      <w:divBdr>
        <w:top w:val="none" w:sz="0" w:space="0" w:color="auto"/>
        <w:left w:val="none" w:sz="0" w:space="0" w:color="auto"/>
        <w:bottom w:val="none" w:sz="0" w:space="0" w:color="auto"/>
        <w:right w:val="none" w:sz="0" w:space="0" w:color="auto"/>
      </w:divBdr>
    </w:div>
    <w:div w:id="299459948">
      <w:bodyDiv w:val="1"/>
      <w:marLeft w:val="0"/>
      <w:marRight w:val="0"/>
      <w:marTop w:val="0"/>
      <w:marBottom w:val="0"/>
      <w:divBdr>
        <w:top w:val="none" w:sz="0" w:space="0" w:color="auto"/>
        <w:left w:val="none" w:sz="0" w:space="0" w:color="auto"/>
        <w:bottom w:val="none" w:sz="0" w:space="0" w:color="auto"/>
        <w:right w:val="none" w:sz="0" w:space="0" w:color="auto"/>
      </w:divBdr>
    </w:div>
    <w:div w:id="299505364">
      <w:bodyDiv w:val="1"/>
      <w:marLeft w:val="0"/>
      <w:marRight w:val="0"/>
      <w:marTop w:val="0"/>
      <w:marBottom w:val="0"/>
      <w:divBdr>
        <w:top w:val="none" w:sz="0" w:space="0" w:color="auto"/>
        <w:left w:val="none" w:sz="0" w:space="0" w:color="auto"/>
        <w:bottom w:val="none" w:sz="0" w:space="0" w:color="auto"/>
        <w:right w:val="none" w:sz="0" w:space="0" w:color="auto"/>
      </w:divBdr>
    </w:div>
    <w:div w:id="299575814">
      <w:bodyDiv w:val="1"/>
      <w:marLeft w:val="0"/>
      <w:marRight w:val="0"/>
      <w:marTop w:val="0"/>
      <w:marBottom w:val="0"/>
      <w:divBdr>
        <w:top w:val="none" w:sz="0" w:space="0" w:color="auto"/>
        <w:left w:val="none" w:sz="0" w:space="0" w:color="auto"/>
        <w:bottom w:val="none" w:sz="0" w:space="0" w:color="auto"/>
        <w:right w:val="none" w:sz="0" w:space="0" w:color="auto"/>
      </w:divBdr>
    </w:div>
    <w:div w:id="299577510">
      <w:bodyDiv w:val="1"/>
      <w:marLeft w:val="0"/>
      <w:marRight w:val="0"/>
      <w:marTop w:val="0"/>
      <w:marBottom w:val="0"/>
      <w:divBdr>
        <w:top w:val="none" w:sz="0" w:space="0" w:color="auto"/>
        <w:left w:val="none" w:sz="0" w:space="0" w:color="auto"/>
        <w:bottom w:val="none" w:sz="0" w:space="0" w:color="auto"/>
        <w:right w:val="none" w:sz="0" w:space="0" w:color="auto"/>
      </w:divBdr>
    </w:div>
    <w:div w:id="299848620">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
    <w:div w:id="301155809">
      <w:bodyDiv w:val="1"/>
      <w:marLeft w:val="0"/>
      <w:marRight w:val="0"/>
      <w:marTop w:val="0"/>
      <w:marBottom w:val="0"/>
      <w:divBdr>
        <w:top w:val="none" w:sz="0" w:space="0" w:color="auto"/>
        <w:left w:val="none" w:sz="0" w:space="0" w:color="auto"/>
        <w:bottom w:val="none" w:sz="0" w:space="0" w:color="auto"/>
        <w:right w:val="none" w:sz="0" w:space="0" w:color="auto"/>
      </w:divBdr>
    </w:div>
    <w:div w:id="301614285">
      <w:bodyDiv w:val="1"/>
      <w:marLeft w:val="0"/>
      <w:marRight w:val="0"/>
      <w:marTop w:val="0"/>
      <w:marBottom w:val="0"/>
      <w:divBdr>
        <w:top w:val="none" w:sz="0" w:space="0" w:color="auto"/>
        <w:left w:val="none" w:sz="0" w:space="0" w:color="auto"/>
        <w:bottom w:val="none" w:sz="0" w:space="0" w:color="auto"/>
        <w:right w:val="none" w:sz="0" w:space="0" w:color="auto"/>
      </w:divBdr>
    </w:div>
    <w:div w:id="301692434">
      <w:bodyDiv w:val="1"/>
      <w:marLeft w:val="0"/>
      <w:marRight w:val="0"/>
      <w:marTop w:val="0"/>
      <w:marBottom w:val="0"/>
      <w:divBdr>
        <w:top w:val="none" w:sz="0" w:space="0" w:color="auto"/>
        <w:left w:val="none" w:sz="0" w:space="0" w:color="auto"/>
        <w:bottom w:val="none" w:sz="0" w:space="0" w:color="auto"/>
        <w:right w:val="none" w:sz="0" w:space="0" w:color="auto"/>
      </w:divBdr>
    </w:div>
    <w:div w:id="301733135">
      <w:bodyDiv w:val="1"/>
      <w:marLeft w:val="0"/>
      <w:marRight w:val="0"/>
      <w:marTop w:val="0"/>
      <w:marBottom w:val="0"/>
      <w:divBdr>
        <w:top w:val="none" w:sz="0" w:space="0" w:color="auto"/>
        <w:left w:val="none" w:sz="0" w:space="0" w:color="auto"/>
        <w:bottom w:val="none" w:sz="0" w:space="0" w:color="auto"/>
        <w:right w:val="none" w:sz="0" w:space="0" w:color="auto"/>
      </w:divBdr>
    </w:div>
    <w:div w:id="302122020">
      <w:bodyDiv w:val="1"/>
      <w:marLeft w:val="0"/>
      <w:marRight w:val="0"/>
      <w:marTop w:val="0"/>
      <w:marBottom w:val="0"/>
      <w:divBdr>
        <w:top w:val="none" w:sz="0" w:space="0" w:color="auto"/>
        <w:left w:val="none" w:sz="0" w:space="0" w:color="auto"/>
        <w:bottom w:val="none" w:sz="0" w:space="0" w:color="auto"/>
        <w:right w:val="none" w:sz="0" w:space="0" w:color="auto"/>
      </w:divBdr>
    </w:div>
    <w:div w:id="302128470">
      <w:bodyDiv w:val="1"/>
      <w:marLeft w:val="0"/>
      <w:marRight w:val="0"/>
      <w:marTop w:val="0"/>
      <w:marBottom w:val="0"/>
      <w:divBdr>
        <w:top w:val="none" w:sz="0" w:space="0" w:color="auto"/>
        <w:left w:val="none" w:sz="0" w:space="0" w:color="auto"/>
        <w:bottom w:val="none" w:sz="0" w:space="0" w:color="auto"/>
        <w:right w:val="none" w:sz="0" w:space="0" w:color="auto"/>
      </w:divBdr>
    </w:div>
    <w:div w:id="302931129">
      <w:bodyDiv w:val="1"/>
      <w:marLeft w:val="0"/>
      <w:marRight w:val="0"/>
      <w:marTop w:val="0"/>
      <w:marBottom w:val="0"/>
      <w:divBdr>
        <w:top w:val="none" w:sz="0" w:space="0" w:color="auto"/>
        <w:left w:val="none" w:sz="0" w:space="0" w:color="auto"/>
        <w:bottom w:val="none" w:sz="0" w:space="0" w:color="auto"/>
        <w:right w:val="none" w:sz="0" w:space="0" w:color="auto"/>
      </w:divBdr>
    </w:div>
    <w:div w:id="303856339">
      <w:bodyDiv w:val="1"/>
      <w:marLeft w:val="0"/>
      <w:marRight w:val="0"/>
      <w:marTop w:val="0"/>
      <w:marBottom w:val="0"/>
      <w:divBdr>
        <w:top w:val="none" w:sz="0" w:space="0" w:color="auto"/>
        <w:left w:val="none" w:sz="0" w:space="0" w:color="auto"/>
        <w:bottom w:val="none" w:sz="0" w:space="0" w:color="auto"/>
        <w:right w:val="none" w:sz="0" w:space="0" w:color="auto"/>
      </w:divBdr>
    </w:div>
    <w:div w:id="304164099">
      <w:bodyDiv w:val="1"/>
      <w:marLeft w:val="0"/>
      <w:marRight w:val="0"/>
      <w:marTop w:val="0"/>
      <w:marBottom w:val="0"/>
      <w:divBdr>
        <w:top w:val="none" w:sz="0" w:space="0" w:color="auto"/>
        <w:left w:val="none" w:sz="0" w:space="0" w:color="auto"/>
        <w:bottom w:val="none" w:sz="0" w:space="0" w:color="auto"/>
        <w:right w:val="none" w:sz="0" w:space="0" w:color="auto"/>
      </w:divBdr>
    </w:div>
    <w:div w:id="304431084">
      <w:bodyDiv w:val="1"/>
      <w:marLeft w:val="0"/>
      <w:marRight w:val="0"/>
      <w:marTop w:val="0"/>
      <w:marBottom w:val="0"/>
      <w:divBdr>
        <w:top w:val="none" w:sz="0" w:space="0" w:color="auto"/>
        <w:left w:val="none" w:sz="0" w:space="0" w:color="auto"/>
        <w:bottom w:val="none" w:sz="0" w:space="0" w:color="auto"/>
        <w:right w:val="none" w:sz="0" w:space="0" w:color="auto"/>
      </w:divBdr>
    </w:div>
    <w:div w:id="304627794">
      <w:bodyDiv w:val="1"/>
      <w:marLeft w:val="0"/>
      <w:marRight w:val="0"/>
      <w:marTop w:val="0"/>
      <w:marBottom w:val="0"/>
      <w:divBdr>
        <w:top w:val="none" w:sz="0" w:space="0" w:color="auto"/>
        <w:left w:val="none" w:sz="0" w:space="0" w:color="auto"/>
        <w:bottom w:val="none" w:sz="0" w:space="0" w:color="auto"/>
        <w:right w:val="none" w:sz="0" w:space="0" w:color="auto"/>
      </w:divBdr>
    </w:div>
    <w:div w:id="304891430">
      <w:bodyDiv w:val="1"/>
      <w:marLeft w:val="0"/>
      <w:marRight w:val="0"/>
      <w:marTop w:val="0"/>
      <w:marBottom w:val="0"/>
      <w:divBdr>
        <w:top w:val="none" w:sz="0" w:space="0" w:color="auto"/>
        <w:left w:val="none" w:sz="0" w:space="0" w:color="auto"/>
        <w:bottom w:val="none" w:sz="0" w:space="0" w:color="auto"/>
        <w:right w:val="none" w:sz="0" w:space="0" w:color="auto"/>
      </w:divBdr>
    </w:div>
    <w:div w:id="305622728">
      <w:bodyDiv w:val="1"/>
      <w:marLeft w:val="0"/>
      <w:marRight w:val="0"/>
      <w:marTop w:val="0"/>
      <w:marBottom w:val="0"/>
      <w:divBdr>
        <w:top w:val="none" w:sz="0" w:space="0" w:color="auto"/>
        <w:left w:val="none" w:sz="0" w:space="0" w:color="auto"/>
        <w:bottom w:val="none" w:sz="0" w:space="0" w:color="auto"/>
        <w:right w:val="none" w:sz="0" w:space="0" w:color="auto"/>
      </w:divBdr>
    </w:div>
    <w:div w:id="305664927">
      <w:bodyDiv w:val="1"/>
      <w:marLeft w:val="0"/>
      <w:marRight w:val="0"/>
      <w:marTop w:val="0"/>
      <w:marBottom w:val="0"/>
      <w:divBdr>
        <w:top w:val="none" w:sz="0" w:space="0" w:color="auto"/>
        <w:left w:val="none" w:sz="0" w:space="0" w:color="auto"/>
        <w:bottom w:val="none" w:sz="0" w:space="0" w:color="auto"/>
        <w:right w:val="none" w:sz="0" w:space="0" w:color="auto"/>
      </w:divBdr>
    </w:div>
    <w:div w:id="306131754">
      <w:bodyDiv w:val="1"/>
      <w:marLeft w:val="0"/>
      <w:marRight w:val="0"/>
      <w:marTop w:val="0"/>
      <w:marBottom w:val="0"/>
      <w:divBdr>
        <w:top w:val="none" w:sz="0" w:space="0" w:color="auto"/>
        <w:left w:val="none" w:sz="0" w:space="0" w:color="auto"/>
        <w:bottom w:val="none" w:sz="0" w:space="0" w:color="auto"/>
        <w:right w:val="none" w:sz="0" w:space="0" w:color="auto"/>
      </w:divBdr>
    </w:div>
    <w:div w:id="307247103">
      <w:bodyDiv w:val="1"/>
      <w:marLeft w:val="0"/>
      <w:marRight w:val="0"/>
      <w:marTop w:val="0"/>
      <w:marBottom w:val="0"/>
      <w:divBdr>
        <w:top w:val="none" w:sz="0" w:space="0" w:color="auto"/>
        <w:left w:val="none" w:sz="0" w:space="0" w:color="auto"/>
        <w:bottom w:val="none" w:sz="0" w:space="0" w:color="auto"/>
        <w:right w:val="none" w:sz="0" w:space="0" w:color="auto"/>
      </w:divBdr>
    </w:div>
    <w:div w:id="307247350">
      <w:bodyDiv w:val="1"/>
      <w:marLeft w:val="0"/>
      <w:marRight w:val="0"/>
      <w:marTop w:val="0"/>
      <w:marBottom w:val="0"/>
      <w:divBdr>
        <w:top w:val="none" w:sz="0" w:space="0" w:color="auto"/>
        <w:left w:val="none" w:sz="0" w:space="0" w:color="auto"/>
        <w:bottom w:val="none" w:sz="0" w:space="0" w:color="auto"/>
        <w:right w:val="none" w:sz="0" w:space="0" w:color="auto"/>
      </w:divBdr>
    </w:div>
    <w:div w:id="307706711">
      <w:bodyDiv w:val="1"/>
      <w:marLeft w:val="0"/>
      <w:marRight w:val="0"/>
      <w:marTop w:val="0"/>
      <w:marBottom w:val="0"/>
      <w:divBdr>
        <w:top w:val="none" w:sz="0" w:space="0" w:color="auto"/>
        <w:left w:val="none" w:sz="0" w:space="0" w:color="auto"/>
        <w:bottom w:val="none" w:sz="0" w:space="0" w:color="auto"/>
        <w:right w:val="none" w:sz="0" w:space="0" w:color="auto"/>
      </w:divBdr>
    </w:div>
    <w:div w:id="308247722">
      <w:bodyDiv w:val="1"/>
      <w:marLeft w:val="0"/>
      <w:marRight w:val="0"/>
      <w:marTop w:val="0"/>
      <w:marBottom w:val="0"/>
      <w:divBdr>
        <w:top w:val="none" w:sz="0" w:space="0" w:color="auto"/>
        <w:left w:val="none" w:sz="0" w:space="0" w:color="auto"/>
        <w:bottom w:val="none" w:sz="0" w:space="0" w:color="auto"/>
        <w:right w:val="none" w:sz="0" w:space="0" w:color="auto"/>
      </w:divBdr>
    </w:div>
    <w:div w:id="309098469">
      <w:bodyDiv w:val="1"/>
      <w:marLeft w:val="0"/>
      <w:marRight w:val="0"/>
      <w:marTop w:val="0"/>
      <w:marBottom w:val="0"/>
      <w:divBdr>
        <w:top w:val="none" w:sz="0" w:space="0" w:color="auto"/>
        <w:left w:val="none" w:sz="0" w:space="0" w:color="auto"/>
        <w:bottom w:val="none" w:sz="0" w:space="0" w:color="auto"/>
        <w:right w:val="none" w:sz="0" w:space="0" w:color="auto"/>
      </w:divBdr>
    </w:div>
    <w:div w:id="310140781">
      <w:bodyDiv w:val="1"/>
      <w:marLeft w:val="0"/>
      <w:marRight w:val="0"/>
      <w:marTop w:val="0"/>
      <w:marBottom w:val="0"/>
      <w:divBdr>
        <w:top w:val="none" w:sz="0" w:space="0" w:color="auto"/>
        <w:left w:val="none" w:sz="0" w:space="0" w:color="auto"/>
        <w:bottom w:val="none" w:sz="0" w:space="0" w:color="auto"/>
        <w:right w:val="none" w:sz="0" w:space="0" w:color="auto"/>
      </w:divBdr>
    </w:div>
    <w:div w:id="310476769">
      <w:bodyDiv w:val="1"/>
      <w:marLeft w:val="0"/>
      <w:marRight w:val="0"/>
      <w:marTop w:val="0"/>
      <w:marBottom w:val="0"/>
      <w:divBdr>
        <w:top w:val="none" w:sz="0" w:space="0" w:color="auto"/>
        <w:left w:val="none" w:sz="0" w:space="0" w:color="auto"/>
        <w:bottom w:val="none" w:sz="0" w:space="0" w:color="auto"/>
        <w:right w:val="none" w:sz="0" w:space="0" w:color="auto"/>
      </w:divBdr>
    </w:div>
    <w:div w:id="311063651">
      <w:bodyDiv w:val="1"/>
      <w:marLeft w:val="0"/>
      <w:marRight w:val="0"/>
      <w:marTop w:val="0"/>
      <w:marBottom w:val="0"/>
      <w:divBdr>
        <w:top w:val="none" w:sz="0" w:space="0" w:color="auto"/>
        <w:left w:val="none" w:sz="0" w:space="0" w:color="auto"/>
        <w:bottom w:val="none" w:sz="0" w:space="0" w:color="auto"/>
        <w:right w:val="none" w:sz="0" w:space="0" w:color="auto"/>
      </w:divBdr>
    </w:div>
    <w:div w:id="311444899">
      <w:bodyDiv w:val="1"/>
      <w:marLeft w:val="0"/>
      <w:marRight w:val="0"/>
      <w:marTop w:val="0"/>
      <w:marBottom w:val="0"/>
      <w:divBdr>
        <w:top w:val="none" w:sz="0" w:space="0" w:color="auto"/>
        <w:left w:val="none" w:sz="0" w:space="0" w:color="auto"/>
        <w:bottom w:val="none" w:sz="0" w:space="0" w:color="auto"/>
        <w:right w:val="none" w:sz="0" w:space="0" w:color="auto"/>
      </w:divBdr>
    </w:div>
    <w:div w:id="312492530">
      <w:bodyDiv w:val="1"/>
      <w:marLeft w:val="0"/>
      <w:marRight w:val="0"/>
      <w:marTop w:val="0"/>
      <w:marBottom w:val="0"/>
      <w:divBdr>
        <w:top w:val="none" w:sz="0" w:space="0" w:color="auto"/>
        <w:left w:val="none" w:sz="0" w:space="0" w:color="auto"/>
        <w:bottom w:val="none" w:sz="0" w:space="0" w:color="auto"/>
        <w:right w:val="none" w:sz="0" w:space="0" w:color="auto"/>
      </w:divBdr>
    </w:div>
    <w:div w:id="312763199">
      <w:bodyDiv w:val="1"/>
      <w:marLeft w:val="0"/>
      <w:marRight w:val="0"/>
      <w:marTop w:val="0"/>
      <w:marBottom w:val="0"/>
      <w:divBdr>
        <w:top w:val="none" w:sz="0" w:space="0" w:color="auto"/>
        <w:left w:val="none" w:sz="0" w:space="0" w:color="auto"/>
        <w:bottom w:val="none" w:sz="0" w:space="0" w:color="auto"/>
        <w:right w:val="none" w:sz="0" w:space="0" w:color="auto"/>
      </w:divBdr>
    </w:div>
    <w:div w:id="312803421">
      <w:bodyDiv w:val="1"/>
      <w:marLeft w:val="0"/>
      <w:marRight w:val="0"/>
      <w:marTop w:val="0"/>
      <w:marBottom w:val="0"/>
      <w:divBdr>
        <w:top w:val="none" w:sz="0" w:space="0" w:color="auto"/>
        <w:left w:val="none" w:sz="0" w:space="0" w:color="auto"/>
        <w:bottom w:val="none" w:sz="0" w:space="0" w:color="auto"/>
        <w:right w:val="none" w:sz="0" w:space="0" w:color="auto"/>
      </w:divBdr>
    </w:div>
    <w:div w:id="313027931">
      <w:bodyDiv w:val="1"/>
      <w:marLeft w:val="0"/>
      <w:marRight w:val="0"/>
      <w:marTop w:val="0"/>
      <w:marBottom w:val="0"/>
      <w:divBdr>
        <w:top w:val="none" w:sz="0" w:space="0" w:color="auto"/>
        <w:left w:val="none" w:sz="0" w:space="0" w:color="auto"/>
        <w:bottom w:val="none" w:sz="0" w:space="0" w:color="auto"/>
        <w:right w:val="none" w:sz="0" w:space="0" w:color="auto"/>
      </w:divBdr>
    </w:div>
    <w:div w:id="313291778">
      <w:bodyDiv w:val="1"/>
      <w:marLeft w:val="0"/>
      <w:marRight w:val="0"/>
      <w:marTop w:val="0"/>
      <w:marBottom w:val="0"/>
      <w:divBdr>
        <w:top w:val="none" w:sz="0" w:space="0" w:color="auto"/>
        <w:left w:val="none" w:sz="0" w:space="0" w:color="auto"/>
        <w:bottom w:val="none" w:sz="0" w:space="0" w:color="auto"/>
        <w:right w:val="none" w:sz="0" w:space="0" w:color="auto"/>
      </w:divBdr>
    </w:div>
    <w:div w:id="314188180">
      <w:bodyDiv w:val="1"/>
      <w:marLeft w:val="0"/>
      <w:marRight w:val="0"/>
      <w:marTop w:val="0"/>
      <w:marBottom w:val="0"/>
      <w:divBdr>
        <w:top w:val="none" w:sz="0" w:space="0" w:color="auto"/>
        <w:left w:val="none" w:sz="0" w:space="0" w:color="auto"/>
        <w:bottom w:val="none" w:sz="0" w:space="0" w:color="auto"/>
        <w:right w:val="none" w:sz="0" w:space="0" w:color="auto"/>
      </w:divBdr>
    </w:div>
    <w:div w:id="314334357">
      <w:bodyDiv w:val="1"/>
      <w:marLeft w:val="0"/>
      <w:marRight w:val="0"/>
      <w:marTop w:val="0"/>
      <w:marBottom w:val="0"/>
      <w:divBdr>
        <w:top w:val="none" w:sz="0" w:space="0" w:color="auto"/>
        <w:left w:val="none" w:sz="0" w:space="0" w:color="auto"/>
        <w:bottom w:val="none" w:sz="0" w:space="0" w:color="auto"/>
        <w:right w:val="none" w:sz="0" w:space="0" w:color="auto"/>
      </w:divBdr>
    </w:div>
    <w:div w:id="314339160">
      <w:bodyDiv w:val="1"/>
      <w:marLeft w:val="0"/>
      <w:marRight w:val="0"/>
      <w:marTop w:val="0"/>
      <w:marBottom w:val="0"/>
      <w:divBdr>
        <w:top w:val="none" w:sz="0" w:space="0" w:color="auto"/>
        <w:left w:val="none" w:sz="0" w:space="0" w:color="auto"/>
        <w:bottom w:val="none" w:sz="0" w:space="0" w:color="auto"/>
        <w:right w:val="none" w:sz="0" w:space="0" w:color="auto"/>
      </w:divBdr>
    </w:div>
    <w:div w:id="314842959">
      <w:bodyDiv w:val="1"/>
      <w:marLeft w:val="0"/>
      <w:marRight w:val="0"/>
      <w:marTop w:val="0"/>
      <w:marBottom w:val="0"/>
      <w:divBdr>
        <w:top w:val="none" w:sz="0" w:space="0" w:color="auto"/>
        <w:left w:val="none" w:sz="0" w:space="0" w:color="auto"/>
        <w:bottom w:val="none" w:sz="0" w:space="0" w:color="auto"/>
        <w:right w:val="none" w:sz="0" w:space="0" w:color="auto"/>
      </w:divBdr>
    </w:div>
    <w:div w:id="315108855">
      <w:bodyDiv w:val="1"/>
      <w:marLeft w:val="0"/>
      <w:marRight w:val="0"/>
      <w:marTop w:val="0"/>
      <w:marBottom w:val="0"/>
      <w:divBdr>
        <w:top w:val="none" w:sz="0" w:space="0" w:color="auto"/>
        <w:left w:val="none" w:sz="0" w:space="0" w:color="auto"/>
        <w:bottom w:val="none" w:sz="0" w:space="0" w:color="auto"/>
        <w:right w:val="none" w:sz="0" w:space="0" w:color="auto"/>
      </w:divBdr>
    </w:div>
    <w:div w:id="316150276">
      <w:bodyDiv w:val="1"/>
      <w:marLeft w:val="0"/>
      <w:marRight w:val="0"/>
      <w:marTop w:val="0"/>
      <w:marBottom w:val="0"/>
      <w:divBdr>
        <w:top w:val="none" w:sz="0" w:space="0" w:color="auto"/>
        <w:left w:val="none" w:sz="0" w:space="0" w:color="auto"/>
        <w:bottom w:val="none" w:sz="0" w:space="0" w:color="auto"/>
        <w:right w:val="none" w:sz="0" w:space="0" w:color="auto"/>
      </w:divBdr>
    </w:div>
    <w:div w:id="316232839">
      <w:bodyDiv w:val="1"/>
      <w:marLeft w:val="0"/>
      <w:marRight w:val="0"/>
      <w:marTop w:val="0"/>
      <w:marBottom w:val="0"/>
      <w:divBdr>
        <w:top w:val="none" w:sz="0" w:space="0" w:color="auto"/>
        <w:left w:val="none" w:sz="0" w:space="0" w:color="auto"/>
        <w:bottom w:val="none" w:sz="0" w:space="0" w:color="auto"/>
        <w:right w:val="none" w:sz="0" w:space="0" w:color="auto"/>
      </w:divBdr>
    </w:div>
    <w:div w:id="317685438">
      <w:bodyDiv w:val="1"/>
      <w:marLeft w:val="0"/>
      <w:marRight w:val="0"/>
      <w:marTop w:val="0"/>
      <w:marBottom w:val="0"/>
      <w:divBdr>
        <w:top w:val="none" w:sz="0" w:space="0" w:color="auto"/>
        <w:left w:val="none" w:sz="0" w:space="0" w:color="auto"/>
        <w:bottom w:val="none" w:sz="0" w:space="0" w:color="auto"/>
        <w:right w:val="none" w:sz="0" w:space="0" w:color="auto"/>
      </w:divBdr>
    </w:div>
    <w:div w:id="317728136">
      <w:bodyDiv w:val="1"/>
      <w:marLeft w:val="0"/>
      <w:marRight w:val="0"/>
      <w:marTop w:val="0"/>
      <w:marBottom w:val="0"/>
      <w:divBdr>
        <w:top w:val="none" w:sz="0" w:space="0" w:color="auto"/>
        <w:left w:val="none" w:sz="0" w:space="0" w:color="auto"/>
        <w:bottom w:val="none" w:sz="0" w:space="0" w:color="auto"/>
        <w:right w:val="none" w:sz="0" w:space="0" w:color="auto"/>
      </w:divBdr>
    </w:div>
    <w:div w:id="318190925">
      <w:bodyDiv w:val="1"/>
      <w:marLeft w:val="0"/>
      <w:marRight w:val="0"/>
      <w:marTop w:val="0"/>
      <w:marBottom w:val="0"/>
      <w:divBdr>
        <w:top w:val="none" w:sz="0" w:space="0" w:color="auto"/>
        <w:left w:val="none" w:sz="0" w:space="0" w:color="auto"/>
        <w:bottom w:val="none" w:sz="0" w:space="0" w:color="auto"/>
        <w:right w:val="none" w:sz="0" w:space="0" w:color="auto"/>
      </w:divBdr>
    </w:div>
    <w:div w:id="318533996">
      <w:bodyDiv w:val="1"/>
      <w:marLeft w:val="0"/>
      <w:marRight w:val="0"/>
      <w:marTop w:val="0"/>
      <w:marBottom w:val="0"/>
      <w:divBdr>
        <w:top w:val="none" w:sz="0" w:space="0" w:color="auto"/>
        <w:left w:val="none" w:sz="0" w:space="0" w:color="auto"/>
        <w:bottom w:val="none" w:sz="0" w:space="0" w:color="auto"/>
        <w:right w:val="none" w:sz="0" w:space="0" w:color="auto"/>
      </w:divBdr>
    </w:div>
    <w:div w:id="318652623">
      <w:bodyDiv w:val="1"/>
      <w:marLeft w:val="0"/>
      <w:marRight w:val="0"/>
      <w:marTop w:val="0"/>
      <w:marBottom w:val="0"/>
      <w:divBdr>
        <w:top w:val="none" w:sz="0" w:space="0" w:color="auto"/>
        <w:left w:val="none" w:sz="0" w:space="0" w:color="auto"/>
        <w:bottom w:val="none" w:sz="0" w:space="0" w:color="auto"/>
        <w:right w:val="none" w:sz="0" w:space="0" w:color="auto"/>
      </w:divBdr>
    </w:div>
    <w:div w:id="318726636">
      <w:bodyDiv w:val="1"/>
      <w:marLeft w:val="0"/>
      <w:marRight w:val="0"/>
      <w:marTop w:val="0"/>
      <w:marBottom w:val="0"/>
      <w:divBdr>
        <w:top w:val="none" w:sz="0" w:space="0" w:color="auto"/>
        <w:left w:val="none" w:sz="0" w:space="0" w:color="auto"/>
        <w:bottom w:val="none" w:sz="0" w:space="0" w:color="auto"/>
        <w:right w:val="none" w:sz="0" w:space="0" w:color="auto"/>
      </w:divBdr>
    </w:div>
    <w:div w:id="318849083">
      <w:bodyDiv w:val="1"/>
      <w:marLeft w:val="0"/>
      <w:marRight w:val="0"/>
      <w:marTop w:val="0"/>
      <w:marBottom w:val="0"/>
      <w:divBdr>
        <w:top w:val="none" w:sz="0" w:space="0" w:color="auto"/>
        <w:left w:val="none" w:sz="0" w:space="0" w:color="auto"/>
        <w:bottom w:val="none" w:sz="0" w:space="0" w:color="auto"/>
        <w:right w:val="none" w:sz="0" w:space="0" w:color="auto"/>
      </w:divBdr>
    </w:div>
    <w:div w:id="318853511">
      <w:bodyDiv w:val="1"/>
      <w:marLeft w:val="0"/>
      <w:marRight w:val="0"/>
      <w:marTop w:val="0"/>
      <w:marBottom w:val="0"/>
      <w:divBdr>
        <w:top w:val="none" w:sz="0" w:space="0" w:color="auto"/>
        <w:left w:val="none" w:sz="0" w:space="0" w:color="auto"/>
        <w:bottom w:val="none" w:sz="0" w:space="0" w:color="auto"/>
        <w:right w:val="none" w:sz="0" w:space="0" w:color="auto"/>
      </w:divBdr>
    </w:div>
    <w:div w:id="318969563">
      <w:bodyDiv w:val="1"/>
      <w:marLeft w:val="0"/>
      <w:marRight w:val="0"/>
      <w:marTop w:val="0"/>
      <w:marBottom w:val="0"/>
      <w:divBdr>
        <w:top w:val="none" w:sz="0" w:space="0" w:color="auto"/>
        <w:left w:val="none" w:sz="0" w:space="0" w:color="auto"/>
        <w:bottom w:val="none" w:sz="0" w:space="0" w:color="auto"/>
        <w:right w:val="none" w:sz="0" w:space="0" w:color="auto"/>
      </w:divBdr>
    </w:div>
    <w:div w:id="319046115">
      <w:bodyDiv w:val="1"/>
      <w:marLeft w:val="0"/>
      <w:marRight w:val="0"/>
      <w:marTop w:val="0"/>
      <w:marBottom w:val="0"/>
      <w:divBdr>
        <w:top w:val="none" w:sz="0" w:space="0" w:color="auto"/>
        <w:left w:val="none" w:sz="0" w:space="0" w:color="auto"/>
        <w:bottom w:val="none" w:sz="0" w:space="0" w:color="auto"/>
        <w:right w:val="none" w:sz="0" w:space="0" w:color="auto"/>
      </w:divBdr>
    </w:div>
    <w:div w:id="319621065">
      <w:bodyDiv w:val="1"/>
      <w:marLeft w:val="0"/>
      <w:marRight w:val="0"/>
      <w:marTop w:val="0"/>
      <w:marBottom w:val="0"/>
      <w:divBdr>
        <w:top w:val="none" w:sz="0" w:space="0" w:color="auto"/>
        <w:left w:val="none" w:sz="0" w:space="0" w:color="auto"/>
        <w:bottom w:val="none" w:sz="0" w:space="0" w:color="auto"/>
        <w:right w:val="none" w:sz="0" w:space="0" w:color="auto"/>
      </w:divBdr>
    </w:div>
    <w:div w:id="319651548">
      <w:bodyDiv w:val="1"/>
      <w:marLeft w:val="0"/>
      <w:marRight w:val="0"/>
      <w:marTop w:val="0"/>
      <w:marBottom w:val="0"/>
      <w:divBdr>
        <w:top w:val="none" w:sz="0" w:space="0" w:color="auto"/>
        <w:left w:val="none" w:sz="0" w:space="0" w:color="auto"/>
        <w:bottom w:val="none" w:sz="0" w:space="0" w:color="auto"/>
        <w:right w:val="none" w:sz="0" w:space="0" w:color="auto"/>
      </w:divBdr>
    </w:div>
    <w:div w:id="320278475">
      <w:bodyDiv w:val="1"/>
      <w:marLeft w:val="0"/>
      <w:marRight w:val="0"/>
      <w:marTop w:val="0"/>
      <w:marBottom w:val="0"/>
      <w:divBdr>
        <w:top w:val="none" w:sz="0" w:space="0" w:color="auto"/>
        <w:left w:val="none" w:sz="0" w:space="0" w:color="auto"/>
        <w:bottom w:val="none" w:sz="0" w:space="0" w:color="auto"/>
        <w:right w:val="none" w:sz="0" w:space="0" w:color="auto"/>
      </w:divBdr>
    </w:div>
    <w:div w:id="321809763">
      <w:bodyDiv w:val="1"/>
      <w:marLeft w:val="0"/>
      <w:marRight w:val="0"/>
      <w:marTop w:val="0"/>
      <w:marBottom w:val="0"/>
      <w:divBdr>
        <w:top w:val="none" w:sz="0" w:space="0" w:color="auto"/>
        <w:left w:val="none" w:sz="0" w:space="0" w:color="auto"/>
        <w:bottom w:val="none" w:sz="0" w:space="0" w:color="auto"/>
        <w:right w:val="none" w:sz="0" w:space="0" w:color="auto"/>
      </w:divBdr>
    </w:div>
    <w:div w:id="322006093">
      <w:bodyDiv w:val="1"/>
      <w:marLeft w:val="0"/>
      <w:marRight w:val="0"/>
      <w:marTop w:val="0"/>
      <w:marBottom w:val="0"/>
      <w:divBdr>
        <w:top w:val="none" w:sz="0" w:space="0" w:color="auto"/>
        <w:left w:val="none" w:sz="0" w:space="0" w:color="auto"/>
        <w:bottom w:val="none" w:sz="0" w:space="0" w:color="auto"/>
        <w:right w:val="none" w:sz="0" w:space="0" w:color="auto"/>
      </w:divBdr>
    </w:div>
    <w:div w:id="322467067">
      <w:bodyDiv w:val="1"/>
      <w:marLeft w:val="0"/>
      <w:marRight w:val="0"/>
      <w:marTop w:val="0"/>
      <w:marBottom w:val="0"/>
      <w:divBdr>
        <w:top w:val="none" w:sz="0" w:space="0" w:color="auto"/>
        <w:left w:val="none" w:sz="0" w:space="0" w:color="auto"/>
        <w:bottom w:val="none" w:sz="0" w:space="0" w:color="auto"/>
        <w:right w:val="none" w:sz="0" w:space="0" w:color="auto"/>
      </w:divBdr>
    </w:div>
    <w:div w:id="323435621">
      <w:bodyDiv w:val="1"/>
      <w:marLeft w:val="0"/>
      <w:marRight w:val="0"/>
      <w:marTop w:val="0"/>
      <w:marBottom w:val="0"/>
      <w:divBdr>
        <w:top w:val="none" w:sz="0" w:space="0" w:color="auto"/>
        <w:left w:val="none" w:sz="0" w:space="0" w:color="auto"/>
        <w:bottom w:val="none" w:sz="0" w:space="0" w:color="auto"/>
        <w:right w:val="none" w:sz="0" w:space="0" w:color="auto"/>
      </w:divBdr>
    </w:div>
    <w:div w:id="323778883">
      <w:bodyDiv w:val="1"/>
      <w:marLeft w:val="0"/>
      <w:marRight w:val="0"/>
      <w:marTop w:val="0"/>
      <w:marBottom w:val="0"/>
      <w:divBdr>
        <w:top w:val="none" w:sz="0" w:space="0" w:color="auto"/>
        <w:left w:val="none" w:sz="0" w:space="0" w:color="auto"/>
        <w:bottom w:val="none" w:sz="0" w:space="0" w:color="auto"/>
        <w:right w:val="none" w:sz="0" w:space="0" w:color="auto"/>
      </w:divBdr>
    </w:div>
    <w:div w:id="323897400">
      <w:bodyDiv w:val="1"/>
      <w:marLeft w:val="0"/>
      <w:marRight w:val="0"/>
      <w:marTop w:val="0"/>
      <w:marBottom w:val="0"/>
      <w:divBdr>
        <w:top w:val="none" w:sz="0" w:space="0" w:color="auto"/>
        <w:left w:val="none" w:sz="0" w:space="0" w:color="auto"/>
        <w:bottom w:val="none" w:sz="0" w:space="0" w:color="auto"/>
        <w:right w:val="none" w:sz="0" w:space="0" w:color="auto"/>
      </w:divBdr>
    </w:div>
    <w:div w:id="324600654">
      <w:bodyDiv w:val="1"/>
      <w:marLeft w:val="0"/>
      <w:marRight w:val="0"/>
      <w:marTop w:val="0"/>
      <w:marBottom w:val="0"/>
      <w:divBdr>
        <w:top w:val="none" w:sz="0" w:space="0" w:color="auto"/>
        <w:left w:val="none" w:sz="0" w:space="0" w:color="auto"/>
        <w:bottom w:val="none" w:sz="0" w:space="0" w:color="auto"/>
        <w:right w:val="none" w:sz="0" w:space="0" w:color="auto"/>
      </w:divBdr>
    </w:div>
    <w:div w:id="324940858">
      <w:bodyDiv w:val="1"/>
      <w:marLeft w:val="0"/>
      <w:marRight w:val="0"/>
      <w:marTop w:val="0"/>
      <w:marBottom w:val="0"/>
      <w:divBdr>
        <w:top w:val="none" w:sz="0" w:space="0" w:color="auto"/>
        <w:left w:val="none" w:sz="0" w:space="0" w:color="auto"/>
        <w:bottom w:val="none" w:sz="0" w:space="0" w:color="auto"/>
        <w:right w:val="none" w:sz="0" w:space="0" w:color="auto"/>
      </w:divBdr>
    </w:div>
    <w:div w:id="325286127">
      <w:bodyDiv w:val="1"/>
      <w:marLeft w:val="0"/>
      <w:marRight w:val="0"/>
      <w:marTop w:val="0"/>
      <w:marBottom w:val="0"/>
      <w:divBdr>
        <w:top w:val="none" w:sz="0" w:space="0" w:color="auto"/>
        <w:left w:val="none" w:sz="0" w:space="0" w:color="auto"/>
        <w:bottom w:val="none" w:sz="0" w:space="0" w:color="auto"/>
        <w:right w:val="none" w:sz="0" w:space="0" w:color="auto"/>
      </w:divBdr>
    </w:div>
    <w:div w:id="325670707">
      <w:bodyDiv w:val="1"/>
      <w:marLeft w:val="0"/>
      <w:marRight w:val="0"/>
      <w:marTop w:val="0"/>
      <w:marBottom w:val="0"/>
      <w:divBdr>
        <w:top w:val="none" w:sz="0" w:space="0" w:color="auto"/>
        <w:left w:val="none" w:sz="0" w:space="0" w:color="auto"/>
        <w:bottom w:val="none" w:sz="0" w:space="0" w:color="auto"/>
        <w:right w:val="none" w:sz="0" w:space="0" w:color="auto"/>
      </w:divBdr>
    </w:div>
    <w:div w:id="325741638">
      <w:bodyDiv w:val="1"/>
      <w:marLeft w:val="0"/>
      <w:marRight w:val="0"/>
      <w:marTop w:val="0"/>
      <w:marBottom w:val="0"/>
      <w:divBdr>
        <w:top w:val="none" w:sz="0" w:space="0" w:color="auto"/>
        <w:left w:val="none" w:sz="0" w:space="0" w:color="auto"/>
        <w:bottom w:val="none" w:sz="0" w:space="0" w:color="auto"/>
        <w:right w:val="none" w:sz="0" w:space="0" w:color="auto"/>
      </w:divBdr>
    </w:div>
    <w:div w:id="325789696">
      <w:bodyDiv w:val="1"/>
      <w:marLeft w:val="0"/>
      <w:marRight w:val="0"/>
      <w:marTop w:val="0"/>
      <w:marBottom w:val="0"/>
      <w:divBdr>
        <w:top w:val="none" w:sz="0" w:space="0" w:color="auto"/>
        <w:left w:val="none" w:sz="0" w:space="0" w:color="auto"/>
        <w:bottom w:val="none" w:sz="0" w:space="0" w:color="auto"/>
        <w:right w:val="none" w:sz="0" w:space="0" w:color="auto"/>
      </w:divBdr>
    </w:div>
    <w:div w:id="325863166">
      <w:bodyDiv w:val="1"/>
      <w:marLeft w:val="0"/>
      <w:marRight w:val="0"/>
      <w:marTop w:val="0"/>
      <w:marBottom w:val="0"/>
      <w:divBdr>
        <w:top w:val="none" w:sz="0" w:space="0" w:color="auto"/>
        <w:left w:val="none" w:sz="0" w:space="0" w:color="auto"/>
        <w:bottom w:val="none" w:sz="0" w:space="0" w:color="auto"/>
        <w:right w:val="none" w:sz="0" w:space="0" w:color="auto"/>
      </w:divBdr>
    </w:div>
    <w:div w:id="326178778">
      <w:bodyDiv w:val="1"/>
      <w:marLeft w:val="0"/>
      <w:marRight w:val="0"/>
      <w:marTop w:val="0"/>
      <w:marBottom w:val="0"/>
      <w:divBdr>
        <w:top w:val="none" w:sz="0" w:space="0" w:color="auto"/>
        <w:left w:val="none" w:sz="0" w:space="0" w:color="auto"/>
        <w:bottom w:val="none" w:sz="0" w:space="0" w:color="auto"/>
        <w:right w:val="none" w:sz="0" w:space="0" w:color="auto"/>
      </w:divBdr>
    </w:div>
    <w:div w:id="326830504">
      <w:bodyDiv w:val="1"/>
      <w:marLeft w:val="0"/>
      <w:marRight w:val="0"/>
      <w:marTop w:val="0"/>
      <w:marBottom w:val="0"/>
      <w:divBdr>
        <w:top w:val="none" w:sz="0" w:space="0" w:color="auto"/>
        <w:left w:val="none" w:sz="0" w:space="0" w:color="auto"/>
        <w:bottom w:val="none" w:sz="0" w:space="0" w:color="auto"/>
        <w:right w:val="none" w:sz="0" w:space="0" w:color="auto"/>
      </w:divBdr>
    </w:div>
    <w:div w:id="327441323">
      <w:bodyDiv w:val="1"/>
      <w:marLeft w:val="0"/>
      <w:marRight w:val="0"/>
      <w:marTop w:val="0"/>
      <w:marBottom w:val="0"/>
      <w:divBdr>
        <w:top w:val="none" w:sz="0" w:space="0" w:color="auto"/>
        <w:left w:val="none" w:sz="0" w:space="0" w:color="auto"/>
        <w:bottom w:val="none" w:sz="0" w:space="0" w:color="auto"/>
        <w:right w:val="none" w:sz="0" w:space="0" w:color="auto"/>
      </w:divBdr>
    </w:div>
    <w:div w:id="327755481">
      <w:bodyDiv w:val="1"/>
      <w:marLeft w:val="0"/>
      <w:marRight w:val="0"/>
      <w:marTop w:val="0"/>
      <w:marBottom w:val="0"/>
      <w:divBdr>
        <w:top w:val="none" w:sz="0" w:space="0" w:color="auto"/>
        <w:left w:val="none" w:sz="0" w:space="0" w:color="auto"/>
        <w:bottom w:val="none" w:sz="0" w:space="0" w:color="auto"/>
        <w:right w:val="none" w:sz="0" w:space="0" w:color="auto"/>
      </w:divBdr>
    </w:div>
    <w:div w:id="327903144">
      <w:bodyDiv w:val="1"/>
      <w:marLeft w:val="0"/>
      <w:marRight w:val="0"/>
      <w:marTop w:val="0"/>
      <w:marBottom w:val="0"/>
      <w:divBdr>
        <w:top w:val="none" w:sz="0" w:space="0" w:color="auto"/>
        <w:left w:val="none" w:sz="0" w:space="0" w:color="auto"/>
        <w:bottom w:val="none" w:sz="0" w:space="0" w:color="auto"/>
        <w:right w:val="none" w:sz="0" w:space="0" w:color="auto"/>
      </w:divBdr>
    </w:div>
    <w:div w:id="328288519">
      <w:bodyDiv w:val="1"/>
      <w:marLeft w:val="0"/>
      <w:marRight w:val="0"/>
      <w:marTop w:val="0"/>
      <w:marBottom w:val="0"/>
      <w:divBdr>
        <w:top w:val="none" w:sz="0" w:space="0" w:color="auto"/>
        <w:left w:val="none" w:sz="0" w:space="0" w:color="auto"/>
        <w:bottom w:val="none" w:sz="0" w:space="0" w:color="auto"/>
        <w:right w:val="none" w:sz="0" w:space="0" w:color="auto"/>
      </w:divBdr>
    </w:div>
    <w:div w:id="328560674">
      <w:bodyDiv w:val="1"/>
      <w:marLeft w:val="0"/>
      <w:marRight w:val="0"/>
      <w:marTop w:val="0"/>
      <w:marBottom w:val="0"/>
      <w:divBdr>
        <w:top w:val="none" w:sz="0" w:space="0" w:color="auto"/>
        <w:left w:val="none" w:sz="0" w:space="0" w:color="auto"/>
        <w:bottom w:val="none" w:sz="0" w:space="0" w:color="auto"/>
        <w:right w:val="none" w:sz="0" w:space="0" w:color="auto"/>
      </w:divBdr>
    </w:div>
    <w:div w:id="329793759">
      <w:bodyDiv w:val="1"/>
      <w:marLeft w:val="0"/>
      <w:marRight w:val="0"/>
      <w:marTop w:val="0"/>
      <w:marBottom w:val="0"/>
      <w:divBdr>
        <w:top w:val="none" w:sz="0" w:space="0" w:color="auto"/>
        <w:left w:val="none" w:sz="0" w:space="0" w:color="auto"/>
        <w:bottom w:val="none" w:sz="0" w:space="0" w:color="auto"/>
        <w:right w:val="none" w:sz="0" w:space="0" w:color="auto"/>
      </w:divBdr>
    </w:div>
    <w:div w:id="330108543">
      <w:bodyDiv w:val="1"/>
      <w:marLeft w:val="0"/>
      <w:marRight w:val="0"/>
      <w:marTop w:val="0"/>
      <w:marBottom w:val="0"/>
      <w:divBdr>
        <w:top w:val="none" w:sz="0" w:space="0" w:color="auto"/>
        <w:left w:val="none" w:sz="0" w:space="0" w:color="auto"/>
        <w:bottom w:val="none" w:sz="0" w:space="0" w:color="auto"/>
        <w:right w:val="none" w:sz="0" w:space="0" w:color="auto"/>
      </w:divBdr>
    </w:div>
    <w:div w:id="330573070">
      <w:bodyDiv w:val="1"/>
      <w:marLeft w:val="0"/>
      <w:marRight w:val="0"/>
      <w:marTop w:val="0"/>
      <w:marBottom w:val="0"/>
      <w:divBdr>
        <w:top w:val="none" w:sz="0" w:space="0" w:color="auto"/>
        <w:left w:val="none" w:sz="0" w:space="0" w:color="auto"/>
        <w:bottom w:val="none" w:sz="0" w:space="0" w:color="auto"/>
        <w:right w:val="none" w:sz="0" w:space="0" w:color="auto"/>
      </w:divBdr>
    </w:div>
    <w:div w:id="331488500">
      <w:bodyDiv w:val="1"/>
      <w:marLeft w:val="0"/>
      <w:marRight w:val="0"/>
      <w:marTop w:val="0"/>
      <w:marBottom w:val="0"/>
      <w:divBdr>
        <w:top w:val="none" w:sz="0" w:space="0" w:color="auto"/>
        <w:left w:val="none" w:sz="0" w:space="0" w:color="auto"/>
        <w:bottom w:val="none" w:sz="0" w:space="0" w:color="auto"/>
        <w:right w:val="none" w:sz="0" w:space="0" w:color="auto"/>
      </w:divBdr>
    </w:div>
    <w:div w:id="331683950">
      <w:bodyDiv w:val="1"/>
      <w:marLeft w:val="0"/>
      <w:marRight w:val="0"/>
      <w:marTop w:val="0"/>
      <w:marBottom w:val="0"/>
      <w:divBdr>
        <w:top w:val="none" w:sz="0" w:space="0" w:color="auto"/>
        <w:left w:val="none" w:sz="0" w:space="0" w:color="auto"/>
        <w:bottom w:val="none" w:sz="0" w:space="0" w:color="auto"/>
        <w:right w:val="none" w:sz="0" w:space="0" w:color="auto"/>
      </w:divBdr>
    </w:div>
    <w:div w:id="331875552">
      <w:bodyDiv w:val="1"/>
      <w:marLeft w:val="0"/>
      <w:marRight w:val="0"/>
      <w:marTop w:val="0"/>
      <w:marBottom w:val="0"/>
      <w:divBdr>
        <w:top w:val="none" w:sz="0" w:space="0" w:color="auto"/>
        <w:left w:val="none" w:sz="0" w:space="0" w:color="auto"/>
        <w:bottom w:val="none" w:sz="0" w:space="0" w:color="auto"/>
        <w:right w:val="none" w:sz="0" w:space="0" w:color="auto"/>
      </w:divBdr>
    </w:div>
    <w:div w:id="331883156">
      <w:bodyDiv w:val="1"/>
      <w:marLeft w:val="0"/>
      <w:marRight w:val="0"/>
      <w:marTop w:val="0"/>
      <w:marBottom w:val="0"/>
      <w:divBdr>
        <w:top w:val="none" w:sz="0" w:space="0" w:color="auto"/>
        <w:left w:val="none" w:sz="0" w:space="0" w:color="auto"/>
        <w:bottom w:val="none" w:sz="0" w:space="0" w:color="auto"/>
        <w:right w:val="none" w:sz="0" w:space="0" w:color="auto"/>
      </w:divBdr>
    </w:div>
    <w:div w:id="331953167">
      <w:bodyDiv w:val="1"/>
      <w:marLeft w:val="0"/>
      <w:marRight w:val="0"/>
      <w:marTop w:val="0"/>
      <w:marBottom w:val="0"/>
      <w:divBdr>
        <w:top w:val="none" w:sz="0" w:space="0" w:color="auto"/>
        <w:left w:val="none" w:sz="0" w:space="0" w:color="auto"/>
        <w:bottom w:val="none" w:sz="0" w:space="0" w:color="auto"/>
        <w:right w:val="none" w:sz="0" w:space="0" w:color="auto"/>
      </w:divBdr>
    </w:div>
    <w:div w:id="332073713">
      <w:bodyDiv w:val="1"/>
      <w:marLeft w:val="0"/>
      <w:marRight w:val="0"/>
      <w:marTop w:val="0"/>
      <w:marBottom w:val="0"/>
      <w:divBdr>
        <w:top w:val="none" w:sz="0" w:space="0" w:color="auto"/>
        <w:left w:val="none" w:sz="0" w:space="0" w:color="auto"/>
        <w:bottom w:val="none" w:sz="0" w:space="0" w:color="auto"/>
        <w:right w:val="none" w:sz="0" w:space="0" w:color="auto"/>
      </w:divBdr>
    </w:div>
    <w:div w:id="332494897">
      <w:bodyDiv w:val="1"/>
      <w:marLeft w:val="0"/>
      <w:marRight w:val="0"/>
      <w:marTop w:val="0"/>
      <w:marBottom w:val="0"/>
      <w:divBdr>
        <w:top w:val="none" w:sz="0" w:space="0" w:color="auto"/>
        <w:left w:val="none" w:sz="0" w:space="0" w:color="auto"/>
        <w:bottom w:val="none" w:sz="0" w:space="0" w:color="auto"/>
        <w:right w:val="none" w:sz="0" w:space="0" w:color="auto"/>
      </w:divBdr>
    </w:div>
    <w:div w:id="332997279">
      <w:bodyDiv w:val="1"/>
      <w:marLeft w:val="0"/>
      <w:marRight w:val="0"/>
      <w:marTop w:val="0"/>
      <w:marBottom w:val="0"/>
      <w:divBdr>
        <w:top w:val="none" w:sz="0" w:space="0" w:color="auto"/>
        <w:left w:val="none" w:sz="0" w:space="0" w:color="auto"/>
        <w:bottom w:val="none" w:sz="0" w:space="0" w:color="auto"/>
        <w:right w:val="none" w:sz="0" w:space="0" w:color="auto"/>
      </w:divBdr>
    </w:div>
    <w:div w:id="333074527">
      <w:bodyDiv w:val="1"/>
      <w:marLeft w:val="0"/>
      <w:marRight w:val="0"/>
      <w:marTop w:val="0"/>
      <w:marBottom w:val="0"/>
      <w:divBdr>
        <w:top w:val="none" w:sz="0" w:space="0" w:color="auto"/>
        <w:left w:val="none" w:sz="0" w:space="0" w:color="auto"/>
        <w:bottom w:val="none" w:sz="0" w:space="0" w:color="auto"/>
        <w:right w:val="none" w:sz="0" w:space="0" w:color="auto"/>
      </w:divBdr>
    </w:div>
    <w:div w:id="333651482">
      <w:bodyDiv w:val="1"/>
      <w:marLeft w:val="0"/>
      <w:marRight w:val="0"/>
      <w:marTop w:val="0"/>
      <w:marBottom w:val="0"/>
      <w:divBdr>
        <w:top w:val="none" w:sz="0" w:space="0" w:color="auto"/>
        <w:left w:val="none" w:sz="0" w:space="0" w:color="auto"/>
        <w:bottom w:val="none" w:sz="0" w:space="0" w:color="auto"/>
        <w:right w:val="none" w:sz="0" w:space="0" w:color="auto"/>
      </w:divBdr>
    </w:div>
    <w:div w:id="334962554">
      <w:bodyDiv w:val="1"/>
      <w:marLeft w:val="0"/>
      <w:marRight w:val="0"/>
      <w:marTop w:val="0"/>
      <w:marBottom w:val="0"/>
      <w:divBdr>
        <w:top w:val="none" w:sz="0" w:space="0" w:color="auto"/>
        <w:left w:val="none" w:sz="0" w:space="0" w:color="auto"/>
        <w:bottom w:val="none" w:sz="0" w:space="0" w:color="auto"/>
        <w:right w:val="none" w:sz="0" w:space="0" w:color="auto"/>
      </w:divBdr>
    </w:div>
    <w:div w:id="335303402">
      <w:bodyDiv w:val="1"/>
      <w:marLeft w:val="0"/>
      <w:marRight w:val="0"/>
      <w:marTop w:val="0"/>
      <w:marBottom w:val="0"/>
      <w:divBdr>
        <w:top w:val="none" w:sz="0" w:space="0" w:color="auto"/>
        <w:left w:val="none" w:sz="0" w:space="0" w:color="auto"/>
        <w:bottom w:val="none" w:sz="0" w:space="0" w:color="auto"/>
        <w:right w:val="none" w:sz="0" w:space="0" w:color="auto"/>
      </w:divBdr>
    </w:div>
    <w:div w:id="335310129">
      <w:bodyDiv w:val="1"/>
      <w:marLeft w:val="0"/>
      <w:marRight w:val="0"/>
      <w:marTop w:val="0"/>
      <w:marBottom w:val="0"/>
      <w:divBdr>
        <w:top w:val="none" w:sz="0" w:space="0" w:color="auto"/>
        <w:left w:val="none" w:sz="0" w:space="0" w:color="auto"/>
        <w:bottom w:val="none" w:sz="0" w:space="0" w:color="auto"/>
        <w:right w:val="none" w:sz="0" w:space="0" w:color="auto"/>
      </w:divBdr>
    </w:div>
    <w:div w:id="335621790">
      <w:bodyDiv w:val="1"/>
      <w:marLeft w:val="0"/>
      <w:marRight w:val="0"/>
      <w:marTop w:val="0"/>
      <w:marBottom w:val="0"/>
      <w:divBdr>
        <w:top w:val="none" w:sz="0" w:space="0" w:color="auto"/>
        <w:left w:val="none" w:sz="0" w:space="0" w:color="auto"/>
        <w:bottom w:val="none" w:sz="0" w:space="0" w:color="auto"/>
        <w:right w:val="none" w:sz="0" w:space="0" w:color="auto"/>
      </w:divBdr>
    </w:div>
    <w:div w:id="335697810">
      <w:bodyDiv w:val="1"/>
      <w:marLeft w:val="0"/>
      <w:marRight w:val="0"/>
      <w:marTop w:val="0"/>
      <w:marBottom w:val="0"/>
      <w:divBdr>
        <w:top w:val="none" w:sz="0" w:space="0" w:color="auto"/>
        <w:left w:val="none" w:sz="0" w:space="0" w:color="auto"/>
        <w:bottom w:val="none" w:sz="0" w:space="0" w:color="auto"/>
        <w:right w:val="none" w:sz="0" w:space="0" w:color="auto"/>
      </w:divBdr>
    </w:div>
    <w:div w:id="335889709">
      <w:bodyDiv w:val="1"/>
      <w:marLeft w:val="0"/>
      <w:marRight w:val="0"/>
      <w:marTop w:val="0"/>
      <w:marBottom w:val="0"/>
      <w:divBdr>
        <w:top w:val="none" w:sz="0" w:space="0" w:color="auto"/>
        <w:left w:val="none" w:sz="0" w:space="0" w:color="auto"/>
        <w:bottom w:val="none" w:sz="0" w:space="0" w:color="auto"/>
        <w:right w:val="none" w:sz="0" w:space="0" w:color="auto"/>
      </w:divBdr>
    </w:div>
    <w:div w:id="336424768">
      <w:bodyDiv w:val="1"/>
      <w:marLeft w:val="0"/>
      <w:marRight w:val="0"/>
      <w:marTop w:val="0"/>
      <w:marBottom w:val="0"/>
      <w:divBdr>
        <w:top w:val="none" w:sz="0" w:space="0" w:color="auto"/>
        <w:left w:val="none" w:sz="0" w:space="0" w:color="auto"/>
        <w:bottom w:val="none" w:sz="0" w:space="0" w:color="auto"/>
        <w:right w:val="none" w:sz="0" w:space="0" w:color="auto"/>
      </w:divBdr>
    </w:div>
    <w:div w:id="336470588">
      <w:bodyDiv w:val="1"/>
      <w:marLeft w:val="0"/>
      <w:marRight w:val="0"/>
      <w:marTop w:val="0"/>
      <w:marBottom w:val="0"/>
      <w:divBdr>
        <w:top w:val="none" w:sz="0" w:space="0" w:color="auto"/>
        <w:left w:val="none" w:sz="0" w:space="0" w:color="auto"/>
        <w:bottom w:val="none" w:sz="0" w:space="0" w:color="auto"/>
        <w:right w:val="none" w:sz="0" w:space="0" w:color="auto"/>
      </w:divBdr>
    </w:div>
    <w:div w:id="337194145">
      <w:bodyDiv w:val="1"/>
      <w:marLeft w:val="0"/>
      <w:marRight w:val="0"/>
      <w:marTop w:val="0"/>
      <w:marBottom w:val="0"/>
      <w:divBdr>
        <w:top w:val="none" w:sz="0" w:space="0" w:color="auto"/>
        <w:left w:val="none" w:sz="0" w:space="0" w:color="auto"/>
        <w:bottom w:val="none" w:sz="0" w:space="0" w:color="auto"/>
        <w:right w:val="none" w:sz="0" w:space="0" w:color="auto"/>
      </w:divBdr>
    </w:div>
    <w:div w:id="337394185">
      <w:bodyDiv w:val="1"/>
      <w:marLeft w:val="0"/>
      <w:marRight w:val="0"/>
      <w:marTop w:val="0"/>
      <w:marBottom w:val="0"/>
      <w:divBdr>
        <w:top w:val="none" w:sz="0" w:space="0" w:color="auto"/>
        <w:left w:val="none" w:sz="0" w:space="0" w:color="auto"/>
        <w:bottom w:val="none" w:sz="0" w:space="0" w:color="auto"/>
        <w:right w:val="none" w:sz="0" w:space="0" w:color="auto"/>
      </w:divBdr>
    </w:div>
    <w:div w:id="337583112">
      <w:bodyDiv w:val="1"/>
      <w:marLeft w:val="0"/>
      <w:marRight w:val="0"/>
      <w:marTop w:val="0"/>
      <w:marBottom w:val="0"/>
      <w:divBdr>
        <w:top w:val="none" w:sz="0" w:space="0" w:color="auto"/>
        <w:left w:val="none" w:sz="0" w:space="0" w:color="auto"/>
        <w:bottom w:val="none" w:sz="0" w:space="0" w:color="auto"/>
        <w:right w:val="none" w:sz="0" w:space="0" w:color="auto"/>
      </w:divBdr>
    </w:div>
    <w:div w:id="339165833">
      <w:bodyDiv w:val="1"/>
      <w:marLeft w:val="0"/>
      <w:marRight w:val="0"/>
      <w:marTop w:val="0"/>
      <w:marBottom w:val="0"/>
      <w:divBdr>
        <w:top w:val="none" w:sz="0" w:space="0" w:color="auto"/>
        <w:left w:val="none" w:sz="0" w:space="0" w:color="auto"/>
        <w:bottom w:val="none" w:sz="0" w:space="0" w:color="auto"/>
        <w:right w:val="none" w:sz="0" w:space="0" w:color="auto"/>
      </w:divBdr>
    </w:div>
    <w:div w:id="340087299">
      <w:bodyDiv w:val="1"/>
      <w:marLeft w:val="0"/>
      <w:marRight w:val="0"/>
      <w:marTop w:val="0"/>
      <w:marBottom w:val="0"/>
      <w:divBdr>
        <w:top w:val="none" w:sz="0" w:space="0" w:color="auto"/>
        <w:left w:val="none" w:sz="0" w:space="0" w:color="auto"/>
        <w:bottom w:val="none" w:sz="0" w:space="0" w:color="auto"/>
        <w:right w:val="none" w:sz="0" w:space="0" w:color="auto"/>
      </w:divBdr>
    </w:div>
    <w:div w:id="340091419">
      <w:bodyDiv w:val="1"/>
      <w:marLeft w:val="0"/>
      <w:marRight w:val="0"/>
      <w:marTop w:val="0"/>
      <w:marBottom w:val="0"/>
      <w:divBdr>
        <w:top w:val="none" w:sz="0" w:space="0" w:color="auto"/>
        <w:left w:val="none" w:sz="0" w:space="0" w:color="auto"/>
        <w:bottom w:val="none" w:sz="0" w:space="0" w:color="auto"/>
        <w:right w:val="none" w:sz="0" w:space="0" w:color="auto"/>
      </w:divBdr>
    </w:div>
    <w:div w:id="340202153">
      <w:bodyDiv w:val="1"/>
      <w:marLeft w:val="0"/>
      <w:marRight w:val="0"/>
      <w:marTop w:val="0"/>
      <w:marBottom w:val="0"/>
      <w:divBdr>
        <w:top w:val="none" w:sz="0" w:space="0" w:color="auto"/>
        <w:left w:val="none" w:sz="0" w:space="0" w:color="auto"/>
        <w:bottom w:val="none" w:sz="0" w:space="0" w:color="auto"/>
        <w:right w:val="none" w:sz="0" w:space="0" w:color="auto"/>
      </w:divBdr>
    </w:div>
    <w:div w:id="340395760">
      <w:bodyDiv w:val="1"/>
      <w:marLeft w:val="0"/>
      <w:marRight w:val="0"/>
      <w:marTop w:val="0"/>
      <w:marBottom w:val="0"/>
      <w:divBdr>
        <w:top w:val="none" w:sz="0" w:space="0" w:color="auto"/>
        <w:left w:val="none" w:sz="0" w:space="0" w:color="auto"/>
        <w:bottom w:val="none" w:sz="0" w:space="0" w:color="auto"/>
        <w:right w:val="none" w:sz="0" w:space="0" w:color="auto"/>
      </w:divBdr>
    </w:div>
    <w:div w:id="340592627">
      <w:bodyDiv w:val="1"/>
      <w:marLeft w:val="0"/>
      <w:marRight w:val="0"/>
      <w:marTop w:val="0"/>
      <w:marBottom w:val="0"/>
      <w:divBdr>
        <w:top w:val="none" w:sz="0" w:space="0" w:color="auto"/>
        <w:left w:val="none" w:sz="0" w:space="0" w:color="auto"/>
        <w:bottom w:val="none" w:sz="0" w:space="0" w:color="auto"/>
        <w:right w:val="none" w:sz="0" w:space="0" w:color="auto"/>
      </w:divBdr>
    </w:div>
    <w:div w:id="340622166">
      <w:bodyDiv w:val="1"/>
      <w:marLeft w:val="0"/>
      <w:marRight w:val="0"/>
      <w:marTop w:val="0"/>
      <w:marBottom w:val="0"/>
      <w:divBdr>
        <w:top w:val="none" w:sz="0" w:space="0" w:color="auto"/>
        <w:left w:val="none" w:sz="0" w:space="0" w:color="auto"/>
        <w:bottom w:val="none" w:sz="0" w:space="0" w:color="auto"/>
        <w:right w:val="none" w:sz="0" w:space="0" w:color="auto"/>
      </w:divBdr>
    </w:div>
    <w:div w:id="340857474">
      <w:bodyDiv w:val="1"/>
      <w:marLeft w:val="0"/>
      <w:marRight w:val="0"/>
      <w:marTop w:val="0"/>
      <w:marBottom w:val="0"/>
      <w:divBdr>
        <w:top w:val="none" w:sz="0" w:space="0" w:color="auto"/>
        <w:left w:val="none" w:sz="0" w:space="0" w:color="auto"/>
        <w:bottom w:val="none" w:sz="0" w:space="0" w:color="auto"/>
        <w:right w:val="none" w:sz="0" w:space="0" w:color="auto"/>
      </w:divBdr>
    </w:div>
    <w:div w:id="340931238">
      <w:bodyDiv w:val="1"/>
      <w:marLeft w:val="0"/>
      <w:marRight w:val="0"/>
      <w:marTop w:val="0"/>
      <w:marBottom w:val="0"/>
      <w:divBdr>
        <w:top w:val="none" w:sz="0" w:space="0" w:color="auto"/>
        <w:left w:val="none" w:sz="0" w:space="0" w:color="auto"/>
        <w:bottom w:val="none" w:sz="0" w:space="0" w:color="auto"/>
        <w:right w:val="none" w:sz="0" w:space="0" w:color="auto"/>
      </w:divBdr>
    </w:div>
    <w:div w:id="341586994">
      <w:bodyDiv w:val="1"/>
      <w:marLeft w:val="0"/>
      <w:marRight w:val="0"/>
      <w:marTop w:val="0"/>
      <w:marBottom w:val="0"/>
      <w:divBdr>
        <w:top w:val="none" w:sz="0" w:space="0" w:color="auto"/>
        <w:left w:val="none" w:sz="0" w:space="0" w:color="auto"/>
        <w:bottom w:val="none" w:sz="0" w:space="0" w:color="auto"/>
        <w:right w:val="none" w:sz="0" w:space="0" w:color="auto"/>
      </w:divBdr>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342780240">
      <w:bodyDiv w:val="1"/>
      <w:marLeft w:val="0"/>
      <w:marRight w:val="0"/>
      <w:marTop w:val="0"/>
      <w:marBottom w:val="0"/>
      <w:divBdr>
        <w:top w:val="none" w:sz="0" w:space="0" w:color="auto"/>
        <w:left w:val="none" w:sz="0" w:space="0" w:color="auto"/>
        <w:bottom w:val="none" w:sz="0" w:space="0" w:color="auto"/>
        <w:right w:val="none" w:sz="0" w:space="0" w:color="auto"/>
      </w:divBdr>
    </w:div>
    <w:div w:id="343869973">
      <w:bodyDiv w:val="1"/>
      <w:marLeft w:val="0"/>
      <w:marRight w:val="0"/>
      <w:marTop w:val="0"/>
      <w:marBottom w:val="0"/>
      <w:divBdr>
        <w:top w:val="none" w:sz="0" w:space="0" w:color="auto"/>
        <w:left w:val="none" w:sz="0" w:space="0" w:color="auto"/>
        <w:bottom w:val="none" w:sz="0" w:space="0" w:color="auto"/>
        <w:right w:val="none" w:sz="0" w:space="0" w:color="auto"/>
      </w:divBdr>
    </w:div>
    <w:div w:id="344677041">
      <w:bodyDiv w:val="1"/>
      <w:marLeft w:val="0"/>
      <w:marRight w:val="0"/>
      <w:marTop w:val="0"/>
      <w:marBottom w:val="0"/>
      <w:divBdr>
        <w:top w:val="none" w:sz="0" w:space="0" w:color="auto"/>
        <w:left w:val="none" w:sz="0" w:space="0" w:color="auto"/>
        <w:bottom w:val="none" w:sz="0" w:space="0" w:color="auto"/>
        <w:right w:val="none" w:sz="0" w:space="0" w:color="auto"/>
      </w:divBdr>
    </w:div>
    <w:div w:id="345332552">
      <w:bodyDiv w:val="1"/>
      <w:marLeft w:val="0"/>
      <w:marRight w:val="0"/>
      <w:marTop w:val="0"/>
      <w:marBottom w:val="0"/>
      <w:divBdr>
        <w:top w:val="none" w:sz="0" w:space="0" w:color="auto"/>
        <w:left w:val="none" w:sz="0" w:space="0" w:color="auto"/>
        <w:bottom w:val="none" w:sz="0" w:space="0" w:color="auto"/>
        <w:right w:val="none" w:sz="0" w:space="0" w:color="auto"/>
      </w:divBdr>
    </w:div>
    <w:div w:id="346257357">
      <w:bodyDiv w:val="1"/>
      <w:marLeft w:val="0"/>
      <w:marRight w:val="0"/>
      <w:marTop w:val="0"/>
      <w:marBottom w:val="0"/>
      <w:divBdr>
        <w:top w:val="none" w:sz="0" w:space="0" w:color="auto"/>
        <w:left w:val="none" w:sz="0" w:space="0" w:color="auto"/>
        <w:bottom w:val="none" w:sz="0" w:space="0" w:color="auto"/>
        <w:right w:val="none" w:sz="0" w:space="0" w:color="auto"/>
      </w:divBdr>
    </w:div>
    <w:div w:id="347224061">
      <w:bodyDiv w:val="1"/>
      <w:marLeft w:val="0"/>
      <w:marRight w:val="0"/>
      <w:marTop w:val="0"/>
      <w:marBottom w:val="0"/>
      <w:divBdr>
        <w:top w:val="none" w:sz="0" w:space="0" w:color="auto"/>
        <w:left w:val="none" w:sz="0" w:space="0" w:color="auto"/>
        <w:bottom w:val="none" w:sz="0" w:space="0" w:color="auto"/>
        <w:right w:val="none" w:sz="0" w:space="0" w:color="auto"/>
      </w:divBdr>
    </w:div>
    <w:div w:id="347484459">
      <w:bodyDiv w:val="1"/>
      <w:marLeft w:val="0"/>
      <w:marRight w:val="0"/>
      <w:marTop w:val="0"/>
      <w:marBottom w:val="0"/>
      <w:divBdr>
        <w:top w:val="none" w:sz="0" w:space="0" w:color="auto"/>
        <w:left w:val="none" w:sz="0" w:space="0" w:color="auto"/>
        <w:bottom w:val="none" w:sz="0" w:space="0" w:color="auto"/>
        <w:right w:val="none" w:sz="0" w:space="0" w:color="auto"/>
      </w:divBdr>
    </w:div>
    <w:div w:id="348415905">
      <w:bodyDiv w:val="1"/>
      <w:marLeft w:val="0"/>
      <w:marRight w:val="0"/>
      <w:marTop w:val="0"/>
      <w:marBottom w:val="0"/>
      <w:divBdr>
        <w:top w:val="none" w:sz="0" w:space="0" w:color="auto"/>
        <w:left w:val="none" w:sz="0" w:space="0" w:color="auto"/>
        <w:bottom w:val="none" w:sz="0" w:space="0" w:color="auto"/>
        <w:right w:val="none" w:sz="0" w:space="0" w:color="auto"/>
      </w:divBdr>
    </w:div>
    <w:div w:id="349260162">
      <w:bodyDiv w:val="1"/>
      <w:marLeft w:val="0"/>
      <w:marRight w:val="0"/>
      <w:marTop w:val="0"/>
      <w:marBottom w:val="0"/>
      <w:divBdr>
        <w:top w:val="none" w:sz="0" w:space="0" w:color="auto"/>
        <w:left w:val="none" w:sz="0" w:space="0" w:color="auto"/>
        <w:bottom w:val="none" w:sz="0" w:space="0" w:color="auto"/>
        <w:right w:val="none" w:sz="0" w:space="0" w:color="auto"/>
      </w:divBdr>
    </w:div>
    <w:div w:id="349260488">
      <w:bodyDiv w:val="1"/>
      <w:marLeft w:val="0"/>
      <w:marRight w:val="0"/>
      <w:marTop w:val="0"/>
      <w:marBottom w:val="0"/>
      <w:divBdr>
        <w:top w:val="none" w:sz="0" w:space="0" w:color="auto"/>
        <w:left w:val="none" w:sz="0" w:space="0" w:color="auto"/>
        <w:bottom w:val="none" w:sz="0" w:space="0" w:color="auto"/>
        <w:right w:val="none" w:sz="0" w:space="0" w:color="auto"/>
      </w:divBdr>
    </w:div>
    <w:div w:id="349451776">
      <w:bodyDiv w:val="1"/>
      <w:marLeft w:val="0"/>
      <w:marRight w:val="0"/>
      <w:marTop w:val="0"/>
      <w:marBottom w:val="0"/>
      <w:divBdr>
        <w:top w:val="none" w:sz="0" w:space="0" w:color="auto"/>
        <w:left w:val="none" w:sz="0" w:space="0" w:color="auto"/>
        <w:bottom w:val="none" w:sz="0" w:space="0" w:color="auto"/>
        <w:right w:val="none" w:sz="0" w:space="0" w:color="auto"/>
      </w:divBdr>
    </w:div>
    <w:div w:id="349836790">
      <w:bodyDiv w:val="1"/>
      <w:marLeft w:val="0"/>
      <w:marRight w:val="0"/>
      <w:marTop w:val="0"/>
      <w:marBottom w:val="0"/>
      <w:divBdr>
        <w:top w:val="none" w:sz="0" w:space="0" w:color="auto"/>
        <w:left w:val="none" w:sz="0" w:space="0" w:color="auto"/>
        <w:bottom w:val="none" w:sz="0" w:space="0" w:color="auto"/>
        <w:right w:val="none" w:sz="0" w:space="0" w:color="auto"/>
      </w:divBdr>
    </w:div>
    <w:div w:id="350644064">
      <w:bodyDiv w:val="1"/>
      <w:marLeft w:val="0"/>
      <w:marRight w:val="0"/>
      <w:marTop w:val="0"/>
      <w:marBottom w:val="0"/>
      <w:divBdr>
        <w:top w:val="none" w:sz="0" w:space="0" w:color="auto"/>
        <w:left w:val="none" w:sz="0" w:space="0" w:color="auto"/>
        <w:bottom w:val="none" w:sz="0" w:space="0" w:color="auto"/>
        <w:right w:val="none" w:sz="0" w:space="0" w:color="auto"/>
      </w:divBdr>
    </w:div>
    <w:div w:id="350766620">
      <w:bodyDiv w:val="1"/>
      <w:marLeft w:val="0"/>
      <w:marRight w:val="0"/>
      <w:marTop w:val="0"/>
      <w:marBottom w:val="0"/>
      <w:divBdr>
        <w:top w:val="none" w:sz="0" w:space="0" w:color="auto"/>
        <w:left w:val="none" w:sz="0" w:space="0" w:color="auto"/>
        <w:bottom w:val="none" w:sz="0" w:space="0" w:color="auto"/>
        <w:right w:val="none" w:sz="0" w:space="0" w:color="auto"/>
      </w:divBdr>
    </w:div>
    <w:div w:id="351690685">
      <w:bodyDiv w:val="1"/>
      <w:marLeft w:val="0"/>
      <w:marRight w:val="0"/>
      <w:marTop w:val="0"/>
      <w:marBottom w:val="0"/>
      <w:divBdr>
        <w:top w:val="none" w:sz="0" w:space="0" w:color="auto"/>
        <w:left w:val="none" w:sz="0" w:space="0" w:color="auto"/>
        <w:bottom w:val="none" w:sz="0" w:space="0" w:color="auto"/>
        <w:right w:val="none" w:sz="0" w:space="0" w:color="auto"/>
      </w:divBdr>
    </w:div>
    <w:div w:id="351880346">
      <w:bodyDiv w:val="1"/>
      <w:marLeft w:val="0"/>
      <w:marRight w:val="0"/>
      <w:marTop w:val="0"/>
      <w:marBottom w:val="0"/>
      <w:divBdr>
        <w:top w:val="none" w:sz="0" w:space="0" w:color="auto"/>
        <w:left w:val="none" w:sz="0" w:space="0" w:color="auto"/>
        <w:bottom w:val="none" w:sz="0" w:space="0" w:color="auto"/>
        <w:right w:val="none" w:sz="0" w:space="0" w:color="auto"/>
      </w:divBdr>
    </w:div>
    <w:div w:id="352609108">
      <w:bodyDiv w:val="1"/>
      <w:marLeft w:val="0"/>
      <w:marRight w:val="0"/>
      <w:marTop w:val="0"/>
      <w:marBottom w:val="0"/>
      <w:divBdr>
        <w:top w:val="none" w:sz="0" w:space="0" w:color="auto"/>
        <w:left w:val="none" w:sz="0" w:space="0" w:color="auto"/>
        <w:bottom w:val="none" w:sz="0" w:space="0" w:color="auto"/>
        <w:right w:val="none" w:sz="0" w:space="0" w:color="auto"/>
      </w:divBdr>
    </w:div>
    <w:div w:id="352877635">
      <w:bodyDiv w:val="1"/>
      <w:marLeft w:val="0"/>
      <w:marRight w:val="0"/>
      <w:marTop w:val="0"/>
      <w:marBottom w:val="0"/>
      <w:divBdr>
        <w:top w:val="none" w:sz="0" w:space="0" w:color="auto"/>
        <w:left w:val="none" w:sz="0" w:space="0" w:color="auto"/>
        <w:bottom w:val="none" w:sz="0" w:space="0" w:color="auto"/>
        <w:right w:val="none" w:sz="0" w:space="0" w:color="auto"/>
      </w:divBdr>
    </w:div>
    <w:div w:id="353389333">
      <w:bodyDiv w:val="1"/>
      <w:marLeft w:val="0"/>
      <w:marRight w:val="0"/>
      <w:marTop w:val="0"/>
      <w:marBottom w:val="0"/>
      <w:divBdr>
        <w:top w:val="none" w:sz="0" w:space="0" w:color="auto"/>
        <w:left w:val="none" w:sz="0" w:space="0" w:color="auto"/>
        <w:bottom w:val="none" w:sz="0" w:space="0" w:color="auto"/>
        <w:right w:val="none" w:sz="0" w:space="0" w:color="auto"/>
      </w:divBdr>
    </w:div>
    <w:div w:id="353459553">
      <w:bodyDiv w:val="1"/>
      <w:marLeft w:val="0"/>
      <w:marRight w:val="0"/>
      <w:marTop w:val="0"/>
      <w:marBottom w:val="0"/>
      <w:divBdr>
        <w:top w:val="none" w:sz="0" w:space="0" w:color="auto"/>
        <w:left w:val="none" w:sz="0" w:space="0" w:color="auto"/>
        <w:bottom w:val="none" w:sz="0" w:space="0" w:color="auto"/>
        <w:right w:val="none" w:sz="0" w:space="0" w:color="auto"/>
      </w:divBdr>
    </w:div>
    <w:div w:id="354385027">
      <w:bodyDiv w:val="1"/>
      <w:marLeft w:val="0"/>
      <w:marRight w:val="0"/>
      <w:marTop w:val="0"/>
      <w:marBottom w:val="0"/>
      <w:divBdr>
        <w:top w:val="none" w:sz="0" w:space="0" w:color="auto"/>
        <w:left w:val="none" w:sz="0" w:space="0" w:color="auto"/>
        <w:bottom w:val="none" w:sz="0" w:space="0" w:color="auto"/>
        <w:right w:val="none" w:sz="0" w:space="0" w:color="auto"/>
      </w:divBdr>
    </w:div>
    <w:div w:id="355010281">
      <w:bodyDiv w:val="1"/>
      <w:marLeft w:val="0"/>
      <w:marRight w:val="0"/>
      <w:marTop w:val="0"/>
      <w:marBottom w:val="0"/>
      <w:divBdr>
        <w:top w:val="none" w:sz="0" w:space="0" w:color="auto"/>
        <w:left w:val="none" w:sz="0" w:space="0" w:color="auto"/>
        <w:bottom w:val="none" w:sz="0" w:space="0" w:color="auto"/>
        <w:right w:val="none" w:sz="0" w:space="0" w:color="auto"/>
      </w:divBdr>
    </w:div>
    <w:div w:id="355271162">
      <w:bodyDiv w:val="1"/>
      <w:marLeft w:val="0"/>
      <w:marRight w:val="0"/>
      <w:marTop w:val="0"/>
      <w:marBottom w:val="0"/>
      <w:divBdr>
        <w:top w:val="none" w:sz="0" w:space="0" w:color="auto"/>
        <w:left w:val="none" w:sz="0" w:space="0" w:color="auto"/>
        <w:bottom w:val="none" w:sz="0" w:space="0" w:color="auto"/>
        <w:right w:val="none" w:sz="0" w:space="0" w:color="auto"/>
      </w:divBdr>
    </w:div>
    <w:div w:id="355278588">
      <w:bodyDiv w:val="1"/>
      <w:marLeft w:val="0"/>
      <w:marRight w:val="0"/>
      <w:marTop w:val="0"/>
      <w:marBottom w:val="0"/>
      <w:divBdr>
        <w:top w:val="none" w:sz="0" w:space="0" w:color="auto"/>
        <w:left w:val="none" w:sz="0" w:space="0" w:color="auto"/>
        <w:bottom w:val="none" w:sz="0" w:space="0" w:color="auto"/>
        <w:right w:val="none" w:sz="0" w:space="0" w:color="auto"/>
      </w:divBdr>
    </w:div>
    <w:div w:id="355426447">
      <w:bodyDiv w:val="1"/>
      <w:marLeft w:val="0"/>
      <w:marRight w:val="0"/>
      <w:marTop w:val="0"/>
      <w:marBottom w:val="0"/>
      <w:divBdr>
        <w:top w:val="none" w:sz="0" w:space="0" w:color="auto"/>
        <w:left w:val="none" w:sz="0" w:space="0" w:color="auto"/>
        <w:bottom w:val="none" w:sz="0" w:space="0" w:color="auto"/>
        <w:right w:val="none" w:sz="0" w:space="0" w:color="auto"/>
      </w:divBdr>
    </w:div>
    <w:div w:id="356664223">
      <w:bodyDiv w:val="1"/>
      <w:marLeft w:val="0"/>
      <w:marRight w:val="0"/>
      <w:marTop w:val="0"/>
      <w:marBottom w:val="0"/>
      <w:divBdr>
        <w:top w:val="none" w:sz="0" w:space="0" w:color="auto"/>
        <w:left w:val="none" w:sz="0" w:space="0" w:color="auto"/>
        <w:bottom w:val="none" w:sz="0" w:space="0" w:color="auto"/>
        <w:right w:val="none" w:sz="0" w:space="0" w:color="auto"/>
      </w:divBdr>
    </w:div>
    <w:div w:id="356931279">
      <w:bodyDiv w:val="1"/>
      <w:marLeft w:val="0"/>
      <w:marRight w:val="0"/>
      <w:marTop w:val="0"/>
      <w:marBottom w:val="0"/>
      <w:divBdr>
        <w:top w:val="none" w:sz="0" w:space="0" w:color="auto"/>
        <w:left w:val="none" w:sz="0" w:space="0" w:color="auto"/>
        <w:bottom w:val="none" w:sz="0" w:space="0" w:color="auto"/>
        <w:right w:val="none" w:sz="0" w:space="0" w:color="auto"/>
      </w:divBdr>
    </w:div>
    <w:div w:id="357587439">
      <w:bodyDiv w:val="1"/>
      <w:marLeft w:val="0"/>
      <w:marRight w:val="0"/>
      <w:marTop w:val="0"/>
      <w:marBottom w:val="0"/>
      <w:divBdr>
        <w:top w:val="none" w:sz="0" w:space="0" w:color="auto"/>
        <w:left w:val="none" w:sz="0" w:space="0" w:color="auto"/>
        <w:bottom w:val="none" w:sz="0" w:space="0" w:color="auto"/>
        <w:right w:val="none" w:sz="0" w:space="0" w:color="auto"/>
      </w:divBdr>
    </w:div>
    <w:div w:id="357589963">
      <w:bodyDiv w:val="1"/>
      <w:marLeft w:val="0"/>
      <w:marRight w:val="0"/>
      <w:marTop w:val="0"/>
      <w:marBottom w:val="0"/>
      <w:divBdr>
        <w:top w:val="none" w:sz="0" w:space="0" w:color="auto"/>
        <w:left w:val="none" w:sz="0" w:space="0" w:color="auto"/>
        <w:bottom w:val="none" w:sz="0" w:space="0" w:color="auto"/>
        <w:right w:val="none" w:sz="0" w:space="0" w:color="auto"/>
      </w:divBdr>
    </w:div>
    <w:div w:id="357661263">
      <w:bodyDiv w:val="1"/>
      <w:marLeft w:val="0"/>
      <w:marRight w:val="0"/>
      <w:marTop w:val="0"/>
      <w:marBottom w:val="0"/>
      <w:divBdr>
        <w:top w:val="none" w:sz="0" w:space="0" w:color="auto"/>
        <w:left w:val="none" w:sz="0" w:space="0" w:color="auto"/>
        <w:bottom w:val="none" w:sz="0" w:space="0" w:color="auto"/>
        <w:right w:val="none" w:sz="0" w:space="0" w:color="auto"/>
      </w:divBdr>
    </w:div>
    <w:div w:id="359934700">
      <w:bodyDiv w:val="1"/>
      <w:marLeft w:val="0"/>
      <w:marRight w:val="0"/>
      <w:marTop w:val="0"/>
      <w:marBottom w:val="0"/>
      <w:divBdr>
        <w:top w:val="none" w:sz="0" w:space="0" w:color="auto"/>
        <w:left w:val="none" w:sz="0" w:space="0" w:color="auto"/>
        <w:bottom w:val="none" w:sz="0" w:space="0" w:color="auto"/>
        <w:right w:val="none" w:sz="0" w:space="0" w:color="auto"/>
      </w:divBdr>
    </w:div>
    <w:div w:id="360130990">
      <w:bodyDiv w:val="1"/>
      <w:marLeft w:val="0"/>
      <w:marRight w:val="0"/>
      <w:marTop w:val="0"/>
      <w:marBottom w:val="0"/>
      <w:divBdr>
        <w:top w:val="none" w:sz="0" w:space="0" w:color="auto"/>
        <w:left w:val="none" w:sz="0" w:space="0" w:color="auto"/>
        <w:bottom w:val="none" w:sz="0" w:space="0" w:color="auto"/>
        <w:right w:val="none" w:sz="0" w:space="0" w:color="auto"/>
      </w:divBdr>
    </w:div>
    <w:div w:id="360739757">
      <w:bodyDiv w:val="1"/>
      <w:marLeft w:val="0"/>
      <w:marRight w:val="0"/>
      <w:marTop w:val="0"/>
      <w:marBottom w:val="0"/>
      <w:divBdr>
        <w:top w:val="none" w:sz="0" w:space="0" w:color="auto"/>
        <w:left w:val="none" w:sz="0" w:space="0" w:color="auto"/>
        <w:bottom w:val="none" w:sz="0" w:space="0" w:color="auto"/>
        <w:right w:val="none" w:sz="0" w:space="0" w:color="auto"/>
      </w:divBdr>
    </w:div>
    <w:div w:id="361322746">
      <w:bodyDiv w:val="1"/>
      <w:marLeft w:val="0"/>
      <w:marRight w:val="0"/>
      <w:marTop w:val="0"/>
      <w:marBottom w:val="0"/>
      <w:divBdr>
        <w:top w:val="none" w:sz="0" w:space="0" w:color="auto"/>
        <w:left w:val="none" w:sz="0" w:space="0" w:color="auto"/>
        <w:bottom w:val="none" w:sz="0" w:space="0" w:color="auto"/>
        <w:right w:val="none" w:sz="0" w:space="0" w:color="auto"/>
      </w:divBdr>
    </w:div>
    <w:div w:id="362023231">
      <w:bodyDiv w:val="1"/>
      <w:marLeft w:val="0"/>
      <w:marRight w:val="0"/>
      <w:marTop w:val="0"/>
      <w:marBottom w:val="0"/>
      <w:divBdr>
        <w:top w:val="none" w:sz="0" w:space="0" w:color="auto"/>
        <w:left w:val="none" w:sz="0" w:space="0" w:color="auto"/>
        <w:bottom w:val="none" w:sz="0" w:space="0" w:color="auto"/>
        <w:right w:val="none" w:sz="0" w:space="0" w:color="auto"/>
      </w:divBdr>
    </w:div>
    <w:div w:id="362823266">
      <w:bodyDiv w:val="1"/>
      <w:marLeft w:val="0"/>
      <w:marRight w:val="0"/>
      <w:marTop w:val="0"/>
      <w:marBottom w:val="0"/>
      <w:divBdr>
        <w:top w:val="none" w:sz="0" w:space="0" w:color="auto"/>
        <w:left w:val="none" w:sz="0" w:space="0" w:color="auto"/>
        <w:bottom w:val="none" w:sz="0" w:space="0" w:color="auto"/>
        <w:right w:val="none" w:sz="0" w:space="0" w:color="auto"/>
      </w:divBdr>
    </w:div>
    <w:div w:id="364136374">
      <w:bodyDiv w:val="1"/>
      <w:marLeft w:val="0"/>
      <w:marRight w:val="0"/>
      <w:marTop w:val="0"/>
      <w:marBottom w:val="0"/>
      <w:divBdr>
        <w:top w:val="none" w:sz="0" w:space="0" w:color="auto"/>
        <w:left w:val="none" w:sz="0" w:space="0" w:color="auto"/>
        <w:bottom w:val="none" w:sz="0" w:space="0" w:color="auto"/>
        <w:right w:val="none" w:sz="0" w:space="0" w:color="auto"/>
      </w:divBdr>
    </w:div>
    <w:div w:id="364840317">
      <w:bodyDiv w:val="1"/>
      <w:marLeft w:val="0"/>
      <w:marRight w:val="0"/>
      <w:marTop w:val="0"/>
      <w:marBottom w:val="0"/>
      <w:divBdr>
        <w:top w:val="none" w:sz="0" w:space="0" w:color="auto"/>
        <w:left w:val="none" w:sz="0" w:space="0" w:color="auto"/>
        <w:bottom w:val="none" w:sz="0" w:space="0" w:color="auto"/>
        <w:right w:val="none" w:sz="0" w:space="0" w:color="auto"/>
      </w:divBdr>
    </w:div>
    <w:div w:id="365184311">
      <w:bodyDiv w:val="1"/>
      <w:marLeft w:val="0"/>
      <w:marRight w:val="0"/>
      <w:marTop w:val="0"/>
      <w:marBottom w:val="0"/>
      <w:divBdr>
        <w:top w:val="none" w:sz="0" w:space="0" w:color="auto"/>
        <w:left w:val="none" w:sz="0" w:space="0" w:color="auto"/>
        <w:bottom w:val="none" w:sz="0" w:space="0" w:color="auto"/>
        <w:right w:val="none" w:sz="0" w:space="0" w:color="auto"/>
      </w:divBdr>
    </w:div>
    <w:div w:id="365328296">
      <w:bodyDiv w:val="1"/>
      <w:marLeft w:val="0"/>
      <w:marRight w:val="0"/>
      <w:marTop w:val="0"/>
      <w:marBottom w:val="0"/>
      <w:divBdr>
        <w:top w:val="none" w:sz="0" w:space="0" w:color="auto"/>
        <w:left w:val="none" w:sz="0" w:space="0" w:color="auto"/>
        <w:bottom w:val="none" w:sz="0" w:space="0" w:color="auto"/>
        <w:right w:val="none" w:sz="0" w:space="0" w:color="auto"/>
      </w:divBdr>
    </w:div>
    <w:div w:id="365522441">
      <w:bodyDiv w:val="1"/>
      <w:marLeft w:val="0"/>
      <w:marRight w:val="0"/>
      <w:marTop w:val="0"/>
      <w:marBottom w:val="0"/>
      <w:divBdr>
        <w:top w:val="none" w:sz="0" w:space="0" w:color="auto"/>
        <w:left w:val="none" w:sz="0" w:space="0" w:color="auto"/>
        <w:bottom w:val="none" w:sz="0" w:space="0" w:color="auto"/>
        <w:right w:val="none" w:sz="0" w:space="0" w:color="auto"/>
      </w:divBdr>
    </w:div>
    <w:div w:id="365523358">
      <w:bodyDiv w:val="1"/>
      <w:marLeft w:val="0"/>
      <w:marRight w:val="0"/>
      <w:marTop w:val="0"/>
      <w:marBottom w:val="0"/>
      <w:divBdr>
        <w:top w:val="none" w:sz="0" w:space="0" w:color="auto"/>
        <w:left w:val="none" w:sz="0" w:space="0" w:color="auto"/>
        <w:bottom w:val="none" w:sz="0" w:space="0" w:color="auto"/>
        <w:right w:val="none" w:sz="0" w:space="0" w:color="auto"/>
      </w:divBdr>
    </w:div>
    <w:div w:id="365957065">
      <w:bodyDiv w:val="1"/>
      <w:marLeft w:val="0"/>
      <w:marRight w:val="0"/>
      <w:marTop w:val="0"/>
      <w:marBottom w:val="0"/>
      <w:divBdr>
        <w:top w:val="none" w:sz="0" w:space="0" w:color="auto"/>
        <w:left w:val="none" w:sz="0" w:space="0" w:color="auto"/>
        <w:bottom w:val="none" w:sz="0" w:space="0" w:color="auto"/>
        <w:right w:val="none" w:sz="0" w:space="0" w:color="auto"/>
      </w:divBdr>
    </w:div>
    <w:div w:id="367030791">
      <w:bodyDiv w:val="1"/>
      <w:marLeft w:val="0"/>
      <w:marRight w:val="0"/>
      <w:marTop w:val="0"/>
      <w:marBottom w:val="0"/>
      <w:divBdr>
        <w:top w:val="none" w:sz="0" w:space="0" w:color="auto"/>
        <w:left w:val="none" w:sz="0" w:space="0" w:color="auto"/>
        <w:bottom w:val="none" w:sz="0" w:space="0" w:color="auto"/>
        <w:right w:val="none" w:sz="0" w:space="0" w:color="auto"/>
      </w:divBdr>
    </w:div>
    <w:div w:id="367535129">
      <w:bodyDiv w:val="1"/>
      <w:marLeft w:val="0"/>
      <w:marRight w:val="0"/>
      <w:marTop w:val="0"/>
      <w:marBottom w:val="0"/>
      <w:divBdr>
        <w:top w:val="none" w:sz="0" w:space="0" w:color="auto"/>
        <w:left w:val="none" w:sz="0" w:space="0" w:color="auto"/>
        <w:bottom w:val="none" w:sz="0" w:space="0" w:color="auto"/>
        <w:right w:val="none" w:sz="0" w:space="0" w:color="auto"/>
      </w:divBdr>
    </w:div>
    <w:div w:id="367797021">
      <w:bodyDiv w:val="1"/>
      <w:marLeft w:val="0"/>
      <w:marRight w:val="0"/>
      <w:marTop w:val="0"/>
      <w:marBottom w:val="0"/>
      <w:divBdr>
        <w:top w:val="none" w:sz="0" w:space="0" w:color="auto"/>
        <w:left w:val="none" w:sz="0" w:space="0" w:color="auto"/>
        <w:bottom w:val="none" w:sz="0" w:space="0" w:color="auto"/>
        <w:right w:val="none" w:sz="0" w:space="0" w:color="auto"/>
      </w:divBdr>
    </w:div>
    <w:div w:id="368339973">
      <w:bodyDiv w:val="1"/>
      <w:marLeft w:val="0"/>
      <w:marRight w:val="0"/>
      <w:marTop w:val="0"/>
      <w:marBottom w:val="0"/>
      <w:divBdr>
        <w:top w:val="none" w:sz="0" w:space="0" w:color="auto"/>
        <w:left w:val="none" w:sz="0" w:space="0" w:color="auto"/>
        <w:bottom w:val="none" w:sz="0" w:space="0" w:color="auto"/>
        <w:right w:val="none" w:sz="0" w:space="0" w:color="auto"/>
      </w:divBdr>
    </w:div>
    <w:div w:id="368922622">
      <w:bodyDiv w:val="1"/>
      <w:marLeft w:val="0"/>
      <w:marRight w:val="0"/>
      <w:marTop w:val="0"/>
      <w:marBottom w:val="0"/>
      <w:divBdr>
        <w:top w:val="none" w:sz="0" w:space="0" w:color="auto"/>
        <w:left w:val="none" w:sz="0" w:space="0" w:color="auto"/>
        <w:bottom w:val="none" w:sz="0" w:space="0" w:color="auto"/>
        <w:right w:val="none" w:sz="0" w:space="0" w:color="auto"/>
      </w:divBdr>
    </w:div>
    <w:div w:id="369306788">
      <w:bodyDiv w:val="1"/>
      <w:marLeft w:val="0"/>
      <w:marRight w:val="0"/>
      <w:marTop w:val="0"/>
      <w:marBottom w:val="0"/>
      <w:divBdr>
        <w:top w:val="none" w:sz="0" w:space="0" w:color="auto"/>
        <w:left w:val="none" w:sz="0" w:space="0" w:color="auto"/>
        <w:bottom w:val="none" w:sz="0" w:space="0" w:color="auto"/>
        <w:right w:val="none" w:sz="0" w:space="0" w:color="auto"/>
      </w:divBdr>
    </w:div>
    <w:div w:id="369454898">
      <w:bodyDiv w:val="1"/>
      <w:marLeft w:val="0"/>
      <w:marRight w:val="0"/>
      <w:marTop w:val="0"/>
      <w:marBottom w:val="0"/>
      <w:divBdr>
        <w:top w:val="none" w:sz="0" w:space="0" w:color="auto"/>
        <w:left w:val="none" w:sz="0" w:space="0" w:color="auto"/>
        <w:bottom w:val="none" w:sz="0" w:space="0" w:color="auto"/>
        <w:right w:val="none" w:sz="0" w:space="0" w:color="auto"/>
      </w:divBdr>
    </w:div>
    <w:div w:id="369574097">
      <w:bodyDiv w:val="1"/>
      <w:marLeft w:val="0"/>
      <w:marRight w:val="0"/>
      <w:marTop w:val="0"/>
      <w:marBottom w:val="0"/>
      <w:divBdr>
        <w:top w:val="none" w:sz="0" w:space="0" w:color="auto"/>
        <w:left w:val="none" w:sz="0" w:space="0" w:color="auto"/>
        <w:bottom w:val="none" w:sz="0" w:space="0" w:color="auto"/>
        <w:right w:val="none" w:sz="0" w:space="0" w:color="auto"/>
      </w:divBdr>
    </w:div>
    <w:div w:id="370111862">
      <w:bodyDiv w:val="1"/>
      <w:marLeft w:val="0"/>
      <w:marRight w:val="0"/>
      <w:marTop w:val="0"/>
      <w:marBottom w:val="0"/>
      <w:divBdr>
        <w:top w:val="none" w:sz="0" w:space="0" w:color="auto"/>
        <w:left w:val="none" w:sz="0" w:space="0" w:color="auto"/>
        <w:bottom w:val="none" w:sz="0" w:space="0" w:color="auto"/>
        <w:right w:val="none" w:sz="0" w:space="0" w:color="auto"/>
      </w:divBdr>
    </w:div>
    <w:div w:id="371075598">
      <w:bodyDiv w:val="1"/>
      <w:marLeft w:val="0"/>
      <w:marRight w:val="0"/>
      <w:marTop w:val="0"/>
      <w:marBottom w:val="0"/>
      <w:divBdr>
        <w:top w:val="none" w:sz="0" w:space="0" w:color="auto"/>
        <w:left w:val="none" w:sz="0" w:space="0" w:color="auto"/>
        <w:bottom w:val="none" w:sz="0" w:space="0" w:color="auto"/>
        <w:right w:val="none" w:sz="0" w:space="0" w:color="auto"/>
      </w:divBdr>
    </w:div>
    <w:div w:id="371196307">
      <w:bodyDiv w:val="1"/>
      <w:marLeft w:val="0"/>
      <w:marRight w:val="0"/>
      <w:marTop w:val="0"/>
      <w:marBottom w:val="0"/>
      <w:divBdr>
        <w:top w:val="none" w:sz="0" w:space="0" w:color="auto"/>
        <w:left w:val="none" w:sz="0" w:space="0" w:color="auto"/>
        <w:bottom w:val="none" w:sz="0" w:space="0" w:color="auto"/>
        <w:right w:val="none" w:sz="0" w:space="0" w:color="auto"/>
      </w:divBdr>
    </w:div>
    <w:div w:id="371804366">
      <w:bodyDiv w:val="1"/>
      <w:marLeft w:val="0"/>
      <w:marRight w:val="0"/>
      <w:marTop w:val="0"/>
      <w:marBottom w:val="0"/>
      <w:divBdr>
        <w:top w:val="none" w:sz="0" w:space="0" w:color="auto"/>
        <w:left w:val="none" w:sz="0" w:space="0" w:color="auto"/>
        <w:bottom w:val="none" w:sz="0" w:space="0" w:color="auto"/>
        <w:right w:val="none" w:sz="0" w:space="0" w:color="auto"/>
      </w:divBdr>
    </w:div>
    <w:div w:id="372853190">
      <w:bodyDiv w:val="1"/>
      <w:marLeft w:val="0"/>
      <w:marRight w:val="0"/>
      <w:marTop w:val="0"/>
      <w:marBottom w:val="0"/>
      <w:divBdr>
        <w:top w:val="none" w:sz="0" w:space="0" w:color="auto"/>
        <w:left w:val="none" w:sz="0" w:space="0" w:color="auto"/>
        <w:bottom w:val="none" w:sz="0" w:space="0" w:color="auto"/>
        <w:right w:val="none" w:sz="0" w:space="0" w:color="auto"/>
      </w:divBdr>
    </w:div>
    <w:div w:id="373115858">
      <w:bodyDiv w:val="1"/>
      <w:marLeft w:val="0"/>
      <w:marRight w:val="0"/>
      <w:marTop w:val="0"/>
      <w:marBottom w:val="0"/>
      <w:divBdr>
        <w:top w:val="none" w:sz="0" w:space="0" w:color="auto"/>
        <w:left w:val="none" w:sz="0" w:space="0" w:color="auto"/>
        <w:bottom w:val="none" w:sz="0" w:space="0" w:color="auto"/>
        <w:right w:val="none" w:sz="0" w:space="0" w:color="auto"/>
      </w:divBdr>
    </w:div>
    <w:div w:id="373314771">
      <w:bodyDiv w:val="1"/>
      <w:marLeft w:val="0"/>
      <w:marRight w:val="0"/>
      <w:marTop w:val="0"/>
      <w:marBottom w:val="0"/>
      <w:divBdr>
        <w:top w:val="none" w:sz="0" w:space="0" w:color="auto"/>
        <w:left w:val="none" w:sz="0" w:space="0" w:color="auto"/>
        <w:bottom w:val="none" w:sz="0" w:space="0" w:color="auto"/>
        <w:right w:val="none" w:sz="0" w:space="0" w:color="auto"/>
      </w:divBdr>
    </w:div>
    <w:div w:id="373388255">
      <w:bodyDiv w:val="1"/>
      <w:marLeft w:val="0"/>
      <w:marRight w:val="0"/>
      <w:marTop w:val="0"/>
      <w:marBottom w:val="0"/>
      <w:divBdr>
        <w:top w:val="none" w:sz="0" w:space="0" w:color="auto"/>
        <w:left w:val="none" w:sz="0" w:space="0" w:color="auto"/>
        <w:bottom w:val="none" w:sz="0" w:space="0" w:color="auto"/>
        <w:right w:val="none" w:sz="0" w:space="0" w:color="auto"/>
      </w:divBdr>
    </w:div>
    <w:div w:id="373695708">
      <w:bodyDiv w:val="1"/>
      <w:marLeft w:val="0"/>
      <w:marRight w:val="0"/>
      <w:marTop w:val="0"/>
      <w:marBottom w:val="0"/>
      <w:divBdr>
        <w:top w:val="none" w:sz="0" w:space="0" w:color="auto"/>
        <w:left w:val="none" w:sz="0" w:space="0" w:color="auto"/>
        <w:bottom w:val="none" w:sz="0" w:space="0" w:color="auto"/>
        <w:right w:val="none" w:sz="0" w:space="0" w:color="auto"/>
      </w:divBdr>
    </w:div>
    <w:div w:id="373817578">
      <w:bodyDiv w:val="1"/>
      <w:marLeft w:val="0"/>
      <w:marRight w:val="0"/>
      <w:marTop w:val="0"/>
      <w:marBottom w:val="0"/>
      <w:divBdr>
        <w:top w:val="none" w:sz="0" w:space="0" w:color="auto"/>
        <w:left w:val="none" w:sz="0" w:space="0" w:color="auto"/>
        <w:bottom w:val="none" w:sz="0" w:space="0" w:color="auto"/>
        <w:right w:val="none" w:sz="0" w:space="0" w:color="auto"/>
      </w:divBdr>
    </w:div>
    <w:div w:id="374812597">
      <w:bodyDiv w:val="1"/>
      <w:marLeft w:val="0"/>
      <w:marRight w:val="0"/>
      <w:marTop w:val="0"/>
      <w:marBottom w:val="0"/>
      <w:divBdr>
        <w:top w:val="none" w:sz="0" w:space="0" w:color="auto"/>
        <w:left w:val="none" w:sz="0" w:space="0" w:color="auto"/>
        <w:bottom w:val="none" w:sz="0" w:space="0" w:color="auto"/>
        <w:right w:val="none" w:sz="0" w:space="0" w:color="auto"/>
      </w:divBdr>
    </w:div>
    <w:div w:id="375156563">
      <w:bodyDiv w:val="1"/>
      <w:marLeft w:val="0"/>
      <w:marRight w:val="0"/>
      <w:marTop w:val="0"/>
      <w:marBottom w:val="0"/>
      <w:divBdr>
        <w:top w:val="none" w:sz="0" w:space="0" w:color="auto"/>
        <w:left w:val="none" w:sz="0" w:space="0" w:color="auto"/>
        <w:bottom w:val="none" w:sz="0" w:space="0" w:color="auto"/>
        <w:right w:val="none" w:sz="0" w:space="0" w:color="auto"/>
      </w:divBdr>
    </w:div>
    <w:div w:id="375199803">
      <w:bodyDiv w:val="1"/>
      <w:marLeft w:val="0"/>
      <w:marRight w:val="0"/>
      <w:marTop w:val="0"/>
      <w:marBottom w:val="0"/>
      <w:divBdr>
        <w:top w:val="none" w:sz="0" w:space="0" w:color="auto"/>
        <w:left w:val="none" w:sz="0" w:space="0" w:color="auto"/>
        <w:bottom w:val="none" w:sz="0" w:space="0" w:color="auto"/>
        <w:right w:val="none" w:sz="0" w:space="0" w:color="auto"/>
      </w:divBdr>
    </w:div>
    <w:div w:id="376051717">
      <w:bodyDiv w:val="1"/>
      <w:marLeft w:val="0"/>
      <w:marRight w:val="0"/>
      <w:marTop w:val="0"/>
      <w:marBottom w:val="0"/>
      <w:divBdr>
        <w:top w:val="none" w:sz="0" w:space="0" w:color="auto"/>
        <w:left w:val="none" w:sz="0" w:space="0" w:color="auto"/>
        <w:bottom w:val="none" w:sz="0" w:space="0" w:color="auto"/>
        <w:right w:val="none" w:sz="0" w:space="0" w:color="auto"/>
      </w:divBdr>
    </w:div>
    <w:div w:id="376199767">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77776749">
      <w:bodyDiv w:val="1"/>
      <w:marLeft w:val="0"/>
      <w:marRight w:val="0"/>
      <w:marTop w:val="0"/>
      <w:marBottom w:val="0"/>
      <w:divBdr>
        <w:top w:val="none" w:sz="0" w:space="0" w:color="auto"/>
        <w:left w:val="none" w:sz="0" w:space="0" w:color="auto"/>
        <w:bottom w:val="none" w:sz="0" w:space="0" w:color="auto"/>
        <w:right w:val="none" w:sz="0" w:space="0" w:color="auto"/>
      </w:divBdr>
    </w:div>
    <w:div w:id="378167141">
      <w:bodyDiv w:val="1"/>
      <w:marLeft w:val="0"/>
      <w:marRight w:val="0"/>
      <w:marTop w:val="0"/>
      <w:marBottom w:val="0"/>
      <w:divBdr>
        <w:top w:val="none" w:sz="0" w:space="0" w:color="auto"/>
        <w:left w:val="none" w:sz="0" w:space="0" w:color="auto"/>
        <w:bottom w:val="none" w:sz="0" w:space="0" w:color="auto"/>
        <w:right w:val="none" w:sz="0" w:space="0" w:color="auto"/>
      </w:divBdr>
    </w:div>
    <w:div w:id="378287938">
      <w:bodyDiv w:val="1"/>
      <w:marLeft w:val="0"/>
      <w:marRight w:val="0"/>
      <w:marTop w:val="0"/>
      <w:marBottom w:val="0"/>
      <w:divBdr>
        <w:top w:val="none" w:sz="0" w:space="0" w:color="auto"/>
        <w:left w:val="none" w:sz="0" w:space="0" w:color="auto"/>
        <w:bottom w:val="none" w:sz="0" w:space="0" w:color="auto"/>
        <w:right w:val="none" w:sz="0" w:space="0" w:color="auto"/>
      </w:divBdr>
    </w:div>
    <w:div w:id="378476525">
      <w:bodyDiv w:val="1"/>
      <w:marLeft w:val="0"/>
      <w:marRight w:val="0"/>
      <w:marTop w:val="0"/>
      <w:marBottom w:val="0"/>
      <w:divBdr>
        <w:top w:val="none" w:sz="0" w:space="0" w:color="auto"/>
        <w:left w:val="none" w:sz="0" w:space="0" w:color="auto"/>
        <w:bottom w:val="none" w:sz="0" w:space="0" w:color="auto"/>
        <w:right w:val="none" w:sz="0" w:space="0" w:color="auto"/>
      </w:divBdr>
    </w:div>
    <w:div w:id="378742925">
      <w:bodyDiv w:val="1"/>
      <w:marLeft w:val="0"/>
      <w:marRight w:val="0"/>
      <w:marTop w:val="0"/>
      <w:marBottom w:val="0"/>
      <w:divBdr>
        <w:top w:val="none" w:sz="0" w:space="0" w:color="auto"/>
        <w:left w:val="none" w:sz="0" w:space="0" w:color="auto"/>
        <w:bottom w:val="none" w:sz="0" w:space="0" w:color="auto"/>
        <w:right w:val="none" w:sz="0" w:space="0" w:color="auto"/>
      </w:divBdr>
    </w:div>
    <w:div w:id="378750260">
      <w:bodyDiv w:val="1"/>
      <w:marLeft w:val="0"/>
      <w:marRight w:val="0"/>
      <w:marTop w:val="0"/>
      <w:marBottom w:val="0"/>
      <w:divBdr>
        <w:top w:val="none" w:sz="0" w:space="0" w:color="auto"/>
        <w:left w:val="none" w:sz="0" w:space="0" w:color="auto"/>
        <w:bottom w:val="none" w:sz="0" w:space="0" w:color="auto"/>
        <w:right w:val="none" w:sz="0" w:space="0" w:color="auto"/>
      </w:divBdr>
    </w:div>
    <w:div w:id="378822562">
      <w:bodyDiv w:val="1"/>
      <w:marLeft w:val="0"/>
      <w:marRight w:val="0"/>
      <w:marTop w:val="0"/>
      <w:marBottom w:val="0"/>
      <w:divBdr>
        <w:top w:val="none" w:sz="0" w:space="0" w:color="auto"/>
        <w:left w:val="none" w:sz="0" w:space="0" w:color="auto"/>
        <w:bottom w:val="none" w:sz="0" w:space="0" w:color="auto"/>
        <w:right w:val="none" w:sz="0" w:space="0" w:color="auto"/>
      </w:divBdr>
    </w:div>
    <w:div w:id="379019579">
      <w:bodyDiv w:val="1"/>
      <w:marLeft w:val="0"/>
      <w:marRight w:val="0"/>
      <w:marTop w:val="0"/>
      <w:marBottom w:val="0"/>
      <w:divBdr>
        <w:top w:val="none" w:sz="0" w:space="0" w:color="auto"/>
        <w:left w:val="none" w:sz="0" w:space="0" w:color="auto"/>
        <w:bottom w:val="none" w:sz="0" w:space="0" w:color="auto"/>
        <w:right w:val="none" w:sz="0" w:space="0" w:color="auto"/>
      </w:divBdr>
    </w:div>
    <w:div w:id="379288374">
      <w:bodyDiv w:val="1"/>
      <w:marLeft w:val="0"/>
      <w:marRight w:val="0"/>
      <w:marTop w:val="0"/>
      <w:marBottom w:val="0"/>
      <w:divBdr>
        <w:top w:val="none" w:sz="0" w:space="0" w:color="auto"/>
        <w:left w:val="none" w:sz="0" w:space="0" w:color="auto"/>
        <w:bottom w:val="none" w:sz="0" w:space="0" w:color="auto"/>
        <w:right w:val="none" w:sz="0" w:space="0" w:color="auto"/>
      </w:divBdr>
    </w:div>
    <w:div w:id="379478873">
      <w:bodyDiv w:val="1"/>
      <w:marLeft w:val="0"/>
      <w:marRight w:val="0"/>
      <w:marTop w:val="0"/>
      <w:marBottom w:val="0"/>
      <w:divBdr>
        <w:top w:val="none" w:sz="0" w:space="0" w:color="auto"/>
        <w:left w:val="none" w:sz="0" w:space="0" w:color="auto"/>
        <w:bottom w:val="none" w:sz="0" w:space="0" w:color="auto"/>
        <w:right w:val="none" w:sz="0" w:space="0" w:color="auto"/>
      </w:divBdr>
    </w:div>
    <w:div w:id="379746280">
      <w:bodyDiv w:val="1"/>
      <w:marLeft w:val="0"/>
      <w:marRight w:val="0"/>
      <w:marTop w:val="0"/>
      <w:marBottom w:val="0"/>
      <w:divBdr>
        <w:top w:val="none" w:sz="0" w:space="0" w:color="auto"/>
        <w:left w:val="none" w:sz="0" w:space="0" w:color="auto"/>
        <w:bottom w:val="none" w:sz="0" w:space="0" w:color="auto"/>
        <w:right w:val="none" w:sz="0" w:space="0" w:color="auto"/>
      </w:divBdr>
    </w:div>
    <w:div w:id="380058134">
      <w:bodyDiv w:val="1"/>
      <w:marLeft w:val="0"/>
      <w:marRight w:val="0"/>
      <w:marTop w:val="0"/>
      <w:marBottom w:val="0"/>
      <w:divBdr>
        <w:top w:val="none" w:sz="0" w:space="0" w:color="auto"/>
        <w:left w:val="none" w:sz="0" w:space="0" w:color="auto"/>
        <w:bottom w:val="none" w:sz="0" w:space="0" w:color="auto"/>
        <w:right w:val="none" w:sz="0" w:space="0" w:color="auto"/>
      </w:divBdr>
    </w:div>
    <w:div w:id="380137043">
      <w:bodyDiv w:val="1"/>
      <w:marLeft w:val="0"/>
      <w:marRight w:val="0"/>
      <w:marTop w:val="0"/>
      <w:marBottom w:val="0"/>
      <w:divBdr>
        <w:top w:val="none" w:sz="0" w:space="0" w:color="auto"/>
        <w:left w:val="none" w:sz="0" w:space="0" w:color="auto"/>
        <w:bottom w:val="none" w:sz="0" w:space="0" w:color="auto"/>
        <w:right w:val="none" w:sz="0" w:space="0" w:color="auto"/>
      </w:divBdr>
    </w:div>
    <w:div w:id="380710408">
      <w:bodyDiv w:val="1"/>
      <w:marLeft w:val="0"/>
      <w:marRight w:val="0"/>
      <w:marTop w:val="0"/>
      <w:marBottom w:val="0"/>
      <w:divBdr>
        <w:top w:val="none" w:sz="0" w:space="0" w:color="auto"/>
        <w:left w:val="none" w:sz="0" w:space="0" w:color="auto"/>
        <w:bottom w:val="none" w:sz="0" w:space="0" w:color="auto"/>
        <w:right w:val="none" w:sz="0" w:space="0" w:color="auto"/>
      </w:divBdr>
    </w:div>
    <w:div w:id="380791237">
      <w:bodyDiv w:val="1"/>
      <w:marLeft w:val="0"/>
      <w:marRight w:val="0"/>
      <w:marTop w:val="0"/>
      <w:marBottom w:val="0"/>
      <w:divBdr>
        <w:top w:val="none" w:sz="0" w:space="0" w:color="auto"/>
        <w:left w:val="none" w:sz="0" w:space="0" w:color="auto"/>
        <w:bottom w:val="none" w:sz="0" w:space="0" w:color="auto"/>
        <w:right w:val="none" w:sz="0" w:space="0" w:color="auto"/>
      </w:divBdr>
    </w:div>
    <w:div w:id="381560131">
      <w:bodyDiv w:val="1"/>
      <w:marLeft w:val="0"/>
      <w:marRight w:val="0"/>
      <w:marTop w:val="0"/>
      <w:marBottom w:val="0"/>
      <w:divBdr>
        <w:top w:val="none" w:sz="0" w:space="0" w:color="auto"/>
        <w:left w:val="none" w:sz="0" w:space="0" w:color="auto"/>
        <w:bottom w:val="none" w:sz="0" w:space="0" w:color="auto"/>
        <w:right w:val="none" w:sz="0" w:space="0" w:color="auto"/>
      </w:divBdr>
    </w:div>
    <w:div w:id="382290354">
      <w:bodyDiv w:val="1"/>
      <w:marLeft w:val="0"/>
      <w:marRight w:val="0"/>
      <w:marTop w:val="0"/>
      <w:marBottom w:val="0"/>
      <w:divBdr>
        <w:top w:val="none" w:sz="0" w:space="0" w:color="auto"/>
        <w:left w:val="none" w:sz="0" w:space="0" w:color="auto"/>
        <w:bottom w:val="none" w:sz="0" w:space="0" w:color="auto"/>
        <w:right w:val="none" w:sz="0" w:space="0" w:color="auto"/>
      </w:divBdr>
    </w:div>
    <w:div w:id="382562208">
      <w:bodyDiv w:val="1"/>
      <w:marLeft w:val="0"/>
      <w:marRight w:val="0"/>
      <w:marTop w:val="0"/>
      <w:marBottom w:val="0"/>
      <w:divBdr>
        <w:top w:val="none" w:sz="0" w:space="0" w:color="auto"/>
        <w:left w:val="none" w:sz="0" w:space="0" w:color="auto"/>
        <w:bottom w:val="none" w:sz="0" w:space="0" w:color="auto"/>
        <w:right w:val="none" w:sz="0" w:space="0" w:color="auto"/>
      </w:divBdr>
    </w:div>
    <w:div w:id="382603631">
      <w:bodyDiv w:val="1"/>
      <w:marLeft w:val="0"/>
      <w:marRight w:val="0"/>
      <w:marTop w:val="0"/>
      <w:marBottom w:val="0"/>
      <w:divBdr>
        <w:top w:val="none" w:sz="0" w:space="0" w:color="auto"/>
        <w:left w:val="none" w:sz="0" w:space="0" w:color="auto"/>
        <w:bottom w:val="none" w:sz="0" w:space="0" w:color="auto"/>
        <w:right w:val="none" w:sz="0" w:space="0" w:color="auto"/>
      </w:divBdr>
    </w:div>
    <w:div w:id="383023718">
      <w:bodyDiv w:val="1"/>
      <w:marLeft w:val="0"/>
      <w:marRight w:val="0"/>
      <w:marTop w:val="0"/>
      <w:marBottom w:val="0"/>
      <w:divBdr>
        <w:top w:val="none" w:sz="0" w:space="0" w:color="auto"/>
        <w:left w:val="none" w:sz="0" w:space="0" w:color="auto"/>
        <w:bottom w:val="none" w:sz="0" w:space="0" w:color="auto"/>
        <w:right w:val="none" w:sz="0" w:space="0" w:color="auto"/>
      </w:divBdr>
    </w:div>
    <w:div w:id="383455632">
      <w:bodyDiv w:val="1"/>
      <w:marLeft w:val="0"/>
      <w:marRight w:val="0"/>
      <w:marTop w:val="0"/>
      <w:marBottom w:val="0"/>
      <w:divBdr>
        <w:top w:val="none" w:sz="0" w:space="0" w:color="auto"/>
        <w:left w:val="none" w:sz="0" w:space="0" w:color="auto"/>
        <w:bottom w:val="none" w:sz="0" w:space="0" w:color="auto"/>
        <w:right w:val="none" w:sz="0" w:space="0" w:color="auto"/>
      </w:divBdr>
    </w:div>
    <w:div w:id="383679125">
      <w:bodyDiv w:val="1"/>
      <w:marLeft w:val="0"/>
      <w:marRight w:val="0"/>
      <w:marTop w:val="0"/>
      <w:marBottom w:val="0"/>
      <w:divBdr>
        <w:top w:val="none" w:sz="0" w:space="0" w:color="auto"/>
        <w:left w:val="none" w:sz="0" w:space="0" w:color="auto"/>
        <w:bottom w:val="none" w:sz="0" w:space="0" w:color="auto"/>
        <w:right w:val="none" w:sz="0" w:space="0" w:color="auto"/>
      </w:divBdr>
    </w:div>
    <w:div w:id="383795835">
      <w:bodyDiv w:val="1"/>
      <w:marLeft w:val="0"/>
      <w:marRight w:val="0"/>
      <w:marTop w:val="0"/>
      <w:marBottom w:val="0"/>
      <w:divBdr>
        <w:top w:val="none" w:sz="0" w:space="0" w:color="auto"/>
        <w:left w:val="none" w:sz="0" w:space="0" w:color="auto"/>
        <w:bottom w:val="none" w:sz="0" w:space="0" w:color="auto"/>
        <w:right w:val="none" w:sz="0" w:space="0" w:color="auto"/>
      </w:divBdr>
    </w:div>
    <w:div w:id="384187318">
      <w:bodyDiv w:val="1"/>
      <w:marLeft w:val="0"/>
      <w:marRight w:val="0"/>
      <w:marTop w:val="0"/>
      <w:marBottom w:val="0"/>
      <w:divBdr>
        <w:top w:val="none" w:sz="0" w:space="0" w:color="auto"/>
        <w:left w:val="none" w:sz="0" w:space="0" w:color="auto"/>
        <w:bottom w:val="none" w:sz="0" w:space="0" w:color="auto"/>
        <w:right w:val="none" w:sz="0" w:space="0" w:color="auto"/>
      </w:divBdr>
    </w:div>
    <w:div w:id="384378243">
      <w:bodyDiv w:val="1"/>
      <w:marLeft w:val="0"/>
      <w:marRight w:val="0"/>
      <w:marTop w:val="0"/>
      <w:marBottom w:val="0"/>
      <w:divBdr>
        <w:top w:val="none" w:sz="0" w:space="0" w:color="auto"/>
        <w:left w:val="none" w:sz="0" w:space="0" w:color="auto"/>
        <w:bottom w:val="none" w:sz="0" w:space="0" w:color="auto"/>
        <w:right w:val="none" w:sz="0" w:space="0" w:color="auto"/>
      </w:divBdr>
    </w:div>
    <w:div w:id="385691438">
      <w:bodyDiv w:val="1"/>
      <w:marLeft w:val="0"/>
      <w:marRight w:val="0"/>
      <w:marTop w:val="0"/>
      <w:marBottom w:val="0"/>
      <w:divBdr>
        <w:top w:val="none" w:sz="0" w:space="0" w:color="auto"/>
        <w:left w:val="none" w:sz="0" w:space="0" w:color="auto"/>
        <w:bottom w:val="none" w:sz="0" w:space="0" w:color="auto"/>
        <w:right w:val="none" w:sz="0" w:space="0" w:color="auto"/>
      </w:divBdr>
    </w:div>
    <w:div w:id="386150588">
      <w:bodyDiv w:val="1"/>
      <w:marLeft w:val="0"/>
      <w:marRight w:val="0"/>
      <w:marTop w:val="0"/>
      <w:marBottom w:val="0"/>
      <w:divBdr>
        <w:top w:val="none" w:sz="0" w:space="0" w:color="auto"/>
        <w:left w:val="none" w:sz="0" w:space="0" w:color="auto"/>
        <w:bottom w:val="none" w:sz="0" w:space="0" w:color="auto"/>
        <w:right w:val="none" w:sz="0" w:space="0" w:color="auto"/>
      </w:divBdr>
    </w:div>
    <w:div w:id="386491713">
      <w:bodyDiv w:val="1"/>
      <w:marLeft w:val="0"/>
      <w:marRight w:val="0"/>
      <w:marTop w:val="0"/>
      <w:marBottom w:val="0"/>
      <w:divBdr>
        <w:top w:val="none" w:sz="0" w:space="0" w:color="auto"/>
        <w:left w:val="none" w:sz="0" w:space="0" w:color="auto"/>
        <w:bottom w:val="none" w:sz="0" w:space="0" w:color="auto"/>
        <w:right w:val="none" w:sz="0" w:space="0" w:color="auto"/>
      </w:divBdr>
    </w:div>
    <w:div w:id="387534765">
      <w:bodyDiv w:val="1"/>
      <w:marLeft w:val="0"/>
      <w:marRight w:val="0"/>
      <w:marTop w:val="0"/>
      <w:marBottom w:val="0"/>
      <w:divBdr>
        <w:top w:val="none" w:sz="0" w:space="0" w:color="auto"/>
        <w:left w:val="none" w:sz="0" w:space="0" w:color="auto"/>
        <w:bottom w:val="none" w:sz="0" w:space="0" w:color="auto"/>
        <w:right w:val="none" w:sz="0" w:space="0" w:color="auto"/>
      </w:divBdr>
    </w:div>
    <w:div w:id="388068008">
      <w:bodyDiv w:val="1"/>
      <w:marLeft w:val="0"/>
      <w:marRight w:val="0"/>
      <w:marTop w:val="0"/>
      <w:marBottom w:val="0"/>
      <w:divBdr>
        <w:top w:val="none" w:sz="0" w:space="0" w:color="auto"/>
        <w:left w:val="none" w:sz="0" w:space="0" w:color="auto"/>
        <w:bottom w:val="none" w:sz="0" w:space="0" w:color="auto"/>
        <w:right w:val="none" w:sz="0" w:space="0" w:color="auto"/>
      </w:divBdr>
    </w:div>
    <w:div w:id="388260603">
      <w:bodyDiv w:val="1"/>
      <w:marLeft w:val="0"/>
      <w:marRight w:val="0"/>
      <w:marTop w:val="0"/>
      <w:marBottom w:val="0"/>
      <w:divBdr>
        <w:top w:val="none" w:sz="0" w:space="0" w:color="auto"/>
        <w:left w:val="none" w:sz="0" w:space="0" w:color="auto"/>
        <w:bottom w:val="none" w:sz="0" w:space="0" w:color="auto"/>
        <w:right w:val="none" w:sz="0" w:space="0" w:color="auto"/>
      </w:divBdr>
    </w:div>
    <w:div w:id="388307498">
      <w:bodyDiv w:val="1"/>
      <w:marLeft w:val="0"/>
      <w:marRight w:val="0"/>
      <w:marTop w:val="0"/>
      <w:marBottom w:val="0"/>
      <w:divBdr>
        <w:top w:val="none" w:sz="0" w:space="0" w:color="auto"/>
        <w:left w:val="none" w:sz="0" w:space="0" w:color="auto"/>
        <w:bottom w:val="none" w:sz="0" w:space="0" w:color="auto"/>
        <w:right w:val="none" w:sz="0" w:space="0" w:color="auto"/>
      </w:divBdr>
    </w:div>
    <w:div w:id="388503882">
      <w:bodyDiv w:val="1"/>
      <w:marLeft w:val="0"/>
      <w:marRight w:val="0"/>
      <w:marTop w:val="0"/>
      <w:marBottom w:val="0"/>
      <w:divBdr>
        <w:top w:val="none" w:sz="0" w:space="0" w:color="auto"/>
        <w:left w:val="none" w:sz="0" w:space="0" w:color="auto"/>
        <w:bottom w:val="none" w:sz="0" w:space="0" w:color="auto"/>
        <w:right w:val="none" w:sz="0" w:space="0" w:color="auto"/>
      </w:divBdr>
    </w:div>
    <w:div w:id="389500549">
      <w:bodyDiv w:val="1"/>
      <w:marLeft w:val="0"/>
      <w:marRight w:val="0"/>
      <w:marTop w:val="0"/>
      <w:marBottom w:val="0"/>
      <w:divBdr>
        <w:top w:val="none" w:sz="0" w:space="0" w:color="auto"/>
        <w:left w:val="none" w:sz="0" w:space="0" w:color="auto"/>
        <w:bottom w:val="none" w:sz="0" w:space="0" w:color="auto"/>
        <w:right w:val="none" w:sz="0" w:space="0" w:color="auto"/>
      </w:divBdr>
    </w:div>
    <w:div w:id="390425795">
      <w:bodyDiv w:val="1"/>
      <w:marLeft w:val="0"/>
      <w:marRight w:val="0"/>
      <w:marTop w:val="0"/>
      <w:marBottom w:val="0"/>
      <w:divBdr>
        <w:top w:val="none" w:sz="0" w:space="0" w:color="auto"/>
        <w:left w:val="none" w:sz="0" w:space="0" w:color="auto"/>
        <w:bottom w:val="none" w:sz="0" w:space="0" w:color="auto"/>
        <w:right w:val="none" w:sz="0" w:space="0" w:color="auto"/>
      </w:divBdr>
    </w:div>
    <w:div w:id="390807202">
      <w:bodyDiv w:val="1"/>
      <w:marLeft w:val="0"/>
      <w:marRight w:val="0"/>
      <w:marTop w:val="0"/>
      <w:marBottom w:val="0"/>
      <w:divBdr>
        <w:top w:val="none" w:sz="0" w:space="0" w:color="auto"/>
        <w:left w:val="none" w:sz="0" w:space="0" w:color="auto"/>
        <w:bottom w:val="none" w:sz="0" w:space="0" w:color="auto"/>
        <w:right w:val="none" w:sz="0" w:space="0" w:color="auto"/>
      </w:divBdr>
    </w:div>
    <w:div w:id="391924116">
      <w:bodyDiv w:val="1"/>
      <w:marLeft w:val="0"/>
      <w:marRight w:val="0"/>
      <w:marTop w:val="0"/>
      <w:marBottom w:val="0"/>
      <w:divBdr>
        <w:top w:val="none" w:sz="0" w:space="0" w:color="auto"/>
        <w:left w:val="none" w:sz="0" w:space="0" w:color="auto"/>
        <w:bottom w:val="none" w:sz="0" w:space="0" w:color="auto"/>
        <w:right w:val="none" w:sz="0" w:space="0" w:color="auto"/>
      </w:divBdr>
    </w:div>
    <w:div w:id="392315238">
      <w:bodyDiv w:val="1"/>
      <w:marLeft w:val="0"/>
      <w:marRight w:val="0"/>
      <w:marTop w:val="0"/>
      <w:marBottom w:val="0"/>
      <w:divBdr>
        <w:top w:val="none" w:sz="0" w:space="0" w:color="auto"/>
        <w:left w:val="none" w:sz="0" w:space="0" w:color="auto"/>
        <w:bottom w:val="none" w:sz="0" w:space="0" w:color="auto"/>
        <w:right w:val="none" w:sz="0" w:space="0" w:color="auto"/>
      </w:divBdr>
    </w:div>
    <w:div w:id="392506720">
      <w:bodyDiv w:val="1"/>
      <w:marLeft w:val="0"/>
      <w:marRight w:val="0"/>
      <w:marTop w:val="0"/>
      <w:marBottom w:val="0"/>
      <w:divBdr>
        <w:top w:val="none" w:sz="0" w:space="0" w:color="auto"/>
        <w:left w:val="none" w:sz="0" w:space="0" w:color="auto"/>
        <w:bottom w:val="none" w:sz="0" w:space="0" w:color="auto"/>
        <w:right w:val="none" w:sz="0" w:space="0" w:color="auto"/>
      </w:divBdr>
    </w:div>
    <w:div w:id="393314117">
      <w:bodyDiv w:val="1"/>
      <w:marLeft w:val="0"/>
      <w:marRight w:val="0"/>
      <w:marTop w:val="0"/>
      <w:marBottom w:val="0"/>
      <w:divBdr>
        <w:top w:val="none" w:sz="0" w:space="0" w:color="auto"/>
        <w:left w:val="none" w:sz="0" w:space="0" w:color="auto"/>
        <w:bottom w:val="none" w:sz="0" w:space="0" w:color="auto"/>
        <w:right w:val="none" w:sz="0" w:space="0" w:color="auto"/>
      </w:divBdr>
    </w:div>
    <w:div w:id="393506720">
      <w:bodyDiv w:val="1"/>
      <w:marLeft w:val="0"/>
      <w:marRight w:val="0"/>
      <w:marTop w:val="0"/>
      <w:marBottom w:val="0"/>
      <w:divBdr>
        <w:top w:val="none" w:sz="0" w:space="0" w:color="auto"/>
        <w:left w:val="none" w:sz="0" w:space="0" w:color="auto"/>
        <w:bottom w:val="none" w:sz="0" w:space="0" w:color="auto"/>
        <w:right w:val="none" w:sz="0" w:space="0" w:color="auto"/>
      </w:divBdr>
    </w:div>
    <w:div w:id="393740680">
      <w:bodyDiv w:val="1"/>
      <w:marLeft w:val="0"/>
      <w:marRight w:val="0"/>
      <w:marTop w:val="0"/>
      <w:marBottom w:val="0"/>
      <w:divBdr>
        <w:top w:val="none" w:sz="0" w:space="0" w:color="auto"/>
        <w:left w:val="none" w:sz="0" w:space="0" w:color="auto"/>
        <w:bottom w:val="none" w:sz="0" w:space="0" w:color="auto"/>
        <w:right w:val="none" w:sz="0" w:space="0" w:color="auto"/>
      </w:divBdr>
    </w:div>
    <w:div w:id="394476516">
      <w:bodyDiv w:val="1"/>
      <w:marLeft w:val="0"/>
      <w:marRight w:val="0"/>
      <w:marTop w:val="0"/>
      <w:marBottom w:val="0"/>
      <w:divBdr>
        <w:top w:val="none" w:sz="0" w:space="0" w:color="auto"/>
        <w:left w:val="none" w:sz="0" w:space="0" w:color="auto"/>
        <w:bottom w:val="none" w:sz="0" w:space="0" w:color="auto"/>
        <w:right w:val="none" w:sz="0" w:space="0" w:color="auto"/>
      </w:divBdr>
    </w:div>
    <w:div w:id="394477215">
      <w:bodyDiv w:val="1"/>
      <w:marLeft w:val="0"/>
      <w:marRight w:val="0"/>
      <w:marTop w:val="0"/>
      <w:marBottom w:val="0"/>
      <w:divBdr>
        <w:top w:val="none" w:sz="0" w:space="0" w:color="auto"/>
        <w:left w:val="none" w:sz="0" w:space="0" w:color="auto"/>
        <w:bottom w:val="none" w:sz="0" w:space="0" w:color="auto"/>
        <w:right w:val="none" w:sz="0" w:space="0" w:color="auto"/>
      </w:divBdr>
    </w:div>
    <w:div w:id="395014846">
      <w:bodyDiv w:val="1"/>
      <w:marLeft w:val="0"/>
      <w:marRight w:val="0"/>
      <w:marTop w:val="0"/>
      <w:marBottom w:val="0"/>
      <w:divBdr>
        <w:top w:val="none" w:sz="0" w:space="0" w:color="auto"/>
        <w:left w:val="none" w:sz="0" w:space="0" w:color="auto"/>
        <w:bottom w:val="none" w:sz="0" w:space="0" w:color="auto"/>
        <w:right w:val="none" w:sz="0" w:space="0" w:color="auto"/>
      </w:divBdr>
    </w:div>
    <w:div w:id="395857703">
      <w:bodyDiv w:val="1"/>
      <w:marLeft w:val="0"/>
      <w:marRight w:val="0"/>
      <w:marTop w:val="0"/>
      <w:marBottom w:val="0"/>
      <w:divBdr>
        <w:top w:val="none" w:sz="0" w:space="0" w:color="auto"/>
        <w:left w:val="none" w:sz="0" w:space="0" w:color="auto"/>
        <w:bottom w:val="none" w:sz="0" w:space="0" w:color="auto"/>
        <w:right w:val="none" w:sz="0" w:space="0" w:color="auto"/>
      </w:divBdr>
    </w:div>
    <w:div w:id="396784675">
      <w:bodyDiv w:val="1"/>
      <w:marLeft w:val="0"/>
      <w:marRight w:val="0"/>
      <w:marTop w:val="0"/>
      <w:marBottom w:val="0"/>
      <w:divBdr>
        <w:top w:val="none" w:sz="0" w:space="0" w:color="auto"/>
        <w:left w:val="none" w:sz="0" w:space="0" w:color="auto"/>
        <w:bottom w:val="none" w:sz="0" w:space="0" w:color="auto"/>
        <w:right w:val="none" w:sz="0" w:space="0" w:color="auto"/>
      </w:divBdr>
    </w:div>
    <w:div w:id="397485158">
      <w:bodyDiv w:val="1"/>
      <w:marLeft w:val="0"/>
      <w:marRight w:val="0"/>
      <w:marTop w:val="0"/>
      <w:marBottom w:val="0"/>
      <w:divBdr>
        <w:top w:val="none" w:sz="0" w:space="0" w:color="auto"/>
        <w:left w:val="none" w:sz="0" w:space="0" w:color="auto"/>
        <w:bottom w:val="none" w:sz="0" w:space="0" w:color="auto"/>
        <w:right w:val="none" w:sz="0" w:space="0" w:color="auto"/>
      </w:divBdr>
    </w:div>
    <w:div w:id="398023290">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8984">
      <w:bodyDiv w:val="1"/>
      <w:marLeft w:val="0"/>
      <w:marRight w:val="0"/>
      <w:marTop w:val="0"/>
      <w:marBottom w:val="0"/>
      <w:divBdr>
        <w:top w:val="none" w:sz="0" w:space="0" w:color="auto"/>
        <w:left w:val="none" w:sz="0" w:space="0" w:color="auto"/>
        <w:bottom w:val="none" w:sz="0" w:space="0" w:color="auto"/>
        <w:right w:val="none" w:sz="0" w:space="0" w:color="auto"/>
      </w:divBdr>
    </w:div>
    <w:div w:id="399403282">
      <w:bodyDiv w:val="1"/>
      <w:marLeft w:val="0"/>
      <w:marRight w:val="0"/>
      <w:marTop w:val="0"/>
      <w:marBottom w:val="0"/>
      <w:divBdr>
        <w:top w:val="none" w:sz="0" w:space="0" w:color="auto"/>
        <w:left w:val="none" w:sz="0" w:space="0" w:color="auto"/>
        <w:bottom w:val="none" w:sz="0" w:space="0" w:color="auto"/>
        <w:right w:val="none" w:sz="0" w:space="0" w:color="auto"/>
      </w:divBdr>
    </w:div>
    <w:div w:id="399444005">
      <w:bodyDiv w:val="1"/>
      <w:marLeft w:val="0"/>
      <w:marRight w:val="0"/>
      <w:marTop w:val="0"/>
      <w:marBottom w:val="0"/>
      <w:divBdr>
        <w:top w:val="none" w:sz="0" w:space="0" w:color="auto"/>
        <w:left w:val="none" w:sz="0" w:space="0" w:color="auto"/>
        <w:bottom w:val="none" w:sz="0" w:space="0" w:color="auto"/>
        <w:right w:val="none" w:sz="0" w:space="0" w:color="auto"/>
      </w:divBdr>
    </w:div>
    <w:div w:id="399788905">
      <w:bodyDiv w:val="1"/>
      <w:marLeft w:val="0"/>
      <w:marRight w:val="0"/>
      <w:marTop w:val="0"/>
      <w:marBottom w:val="0"/>
      <w:divBdr>
        <w:top w:val="none" w:sz="0" w:space="0" w:color="auto"/>
        <w:left w:val="none" w:sz="0" w:space="0" w:color="auto"/>
        <w:bottom w:val="none" w:sz="0" w:space="0" w:color="auto"/>
        <w:right w:val="none" w:sz="0" w:space="0" w:color="auto"/>
      </w:divBdr>
    </w:div>
    <w:div w:id="399793225">
      <w:bodyDiv w:val="1"/>
      <w:marLeft w:val="0"/>
      <w:marRight w:val="0"/>
      <w:marTop w:val="0"/>
      <w:marBottom w:val="0"/>
      <w:divBdr>
        <w:top w:val="none" w:sz="0" w:space="0" w:color="auto"/>
        <w:left w:val="none" w:sz="0" w:space="0" w:color="auto"/>
        <w:bottom w:val="none" w:sz="0" w:space="0" w:color="auto"/>
        <w:right w:val="none" w:sz="0" w:space="0" w:color="auto"/>
      </w:divBdr>
    </w:div>
    <w:div w:id="401216273">
      <w:bodyDiv w:val="1"/>
      <w:marLeft w:val="0"/>
      <w:marRight w:val="0"/>
      <w:marTop w:val="0"/>
      <w:marBottom w:val="0"/>
      <w:divBdr>
        <w:top w:val="none" w:sz="0" w:space="0" w:color="auto"/>
        <w:left w:val="none" w:sz="0" w:space="0" w:color="auto"/>
        <w:bottom w:val="none" w:sz="0" w:space="0" w:color="auto"/>
        <w:right w:val="none" w:sz="0" w:space="0" w:color="auto"/>
      </w:divBdr>
    </w:div>
    <w:div w:id="401374485">
      <w:bodyDiv w:val="1"/>
      <w:marLeft w:val="0"/>
      <w:marRight w:val="0"/>
      <w:marTop w:val="0"/>
      <w:marBottom w:val="0"/>
      <w:divBdr>
        <w:top w:val="none" w:sz="0" w:space="0" w:color="auto"/>
        <w:left w:val="none" w:sz="0" w:space="0" w:color="auto"/>
        <w:bottom w:val="none" w:sz="0" w:space="0" w:color="auto"/>
        <w:right w:val="none" w:sz="0" w:space="0" w:color="auto"/>
      </w:divBdr>
    </w:div>
    <w:div w:id="401955290">
      <w:bodyDiv w:val="1"/>
      <w:marLeft w:val="0"/>
      <w:marRight w:val="0"/>
      <w:marTop w:val="0"/>
      <w:marBottom w:val="0"/>
      <w:divBdr>
        <w:top w:val="none" w:sz="0" w:space="0" w:color="auto"/>
        <w:left w:val="none" w:sz="0" w:space="0" w:color="auto"/>
        <w:bottom w:val="none" w:sz="0" w:space="0" w:color="auto"/>
        <w:right w:val="none" w:sz="0" w:space="0" w:color="auto"/>
      </w:divBdr>
    </w:div>
    <w:div w:id="402341341">
      <w:bodyDiv w:val="1"/>
      <w:marLeft w:val="0"/>
      <w:marRight w:val="0"/>
      <w:marTop w:val="0"/>
      <w:marBottom w:val="0"/>
      <w:divBdr>
        <w:top w:val="none" w:sz="0" w:space="0" w:color="auto"/>
        <w:left w:val="none" w:sz="0" w:space="0" w:color="auto"/>
        <w:bottom w:val="none" w:sz="0" w:space="0" w:color="auto"/>
        <w:right w:val="none" w:sz="0" w:space="0" w:color="auto"/>
      </w:divBdr>
    </w:div>
    <w:div w:id="402533985">
      <w:bodyDiv w:val="1"/>
      <w:marLeft w:val="0"/>
      <w:marRight w:val="0"/>
      <w:marTop w:val="0"/>
      <w:marBottom w:val="0"/>
      <w:divBdr>
        <w:top w:val="none" w:sz="0" w:space="0" w:color="auto"/>
        <w:left w:val="none" w:sz="0" w:space="0" w:color="auto"/>
        <w:bottom w:val="none" w:sz="0" w:space="0" w:color="auto"/>
        <w:right w:val="none" w:sz="0" w:space="0" w:color="auto"/>
      </w:divBdr>
    </w:div>
    <w:div w:id="402920165">
      <w:bodyDiv w:val="1"/>
      <w:marLeft w:val="0"/>
      <w:marRight w:val="0"/>
      <w:marTop w:val="0"/>
      <w:marBottom w:val="0"/>
      <w:divBdr>
        <w:top w:val="none" w:sz="0" w:space="0" w:color="auto"/>
        <w:left w:val="none" w:sz="0" w:space="0" w:color="auto"/>
        <w:bottom w:val="none" w:sz="0" w:space="0" w:color="auto"/>
        <w:right w:val="none" w:sz="0" w:space="0" w:color="auto"/>
      </w:divBdr>
    </w:div>
    <w:div w:id="404962631">
      <w:bodyDiv w:val="1"/>
      <w:marLeft w:val="0"/>
      <w:marRight w:val="0"/>
      <w:marTop w:val="0"/>
      <w:marBottom w:val="0"/>
      <w:divBdr>
        <w:top w:val="none" w:sz="0" w:space="0" w:color="auto"/>
        <w:left w:val="none" w:sz="0" w:space="0" w:color="auto"/>
        <w:bottom w:val="none" w:sz="0" w:space="0" w:color="auto"/>
        <w:right w:val="none" w:sz="0" w:space="0" w:color="auto"/>
      </w:divBdr>
    </w:div>
    <w:div w:id="405341300">
      <w:bodyDiv w:val="1"/>
      <w:marLeft w:val="0"/>
      <w:marRight w:val="0"/>
      <w:marTop w:val="0"/>
      <w:marBottom w:val="0"/>
      <w:divBdr>
        <w:top w:val="none" w:sz="0" w:space="0" w:color="auto"/>
        <w:left w:val="none" w:sz="0" w:space="0" w:color="auto"/>
        <w:bottom w:val="none" w:sz="0" w:space="0" w:color="auto"/>
        <w:right w:val="none" w:sz="0" w:space="0" w:color="auto"/>
      </w:divBdr>
    </w:div>
    <w:div w:id="406348950">
      <w:bodyDiv w:val="1"/>
      <w:marLeft w:val="0"/>
      <w:marRight w:val="0"/>
      <w:marTop w:val="0"/>
      <w:marBottom w:val="0"/>
      <w:divBdr>
        <w:top w:val="none" w:sz="0" w:space="0" w:color="auto"/>
        <w:left w:val="none" w:sz="0" w:space="0" w:color="auto"/>
        <w:bottom w:val="none" w:sz="0" w:space="0" w:color="auto"/>
        <w:right w:val="none" w:sz="0" w:space="0" w:color="auto"/>
      </w:divBdr>
    </w:div>
    <w:div w:id="406535137">
      <w:bodyDiv w:val="1"/>
      <w:marLeft w:val="0"/>
      <w:marRight w:val="0"/>
      <w:marTop w:val="0"/>
      <w:marBottom w:val="0"/>
      <w:divBdr>
        <w:top w:val="none" w:sz="0" w:space="0" w:color="auto"/>
        <w:left w:val="none" w:sz="0" w:space="0" w:color="auto"/>
        <w:bottom w:val="none" w:sz="0" w:space="0" w:color="auto"/>
        <w:right w:val="none" w:sz="0" w:space="0" w:color="auto"/>
      </w:divBdr>
    </w:div>
    <w:div w:id="406541943">
      <w:bodyDiv w:val="1"/>
      <w:marLeft w:val="0"/>
      <w:marRight w:val="0"/>
      <w:marTop w:val="0"/>
      <w:marBottom w:val="0"/>
      <w:divBdr>
        <w:top w:val="none" w:sz="0" w:space="0" w:color="auto"/>
        <w:left w:val="none" w:sz="0" w:space="0" w:color="auto"/>
        <w:bottom w:val="none" w:sz="0" w:space="0" w:color="auto"/>
        <w:right w:val="none" w:sz="0" w:space="0" w:color="auto"/>
      </w:divBdr>
    </w:div>
    <w:div w:id="406734476">
      <w:bodyDiv w:val="1"/>
      <w:marLeft w:val="0"/>
      <w:marRight w:val="0"/>
      <w:marTop w:val="0"/>
      <w:marBottom w:val="0"/>
      <w:divBdr>
        <w:top w:val="none" w:sz="0" w:space="0" w:color="auto"/>
        <w:left w:val="none" w:sz="0" w:space="0" w:color="auto"/>
        <w:bottom w:val="none" w:sz="0" w:space="0" w:color="auto"/>
        <w:right w:val="none" w:sz="0" w:space="0" w:color="auto"/>
      </w:divBdr>
    </w:div>
    <w:div w:id="407852659">
      <w:bodyDiv w:val="1"/>
      <w:marLeft w:val="0"/>
      <w:marRight w:val="0"/>
      <w:marTop w:val="0"/>
      <w:marBottom w:val="0"/>
      <w:divBdr>
        <w:top w:val="none" w:sz="0" w:space="0" w:color="auto"/>
        <w:left w:val="none" w:sz="0" w:space="0" w:color="auto"/>
        <w:bottom w:val="none" w:sz="0" w:space="0" w:color="auto"/>
        <w:right w:val="none" w:sz="0" w:space="0" w:color="auto"/>
      </w:divBdr>
    </w:div>
    <w:div w:id="408698925">
      <w:bodyDiv w:val="1"/>
      <w:marLeft w:val="0"/>
      <w:marRight w:val="0"/>
      <w:marTop w:val="0"/>
      <w:marBottom w:val="0"/>
      <w:divBdr>
        <w:top w:val="none" w:sz="0" w:space="0" w:color="auto"/>
        <w:left w:val="none" w:sz="0" w:space="0" w:color="auto"/>
        <w:bottom w:val="none" w:sz="0" w:space="0" w:color="auto"/>
        <w:right w:val="none" w:sz="0" w:space="0" w:color="auto"/>
      </w:divBdr>
    </w:div>
    <w:div w:id="409162942">
      <w:bodyDiv w:val="1"/>
      <w:marLeft w:val="0"/>
      <w:marRight w:val="0"/>
      <w:marTop w:val="0"/>
      <w:marBottom w:val="0"/>
      <w:divBdr>
        <w:top w:val="none" w:sz="0" w:space="0" w:color="auto"/>
        <w:left w:val="none" w:sz="0" w:space="0" w:color="auto"/>
        <w:bottom w:val="none" w:sz="0" w:space="0" w:color="auto"/>
        <w:right w:val="none" w:sz="0" w:space="0" w:color="auto"/>
      </w:divBdr>
    </w:div>
    <w:div w:id="409737851">
      <w:bodyDiv w:val="1"/>
      <w:marLeft w:val="0"/>
      <w:marRight w:val="0"/>
      <w:marTop w:val="0"/>
      <w:marBottom w:val="0"/>
      <w:divBdr>
        <w:top w:val="none" w:sz="0" w:space="0" w:color="auto"/>
        <w:left w:val="none" w:sz="0" w:space="0" w:color="auto"/>
        <w:bottom w:val="none" w:sz="0" w:space="0" w:color="auto"/>
        <w:right w:val="none" w:sz="0" w:space="0" w:color="auto"/>
      </w:divBdr>
    </w:div>
    <w:div w:id="410126396">
      <w:bodyDiv w:val="1"/>
      <w:marLeft w:val="0"/>
      <w:marRight w:val="0"/>
      <w:marTop w:val="0"/>
      <w:marBottom w:val="0"/>
      <w:divBdr>
        <w:top w:val="none" w:sz="0" w:space="0" w:color="auto"/>
        <w:left w:val="none" w:sz="0" w:space="0" w:color="auto"/>
        <w:bottom w:val="none" w:sz="0" w:space="0" w:color="auto"/>
        <w:right w:val="none" w:sz="0" w:space="0" w:color="auto"/>
      </w:divBdr>
    </w:div>
    <w:div w:id="411204106">
      <w:bodyDiv w:val="1"/>
      <w:marLeft w:val="0"/>
      <w:marRight w:val="0"/>
      <w:marTop w:val="0"/>
      <w:marBottom w:val="0"/>
      <w:divBdr>
        <w:top w:val="none" w:sz="0" w:space="0" w:color="auto"/>
        <w:left w:val="none" w:sz="0" w:space="0" w:color="auto"/>
        <w:bottom w:val="none" w:sz="0" w:space="0" w:color="auto"/>
        <w:right w:val="none" w:sz="0" w:space="0" w:color="auto"/>
      </w:divBdr>
    </w:div>
    <w:div w:id="411851906">
      <w:bodyDiv w:val="1"/>
      <w:marLeft w:val="0"/>
      <w:marRight w:val="0"/>
      <w:marTop w:val="0"/>
      <w:marBottom w:val="0"/>
      <w:divBdr>
        <w:top w:val="none" w:sz="0" w:space="0" w:color="auto"/>
        <w:left w:val="none" w:sz="0" w:space="0" w:color="auto"/>
        <w:bottom w:val="none" w:sz="0" w:space="0" w:color="auto"/>
        <w:right w:val="none" w:sz="0" w:space="0" w:color="auto"/>
      </w:divBdr>
    </w:div>
    <w:div w:id="411895408">
      <w:bodyDiv w:val="1"/>
      <w:marLeft w:val="0"/>
      <w:marRight w:val="0"/>
      <w:marTop w:val="0"/>
      <w:marBottom w:val="0"/>
      <w:divBdr>
        <w:top w:val="none" w:sz="0" w:space="0" w:color="auto"/>
        <w:left w:val="none" w:sz="0" w:space="0" w:color="auto"/>
        <w:bottom w:val="none" w:sz="0" w:space="0" w:color="auto"/>
        <w:right w:val="none" w:sz="0" w:space="0" w:color="auto"/>
      </w:divBdr>
    </w:div>
    <w:div w:id="412170615">
      <w:bodyDiv w:val="1"/>
      <w:marLeft w:val="0"/>
      <w:marRight w:val="0"/>
      <w:marTop w:val="0"/>
      <w:marBottom w:val="0"/>
      <w:divBdr>
        <w:top w:val="none" w:sz="0" w:space="0" w:color="auto"/>
        <w:left w:val="none" w:sz="0" w:space="0" w:color="auto"/>
        <w:bottom w:val="none" w:sz="0" w:space="0" w:color="auto"/>
        <w:right w:val="none" w:sz="0" w:space="0" w:color="auto"/>
      </w:divBdr>
    </w:div>
    <w:div w:id="412555840">
      <w:bodyDiv w:val="1"/>
      <w:marLeft w:val="0"/>
      <w:marRight w:val="0"/>
      <w:marTop w:val="0"/>
      <w:marBottom w:val="0"/>
      <w:divBdr>
        <w:top w:val="none" w:sz="0" w:space="0" w:color="auto"/>
        <w:left w:val="none" w:sz="0" w:space="0" w:color="auto"/>
        <w:bottom w:val="none" w:sz="0" w:space="0" w:color="auto"/>
        <w:right w:val="none" w:sz="0" w:space="0" w:color="auto"/>
      </w:divBdr>
    </w:div>
    <w:div w:id="413401803">
      <w:bodyDiv w:val="1"/>
      <w:marLeft w:val="0"/>
      <w:marRight w:val="0"/>
      <w:marTop w:val="0"/>
      <w:marBottom w:val="0"/>
      <w:divBdr>
        <w:top w:val="none" w:sz="0" w:space="0" w:color="auto"/>
        <w:left w:val="none" w:sz="0" w:space="0" w:color="auto"/>
        <w:bottom w:val="none" w:sz="0" w:space="0" w:color="auto"/>
        <w:right w:val="none" w:sz="0" w:space="0" w:color="auto"/>
      </w:divBdr>
    </w:div>
    <w:div w:id="413746009">
      <w:bodyDiv w:val="1"/>
      <w:marLeft w:val="0"/>
      <w:marRight w:val="0"/>
      <w:marTop w:val="0"/>
      <w:marBottom w:val="0"/>
      <w:divBdr>
        <w:top w:val="none" w:sz="0" w:space="0" w:color="auto"/>
        <w:left w:val="none" w:sz="0" w:space="0" w:color="auto"/>
        <w:bottom w:val="none" w:sz="0" w:space="0" w:color="auto"/>
        <w:right w:val="none" w:sz="0" w:space="0" w:color="auto"/>
      </w:divBdr>
    </w:div>
    <w:div w:id="414936940">
      <w:bodyDiv w:val="1"/>
      <w:marLeft w:val="0"/>
      <w:marRight w:val="0"/>
      <w:marTop w:val="0"/>
      <w:marBottom w:val="0"/>
      <w:divBdr>
        <w:top w:val="none" w:sz="0" w:space="0" w:color="auto"/>
        <w:left w:val="none" w:sz="0" w:space="0" w:color="auto"/>
        <w:bottom w:val="none" w:sz="0" w:space="0" w:color="auto"/>
        <w:right w:val="none" w:sz="0" w:space="0" w:color="auto"/>
      </w:divBdr>
    </w:div>
    <w:div w:id="415173634">
      <w:bodyDiv w:val="1"/>
      <w:marLeft w:val="0"/>
      <w:marRight w:val="0"/>
      <w:marTop w:val="0"/>
      <w:marBottom w:val="0"/>
      <w:divBdr>
        <w:top w:val="none" w:sz="0" w:space="0" w:color="auto"/>
        <w:left w:val="none" w:sz="0" w:space="0" w:color="auto"/>
        <w:bottom w:val="none" w:sz="0" w:space="0" w:color="auto"/>
        <w:right w:val="none" w:sz="0" w:space="0" w:color="auto"/>
      </w:divBdr>
    </w:div>
    <w:div w:id="415398602">
      <w:bodyDiv w:val="1"/>
      <w:marLeft w:val="0"/>
      <w:marRight w:val="0"/>
      <w:marTop w:val="0"/>
      <w:marBottom w:val="0"/>
      <w:divBdr>
        <w:top w:val="none" w:sz="0" w:space="0" w:color="auto"/>
        <w:left w:val="none" w:sz="0" w:space="0" w:color="auto"/>
        <w:bottom w:val="none" w:sz="0" w:space="0" w:color="auto"/>
        <w:right w:val="none" w:sz="0" w:space="0" w:color="auto"/>
      </w:divBdr>
    </w:div>
    <w:div w:id="415564416">
      <w:bodyDiv w:val="1"/>
      <w:marLeft w:val="0"/>
      <w:marRight w:val="0"/>
      <w:marTop w:val="0"/>
      <w:marBottom w:val="0"/>
      <w:divBdr>
        <w:top w:val="none" w:sz="0" w:space="0" w:color="auto"/>
        <w:left w:val="none" w:sz="0" w:space="0" w:color="auto"/>
        <w:bottom w:val="none" w:sz="0" w:space="0" w:color="auto"/>
        <w:right w:val="none" w:sz="0" w:space="0" w:color="auto"/>
      </w:divBdr>
    </w:div>
    <w:div w:id="415790494">
      <w:bodyDiv w:val="1"/>
      <w:marLeft w:val="0"/>
      <w:marRight w:val="0"/>
      <w:marTop w:val="0"/>
      <w:marBottom w:val="0"/>
      <w:divBdr>
        <w:top w:val="none" w:sz="0" w:space="0" w:color="auto"/>
        <w:left w:val="none" w:sz="0" w:space="0" w:color="auto"/>
        <w:bottom w:val="none" w:sz="0" w:space="0" w:color="auto"/>
        <w:right w:val="none" w:sz="0" w:space="0" w:color="auto"/>
      </w:divBdr>
    </w:div>
    <w:div w:id="416512654">
      <w:bodyDiv w:val="1"/>
      <w:marLeft w:val="0"/>
      <w:marRight w:val="0"/>
      <w:marTop w:val="0"/>
      <w:marBottom w:val="0"/>
      <w:divBdr>
        <w:top w:val="none" w:sz="0" w:space="0" w:color="auto"/>
        <w:left w:val="none" w:sz="0" w:space="0" w:color="auto"/>
        <w:bottom w:val="none" w:sz="0" w:space="0" w:color="auto"/>
        <w:right w:val="none" w:sz="0" w:space="0" w:color="auto"/>
      </w:divBdr>
    </w:div>
    <w:div w:id="416636394">
      <w:bodyDiv w:val="1"/>
      <w:marLeft w:val="0"/>
      <w:marRight w:val="0"/>
      <w:marTop w:val="0"/>
      <w:marBottom w:val="0"/>
      <w:divBdr>
        <w:top w:val="none" w:sz="0" w:space="0" w:color="auto"/>
        <w:left w:val="none" w:sz="0" w:space="0" w:color="auto"/>
        <w:bottom w:val="none" w:sz="0" w:space="0" w:color="auto"/>
        <w:right w:val="none" w:sz="0" w:space="0" w:color="auto"/>
      </w:divBdr>
    </w:div>
    <w:div w:id="417137095">
      <w:bodyDiv w:val="1"/>
      <w:marLeft w:val="0"/>
      <w:marRight w:val="0"/>
      <w:marTop w:val="0"/>
      <w:marBottom w:val="0"/>
      <w:divBdr>
        <w:top w:val="none" w:sz="0" w:space="0" w:color="auto"/>
        <w:left w:val="none" w:sz="0" w:space="0" w:color="auto"/>
        <w:bottom w:val="none" w:sz="0" w:space="0" w:color="auto"/>
        <w:right w:val="none" w:sz="0" w:space="0" w:color="auto"/>
      </w:divBdr>
    </w:div>
    <w:div w:id="417213592">
      <w:bodyDiv w:val="1"/>
      <w:marLeft w:val="0"/>
      <w:marRight w:val="0"/>
      <w:marTop w:val="0"/>
      <w:marBottom w:val="0"/>
      <w:divBdr>
        <w:top w:val="none" w:sz="0" w:space="0" w:color="auto"/>
        <w:left w:val="none" w:sz="0" w:space="0" w:color="auto"/>
        <w:bottom w:val="none" w:sz="0" w:space="0" w:color="auto"/>
        <w:right w:val="none" w:sz="0" w:space="0" w:color="auto"/>
      </w:divBdr>
    </w:div>
    <w:div w:id="417218092">
      <w:bodyDiv w:val="1"/>
      <w:marLeft w:val="0"/>
      <w:marRight w:val="0"/>
      <w:marTop w:val="0"/>
      <w:marBottom w:val="0"/>
      <w:divBdr>
        <w:top w:val="none" w:sz="0" w:space="0" w:color="auto"/>
        <w:left w:val="none" w:sz="0" w:space="0" w:color="auto"/>
        <w:bottom w:val="none" w:sz="0" w:space="0" w:color="auto"/>
        <w:right w:val="none" w:sz="0" w:space="0" w:color="auto"/>
      </w:divBdr>
    </w:div>
    <w:div w:id="418908668">
      <w:bodyDiv w:val="1"/>
      <w:marLeft w:val="0"/>
      <w:marRight w:val="0"/>
      <w:marTop w:val="0"/>
      <w:marBottom w:val="0"/>
      <w:divBdr>
        <w:top w:val="none" w:sz="0" w:space="0" w:color="auto"/>
        <w:left w:val="none" w:sz="0" w:space="0" w:color="auto"/>
        <w:bottom w:val="none" w:sz="0" w:space="0" w:color="auto"/>
        <w:right w:val="none" w:sz="0" w:space="0" w:color="auto"/>
      </w:divBdr>
    </w:div>
    <w:div w:id="419719122">
      <w:bodyDiv w:val="1"/>
      <w:marLeft w:val="0"/>
      <w:marRight w:val="0"/>
      <w:marTop w:val="0"/>
      <w:marBottom w:val="0"/>
      <w:divBdr>
        <w:top w:val="none" w:sz="0" w:space="0" w:color="auto"/>
        <w:left w:val="none" w:sz="0" w:space="0" w:color="auto"/>
        <w:bottom w:val="none" w:sz="0" w:space="0" w:color="auto"/>
        <w:right w:val="none" w:sz="0" w:space="0" w:color="auto"/>
      </w:divBdr>
    </w:div>
    <w:div w:id="419957230">
      <w:bodyDiv w:val="1"/>
      <w:marLeft w:val="0"/>
      <w:marRight w:val="0"/>
      <w:marTop w:val="0"/>
      <w:marBottom w:val="0"/>
      <w:divBdr>
        <w:top w:val="none" w:sz="0" w:space="0" w:color="auto"/>
        <w:left w:val="none" w:sz="0" w:space="0" w:color="auto"/>
        <w:bottom w:val="none" w:sz="0" w:space="0" w:color="auto"/>
        <w:right w:val="none" w:sz="0" w:space="0" w:color="auto"/>
      </w:divBdr>
    </w:div>
    <w:div w:id="420107961">
      <w:bodyDiv w:val="1"/>
      <w:marLeft w:val="0"/>
      <w:marRight w:val="0"/>
      <w:marTop w:val="0"/>
      <w:marBottom w:val="0"/>
      <w:divBdr>
        <w:top w:val="none" w:sz="0" w:space="0" w:color="auto"/>
        <w:left w:val="none" w:sz="0" w:space="0" w:color="auto"/>
        <w:bottom w:val="none" w:sz="0" w:space="0" w:color="auto"/>
        <w:right w:val="none" w:sz="0" w:space="0" w:color="auto"/>
      </w:divBdr>
    </w:div>
    <w:div w:id="420375118">
      <w:bodyDiv w:val="1"/>
      <w:marLeft w:val="0"/>
      <w:marRight w:val="0"/>
      <w:marTop w:val="0"/>
      <w:marBottom w:val="0"/>
      <w:divBdr>
        <w:top w:val="none" w:sz="0" w:space="0" w:color="auto"/>
        <w:left w:val="none" w:sz="0" w:space="0" w:color="auto"/>
        <w:bottom w:val="none" w:sz="0" w:space="0" w:color="auto"/>
        <w:right w:val="none" w:sz="0" w:space="0" w:color="auto"/>
      </w:divBdr>
    </w:div>
    <w:div w:id="420492005">
      <w:bodyDiv w:val="1"/>
      <w:marLeft w:val="0"/>
      <w:marRight w:val="0"/>
      <w:marTop w:val="0"/>
      <w:marBottom w:val="0"/>
      <w:divBdr>
        <w:top w:val="none" w:sz="0" w:space="0" w:color="auto"/>
        <w:left w:val="none" w:sz="0" w:space="0" w:color="auto"/>
        <w:bottom w:val="none" w:sz="0" w:space="0" w:color="auto"/>
        <w:right w:val="none" w:sz="0" w:space="0" w:color="auto"/>
      </w:divBdr>
    </w:div>
    <w:div w:id="421267742">
      <w:bodyDiv w:val="1"/>
      <w:marLeft w:val="0"/>
      <w:marRight w:val="0"/>
      <w:marTop w:val="0"/>
      <w:marBottom w:val="0"/>
      <w:divBdr>
        <w:top w:val="none" w:sz="0" w:space="0" w:color="auto"/>
        <w:left w:val="none" w:sz="0" w:space="0" w:color="auto"/>
        <w:bottom w:val="none" w:sz="0" w:space="0" w:color="auto"/>
        <w:right w:val="none" w:sz="0" w:space="0" w:color="auto"/>
      </w:divBdr>
    </w:div>
    <w:div w:id="421688295">
      <w:bodyDiv w:val="1"/>
      <w:marLeft w:val="0"/>
      <w:marRight w:val="0"/>
      <w:marTop w:val="0"/>
      <w:marBottom w:val="0"/>
      <w:divBdr>
        <w:top w:val="none" w:sz="0" w:space="0" w:color="auto"/>
        <w:left w:val="none" w:sz="0" w:space="0" w:color="auto"/>
        <w:bottom w:val="none" w:sz="0" w:space="0" w:color="auto"/>
        <w:right w:val="none" w:sz="0" w:space="0" w:color="auto"/>
      </w:divBdr>
    </w:div>
    <w:div w:id="423112499">
      <w:bodyDiv w:val="1"/>
      <w:marLeft w:val="0"/>
      <w:marRight w:val="0"/>
      <w:marTop w:val="0"/>
      <w:marBottom w:val="0"/>
      <w:divBdr>
        <w:top w:val="none" w:sz="0" w:space="0" w:color="auto"/>
        <w:left w:val="none" w:sz="0" w:space="0" w:color="auto"/>
        <w:bottom w:val="none" w:sz="0" w:space="0" w:color="auto"/>
        <w:right w:val="none" w:sz="0" w:space="0" w:color="auto"/>
      </w:divBdr>
    </w:div>
    <w:div w:id="423500512">
      <w:bodyDiv w:val="1"/>
      <w:marLeft w:val="0"/>
      <w:marRight w:val="0"/>
      <w:marTop w:val="0"/>
      <w:marBottom w:val="0"/>
      <w:divBdr>
        <w:top w:val="none" w:sz="0" w:space="0" w:color="auto"/>
        <w:left w:val="none" w:sz="0" w:space="0" w:color="auto"/>
        <w:bottom w:val="none" w:sz="0" w:space="0" w:color="auto"/>
        <w:right w:val="none" w:sz="0" w:space="0" w:color="auto"/>
      </w:divBdr>
    </w:div>
    <w:div w:id="424111813">
      <w:bodyDiv w:val="1"/>
      <w:marLeft w:val="0"/>
      <w:marRight w:val="0"/>
      <w:marTop w:val="0"/>
      <w:marBottom w:val="0"/>
      <w:divBdr>
        <w:top w:val="none" w:sz="0" w:space="0" w:color="auto"/>
        <w:left w:val="none" w:sz="0" w:space="0" w:color="auto"/>
        <w:bottom w:val="none" w:sz="0" w:space="0" w:color="auto"/>
        <w:right w:val="none" w:sz="0" w:space="0" w:color="auto"/>
      </w:divBdr>
    </w:div>
    <w:div w:id="424376065">
      <w:bodyDiv w:val="1"/>
      <w:marLeft w:val="0"/>
      <w:marRight w:val="0"/>
      <w:marTop w:val="0"/>
      <w:marBottom w:val="0"/>
      <w:divBdr>
        <w:top w:val="none" w:sz="0" w:space="0" w:color="auto"/>
        <w:left w:val="none" w:sz="0" w:space="0" w:color="auto"/>
        <w:bottom w:val="none" w:sz="0" w:space="0" w:color="auto"/>
        <w:right w:val="none" w:sz="0" w:space="0" w:color="auto"/>
      </w:divBdr>
    </w:div>
    <w:div w:id="424687271">
      <w:bodyDiv w:val="1"/>
      <w:marLeft w:val="0"/>
      <w:marRight w:val="0"/>
      <w:marTop w:val="0"/>
      <w:marBottom w:val="0"/>
      <w:divBdr>
        <w:top w:val="none" w:sz="0" w:space="0" w:color="auto"/>
        <w:left w:val="none" w:sz="0" w:space="0" w:color="auto"/>
        <w:bottom w:val="none" w:sz="0" w:space="0" w:color="auto"/>
        <w:right w:val="none" w:sz="0" w:space="0" w:color="auto"/>
      </w:divBdr>
    </w:div>
    <w:div w:id="424812843">
      <w:bodyDiv w:val="1"/>
      <w:marLeft w:val="0"/>
      <w:marRight w:val="0"/>
      <w:marTop w:val="0"/>
      <w:marBottom w:val="0"/>
      <w:divBdr>
        <w:top w:val="none" w:sz="0" w:space="0" w:color="auto"/>
        <w:left w:val="none" w:sz="0" w:space="0" w:color="auto"/>
        <w:bottom w:val="none" w:sz="0" w:space="0" w:color="auto"/>
        <w:right w:val="none" w:sz="0" w:space="0" w:color="auto"/>
      </w:divBdr>
    </w:div>
    <w:div w:id="425883745">
      <w:bodyDiv w:val="1"/>
      <w:marLeft w:val="0"/>
      <w:marRight w:val="0"/>
      <w:marTop w:val="0"/>
      <w:marBottom w:val="0"/>
      <w:divBdr>
        <w:top w:val="none" w:sz="0" w:space="0" w:color="auto"/>
        <w:left w:val="none" w:sz="0" w:space="0" w:color="auto"/>
        <w:bottom w:val="none" w:sz="0" w:space="0" w:color="auto"/>
        <w:right w:val="none" w:sz="0" w:space="0" w:color="auto"/>
      </w:divBdr>
    </w:div>
    <w:div w:id="426199942">
      <w:bodyDiv w:val="1"/>
      <w:marLeft w:val="0"/>
      <w:marRight w:val="0"/>
      <w:marTop w:val="0"/>
      <w:marBottom w:val="0"/>
      <w:divBdr>
        <w:top w:val="none" w:sz="0" w:space="0" w:color="auto"/>
        <w:left w:val="none" w:sz="0" w:space="0" w:color="auto"/>
        <w:bottom w:val="none" w:sz="0" w:space="0" w:color="auto"/>
        <w:right w:val="none" w:sz="0" w:space="0" w:color="auto"/>
      </w:divBdr>
    </w:div>
    <w:div w:id="426391761">
      <w:bodyDiv w:val="1"/>
      <w:marLeft w:val="0"/>
      <w:marRight w:val="0"/>
      <w:marTop w:val="0"/>
      <w:marBottom w:val="0"/>
      <w:divBdr>
        <w:top w:val="none" w:sz="0" w:space="0" w:color="auto"/>
        <w:left w:val="none" w:sz="0" w:space="0" w:color="auto"/>
        <w:bottom w:val="none" w:sz="0" w:space="0" w:color="auto"/>
        <w:right w:val="none" w:sz="0" w:space="0" w:color="auto"/>
      </w:divBdr>
    </w:div>
    <w:div w:id="426660082">
      <w:bodyDiv w:val="1"/>
      <w:marLeft w:val="0"/>
      <w:marRight w:val="0"/>
      <w:marTop w:val="0"/>
      <w:marBottom w:val="0"/>
      <w:divBdr>
        <w:top w:val="none" w:sz="0" w:space="0" w:color="auto"/>
        <w:left w:val="none" w:sz="0" w:space="0" w:color="auto"/>
        <w:bottom w:val="none" w:sz="0" w:space="0" w:color="auto"/>
        <w:right w:val="none" w:sz="0" w:space="0" w:color="auto"/>
      </w:divBdr>
    </w:div>
    <w:div w:id="427123667">
      <w:bodyDiv w:val="1"/>
      <w:marLeft w:val="0"/>
      <w:marRight w:val="0"/>
      <w:marTop w:val="0"/>
      <w:marBottom w:val="0"/>
      <w:divBdr>
        <w:top w:val="none" w:sz="0" w:space="0" w:color="auto"/>
        <w:left w:val="none" w:sz="0" w:space="0" w:color="auto"/>
        <w:bottom w:val="none" w:sz="0" w:space="0" w:color="auto"/>
        <w:right w:val="none" w:sz="0" w:space="0" w:color="auto"/>
      </w:divBdr>
    </w:div>
    <w:div w:id="427698319">
      <w:bodyDiv w:val="1"/>
      <w:marLeft w:val="0"/>
      <w:marRight w:val="0"/>
      <w:marTop w:val="0"/>
      <w:marBottom w:val="0"/>
      <w:divBdr>
        <w:top w:val="none" w:sz="0" w:space="0" w:color="auto"/>
        <w:left w:val="none" w:sz="0" w:space="0" w:color="auto"/>
        <w:bottom w:val="none" w:sz="0" w:space="0" w:color="auto"/>
        <w:right w:val="none" w:sz="0" w:space="0" w:color="auto"/>
      </w:divBdr>
    </w:div>
    <w:div w:id="427698657">
      <w:bodyDiv w:val="1"/>
      <w:marLeft w:val="0"/>
      <w:marRight w:val="0"/>
      <w:marTop w:val="0"/>
      <w:marBottom w:val="0"/>
      <w:divBdr>
        <w:top w:val="none" w:sz="0" w:space="0" w:color="auto"/>
        <w:left w:val="none" w:sz="0" w:space="0" w:color="auto"/>
        <w:bottom w:val="none" w:sz="0" w:space="0" w:color="auto"/>
        <w:right w:val="none" w:sz="0" w:space="0" w:color="auto"/>
      </w:divBdr>
    </w:div>
    <w:div w:id="428307922">
      <w:bodyDiv w:val="1"/>
      <w:marLeft w:val="0"/>
      <w:marRight w:val="0"/>
      <w:marTop w:val="0"/>
      <w:marBottom w:val="0"/>
      <w:divBdr>
        <w:top w:val="none" w:sz="0" w:space="0" w:color="auto"/>
        <w:left w:val="none" w:sz="0" w:space="0" w:color="auto"/>
        <w:bottom w:val="none" w:sz="0" w:space="0" w:color="auto"/>
        <w:right w:val="none" w:sz="0" w:space="0" w:color="auto"/>
      </w:divBdr>
    </w:div>
    <w:div w:id="428739914">
      <w:bodyDiv w:val="1"/>
      <w:marLeft w:val="0"/>
      <w:marRight w:val="0"/>
      <w:marTop w:val="0"/>
      <w:marBottom w:val="0"/>
      <w:divBdr>
        <w:top w:val="none" w:sz="0" w:space="0" w:color="auto"/>
        <w:left w:val="none" w:sz="0" w:space="0" w:color="auto"/>
        <w:bottom w:val="none" w:sz="0" w:space="0" w:color="auto"/>
        <w:right w:val="none" w:sz="0" w:space="0" w:color="auto"/>
      </w:divBdr>
    </w:div>
    <w:div w:id="429282663">
      <w:bodyDiv w:val="1"/>
      <w:marLeft w:val="0"/>
      <w:marRight w:val="0"/>
      <w:marTop w:val="0"/>
      <w:marBottom w:val="0"/>
      <w:divBdr>
        <w:top w:val="none" w:sz="0" w:space="0" w:color="auto"/>
        <w:left w:val="none" w:sz="0" w:space="0" w:color="auto"/>
        <w:bottom w:val="none" w:sz="0" w:space="0" w:color="auto"/>
        <w:right w:val="none" w:sz="0" w:space="0" w:color="auto"/>
      </w:divBdr>
    </w:div>
    <w:div w:id="429401404">
      <w:bodyDiv w:val="1"/>
      <w:marLeft w:val="0"/>
      <w:marRight w:val="0"/>
      <w:marTop w:val="0"/>
      <w:marBottom w:val="0"/>
      <w:divBdr>
        <w:top w:val="none" w:sz="0" w:space="0" w:color="auto"/>
        <w:left w:val="none" w:sz="0" w:space="0" w:color="auto"/>
        <w:bottom w:val="none" w:sz="0" w:space="0" w:color="auto"/>
        <w:right w:val="none" w:sz="0" w:space="0" w:color="auto"/>
      </w:divBdr>
    </w:div>
    <w:div w:id="429661129">
      <w:bodyDiv w:val="1"/>
      <w:marLeft w:val="0"/>
      <w:marRight w:val="0"/>
      <w:marTop w:val="0"/>
      <w:marBottom w:val="0"/>
      <w:divBdr>
        <w:top w:val="none" w:sz="0" w:space="0" w:color="auto"/>
        <w:left w:val="none" w:sz="0" w:space="0" w:color="auto"/>
        <w:bottom w:val="none" w:sz="0" w:space="0" w:color="auto"/>
        <w:right w:val="none" w:sz="0" w:space="0" w:color="auto"/>
      </w:divBdr>
    </w:div>
    <w:div w:id="430320795">
      <w:bodyDiv w:val="1"/>
      <w:marLeft w:val="0"/>
      <w:marRight w:val="0"/>
      <w:marTop w:val="0"/>
      <w:marBottom w:val="0"/>
      <w:divBdr>
        <w:top w:val="none" w:sz="0" w:space="0" w:color="auto"/>
        <w:left w:val="none" w:sz="0" w:space="0" w:color="auto"/>
        <w:bottom w:val="none" w:sz="0" w:space="0" w:color="auto"/>
        <w:right w:val="none" w:sz="0" w:space="0" w:color="auto"/>
      </w:divBdr>
    </w:div>
    <w:div w:id="430395766">
      <w:bodyDiv w:val="1"/>
      <w:marLeft w:val="0"/>
      <w:marRight w:val="0"/>
      <w:marTop w:val="0"/>
      <w:marBottom w:val="0"/>
      <w:divBdr>
        <w:top w:val="none" w:sz="0" w:space="0" w:color="auto"/>
        <w:left w:val="none" w:sz="0" w:space="0" w:color="auto"/>
        <w:bottom w:val="none" w:sz="0" w:space="0" w:color="auto"/>
        <w:right w:val="none" w:sz="0" w:space="0" w:color="auto"/>
      </w:divBdr>
    </w:div>
    <w:div w:id="431166601">
      <w:bodyDiv w:val="1"/>
      <w:marLeft w:val="0"/>
      <w:marRight w:val="0"/>
      <w:marTop w:val="0"/>
      <w:marBottom w:val="0"/>
      <w:divBdr>
        <w:top w:val="none" w:sz="0" w:space="0" w:color="auto"/>
        <w:left w:val="none" w:sz="0" w:space="0" w:color="auto"/>
        <w:bottom w:val="none" w:sz="0" w:space="0" w:color="auto"/>
        <w:right w:val="none" w:sz="0" w:space="0" w:color="auto"/>
      </w:divBdr>
    </w:div>
    <w:div w:id="431629445">
      <w:bodyDiv w:val="1"/>
      <w:marLeft w:val="0"/>
      <w:marRight w:val="0"/>
      <w:marTop w:val="0"/>
      <w:marBottom w:val="0"/>
      <w:divBdr>
        <w:top w:val="none" w:sz="0" w:space="0" w:color="auto"/>
        <w:left w:val="none" w:sz="0" w:space="0" w:color="auto"/>
        <w:bottom w:val="none" w:sz="0" w:space="0" w:color="auto"/>
        <w:right w:val="none" w:sz="0" w:space="0" w:color="auto"/>
      </w:divBdr>
    </w:div>
    <w:div w:id="431827985">
      <w:bodyDiv w:val="1"/>
      <w:marLeft w:val="0"/>
      <w:marRight w:val="0"/>
      <w:marTop w:val="0"/>
      <w:marBottom w:val="0"/>
      <w:divBdr>
        <w:top w:val="none" w:sz="0" w:space="0" w:color="auto"/>
        <w:left w:val="none" w:sz="0" w:space="0" w:color="auto"/>
        <w:bottom w:val="none" w:sz="0" w:space="0" w:color="auto"/>
        <w:right w:val="none" w:sz="0" w:space="0" w:color="auto"/>
      </w:divBdr>
    </w:div>
    <w:div w:id="432633648">
      <w:bodyDiv w:val="1"/>
      <w:marLeft w:val="0"/>
      <w:marRight w:val="0"/>
      <w:marTop w:val="0"/>
      <w:marBottom w:val="0"/>
      <w:divBdr>
        <w:top w:val="none" w:sz="0" w:space="0" w:color="auto"/>
        <w:left w:val="none" w:sz="0" w:space="0" w:color="auto"/>
        <w:bottom w:val="none" w:sz="0" w:space="0" w:color="auto"/>
        <w:right w:val="none" w:sz="0" w:space="0" w:color="auto"/>
      </w:divBdr>
    </w:div>
    <w:div w:id="432943363">
      <w:bodyDiv w:val="1"/>
      <w:marLeft w:val="0"/>
      <w:marRight w:val="0"/>
      <w:marTop w:val="0"/>
      <w:marBottom w:val="0"/>
      <w:divBdr>
        <w:top w:val="none" w:sz="0" w:space="0" w:color="auto"/>
        <w:left w:val="none" w:sz="0" w:space="0" w:color="auto"/>
        <w:bottom w:val="none" w:sz="0" w:space="0" w:color="auto"/>
        <w:right w:val="none" w:sz="0" w:space="0" w:color="auto"/>
      </w:divBdr>
    </w:div>
    <w:div w:id="433289850">
      <w:bodyDiv w:val="1"/>
      <w:marLeft w:val="0"/>
      <w:marRight w:val="0"/>
      <w:marTop w:val="0"/>
      <w:marBottom w:val="0"/>
      <w:divBdr>
        <w:top w:val="none" w:sz="0" w:space="0" w:color="auto"/>
        <w:left w:val="none" w:sz="0" w:space="0" w:color="auto"/>
        <w:bottom w:val="none" w:sz="0" w:space="0" w:color="auto"/>
        <w:right w:val="none" w:sz="0" w:space="0" w:color="auto"/>
      </w:divBdr>
    </w:div>
    <w:div w:id="433331338">
      <w:bodyDiv w:val="1"/>
      <w:marLeft w:val="0"/>
      <w:marRight w:val="0"/>
      <w:marTop w:val="0"/>
      <w:marBottom w:val="0"/>
      <w:divBdr>
        <w:top w:val="none" w:sz="0" w:space="0" w:color="auto"/>
        <w:left w:val="none" w:sz="0" w:space="0" w:color="auto"/>
        <w:bottom w:val="none" w:sz="0" w:space="0" w:color="auto"/>
        <w:right w:val="none" w:sz="0" w:space="0" w:color="auto"/>
      </w:divBdr>
    </w:div>
    <w:div w:id="433406350">
      <w:bodyDiv w:val="1"/>
      <w:marLeft w:val="0"/>
      <w:marRight w:val="0"/>
      <w:marTop w:val="0"/>
      <w:marBottom w:val="0"/>
      <w:divBdr>
        <w:top w:val="none" w:sz="0" w:space="0" w:color="auto"/>
        <w:left w:val="none" w:sz="0" w:space="0" w:color="auto"/>
        <w:bottom w:val="none" w:sz="0" w:space="0" w:color="auto"/>
        <w:right w:val="none" w:sz="0" w:space="0" w:color="auto"/>
      </w:divBdr>
    </w:div>
    <w:div w:id="435253500">
      <w:bodyDiv w:val="1"/>
      <w:marLeft w:val="0"/>
      <w:marRight w:val="0"/>
      <w:marTop w:val="0"/>
      <w:marBottom w:val="0"/>
      <w:divBdr>
        <w:top w:val="none" w:sz="0" w:space="0" w:color="auto"/>
        <w:left w:val="none" w:sz="0" w:space="0" w:color="auto"/>
        <w:bottom w:val="none" w:sz="0" w:space="0" w:color="auto"/>
        <w:right w:val="none" w:sz="0" w:space="0" w:color="auto"/>
      </w:divBdr>
    </w:div>
    <w:div w:id="435910697">
      <w:bodyDiv w:val="1"/>
      <w:marLeft w:val="0"/>
      <w:marRight w:val="0"/>
      <w:marTop w:val="0"/>
      <w:marBottom w:val="0"/>
      <w:divBdr>
        <w:top w:val="none" w:sz="0" w:space="0" w:color="auto"/>
        <w:left w:val="none" w:sz="0" w:space="0" w:color="auto"/>
        <w:bottom w:val="none" w:sz="0" w:space="0" w:color="auto"/>
        <w:right w:val="none" w:sz="0" w:space="0" w:color="auto"/>
      </w:divBdr>
    </w:div>
    <w:div w:id="436020068">
      <w:bodyDiv w:val="1"/>
      <w:marLeft w:val="0"/>
      <w:marRight w:val="0"/>
      <w:marTop w:val="0"/>
      <w:marBottom w:val="0"/>
      <w:divBdr>
        <w:top w:val="none" w:sz="0" w:space="0" w:color="auto"/>
        <w:left w:val="none" w:sz="0" w:space="0" w:color="auto"/>
        <w:bottom w:val="none" w:sz="0" w:space="0" w:color="auto"/>
        <w:right w:val="none" w:sz="0" w:space="0" w:color="auto"/>
      </w:divBdr>
    </w:div>
    <w:div w:id="436601714">
      <w:bodyDiv w:val="1"/>
      <w:marLeft w:val="0"/>
      <w:marRight w:val="0"/>
      <w:marTop w:val="0"/>
      <w:marBottom w:val="0"/>
      <w:divBdr>
        <w:top w:val="none" w:sz="0" w:space="0" w:color="auto"/>
        <w:left w:val="none" w:sz="0" w:space="0" w:color="auto"/>
        <w:bottom w:val="none" w:sz="0" w:space="0" w:color="auto"/>
        <w:right w:val="none" w:sz="0" w:space="0" w:color="auto"/>
      </w:divBdr>
    </w:div>
    <w:div w:id="437723474">
      <w:bodyDiv w:val="1"/>
      <w:marLeft w:val="0"/>
      <w:marRight w:val="0"/>
      <w:marTop w:val="0"/>
      <w:marBottom w:val="0"/>
      <w:divBdr>
        <w:top w:val="none" w:sz="0" w:space="0" w:color="auto"/>
        <w:left w:val="none" w:sz="0" w:space="0" w:color="auto"/>
        <w:bottom w:val="none" w:sz="0" w:space="0" w:color="auto"/>
        <w:right w:val="none" w:sz="0" w:space="0" w:color="auto"/>
      </w:divBdr>
    </w:div>
    <w:div w:id="438724643">
      <w:bodyDiv w:val="1"/>
      <w:marLeft w:val="0"/>
      <w:marRight w:val="0"/>
      <w:marTop w:val="0"/>
      <w:marBottom w:val="0"/>
      <w:divBdr>
        <w:top w:val="none" w:sz="0" w:space="0" w:color="auto"/>
        <w:left w:val="none" w:sz="0" w:space="0" w:color="auto"/>
        <w:bottom w:val="none" w:sz="0" w:space="0" w:color="auto"/>
        <w:right w:val="none" w:sz="0" w:space="0" w:color="auto"/>
      </w:divBdr>
    </w:div>
    <w:div w:id="438986738">
      <w:bodyDiv w:val="1"/>
      <w:marLeft w:val="0"/>
      <w:marRight w:val="0"/>
      <w:marTop w:val="0"/>
      <w:marBottom w:val="0"/>
      <w:divBdr>
        <w:top w:val="none" w:sz="0" w:space="0" w:color="auto"/>
        <w:left w:val="none" w:sz="0" w:space="0" w:color="auto"/>
        <w:bottom w:val="none" w:sz="0" w:space="0" w:color="auto"/>
        <w:right w:val="none" w:sz="0" w:space="0" w:color="auto"/>
      </w:divBdr>
    </w:div>
    <w:div w:id="439373808">
      <w:bodyDiv w:val="1"/>
      <w:marLeft w:val="0"/>
      <w:marRight w:val="0"/>
      <w:marTop w:val="0"/>
      <w:marBottom w:val="0"/>
      <w:divBdr>
        <w:top w:val="none" w:sz="0" w:space="0" w:color="auto"/>
        <w:left w:val="none" w:sz="0" w:space="0" w:color="auto"/>
        <w:bottom w:val="none" w:sz="0" w:space="0" w:color="auto"/>
        <w:right w:val="none" w:sz="0" w:space="0" w:color="auto"/>
      </w:divBdr>
    </w:div>
    <w:div w:id="439378233">
      <w:bodyDiv w:val="1"/>
      <w:marLeft w:val="0"/>
      <w:marRight w:val="0"/>
      <w:marTop w:val="0"/>
      <w:marBottom w:val="0"/>
      <w:divBdr>
        <w:top w:val="none" w:sz="0" w:space="0" w:color="auto"/>
        <w:left w:val="none" w:sz="0" w:space="0" w:color="auto"/>
        <w:bottom w:val="none" w:sz="0" w:space="0" w:color="auto"/>
        <w:right w:val="none" w:sz="0" w:space="0" w:color="auto"/>
      </w:divBdr>
    </w:div>
    <w:div w:id="439420695">
      <w:bodyDiv w:val="1"/>
      <w:marLeft w:val="0"/>
      <w:marRight w:val="0"/>
      <w:marTop w:val="0"/>
      <w:marBottom w:val="0"/>
      <w:divBdr>
        <w:top w:val="none" w:sz="0" w:space="0" w:color="auto"/>
        <w:left w:val="none" w:sz="0" w:space="0" w:color="auto"/>
        <w:bottom w:val="none" w:sz="0" w:space="0" w:color="auto"/>
        <w:right w:val="none" w:sz="0" w:space="0" w:color="auto"/>
      </w:divBdr>
    </w:div>
    <w:div w:id="440686578">
      <w:bodyDiv w:val="1"/>
      <w:marLeft w:val="0"/>
      <w:marRight w:val="0"/>
      <w:marTop w:val="0"/>
      <w:marBottom w:val="0"/>
      <w:divBdr>
        <w:top w:val="none" w:sz="0" w:space="0" w:color="auto"/>
        <w:left w:val="none" w:sz="0" w:space="0" w:color="auto"/>
        <w:bottom w:val="none" w:sz="0" w:space="0" w:color="auto"/>
        <w:right w:val="none" w:sz="0" w:space="0" w:color="auto"/>
      </w:divBdr>
    </w:div>
    <w:div w:id="440880748">
      <w:bodyDiv w:val="1"/>
      <w:marLeft w:val="0"/>
      <w:marRight w:val="0"/>
      <w:marTop w:val="0"/>
      <w:marBottom w:val="0"/>
      <w:divBdr>
        <w:top w:val="none" w:sz="0" w:space="0" w:color="auto"/>
        <w:left w:val="none" w:sz="0" w:space="0" w:color="auto"/>
        <w:bottom w:val="none" w:sz="0" w:space="0" w:color="auto"/>
        <w:right w:val="none" w:sz="0" w:space="0" w:color="auto"/>
      </w:divBdr>
    </w:div>
    <w:div w:id="441340981">
      <w:bodyDiv w:val="1"/>
      <w:marLeft w:val="0"/>
      <w:marRight w:val="0"/>
      <w:marTop w:val="0"/>
      <w:marBottom w:val="0"/>
      <w:divBdr>
        <w:top w:val="none" w:sz="0" w:space="0" w:color="auto"/>
        <w:left w:val="none" w:sz="0" w:space="0" w:color="auto"/>
        <w:bottom w:val="none" w:sz="0" w:space="0" w:color="auto"/>
        <w:right w:val="none" w:sz="0" w:space="0" w:color="auto"/>
      </w:divBdr>
    </w:div>
    <w:div w:id="441415278">
      <w:bodyDiv w:val="1"/>
      <w:marLeft w:val="0"/>
      <w:marRight w:val="0"/>
      <w:marTop w:val="0"/>
      <w:marBottom w:val="0"/>
      <w:divBdr>
        <w:top w:val="none" w:sz="0" w:space="0" w:color="auto"/>
        <w:left w:val="none" w:sz="0" w:space="0" w:color="auto"/>
        <w:bottom w:val="none" w:sz="0" w:space="0" w:color="auto"/>
        <w:right w:val="none" w:sz="0" w:space="0" w:color="auto"/>
      </w:divBdr>
    </w:div>
    <w:div w:id="441727599">
      <w:bodyDiv w:val="1"/>
      <w:marLeft w:val="0"/>
      <w:marRight w:val="0"/>
      <w:marTop w:val="0"/>
      <w:marBottom w:val="0"/>
      <w:divBdr>
        <w:top w:val="none" w:sz="0" w:space="0" w:color="auto"/>
        <w:left w:val="none" w:sz="0" w:space="0" w:color="auto"/>
        <w:bottom w:val="none" w:sz="0" w:space="0" w:color="auto"/>
        <w:right w:val="none" w:sz="0" w:space="0" w:color="auto"/>
      </w:divBdr>
    </w:div>
    <w:div w:id="442071771">
      <w:bodyDiv w:val="1"/>
      <w:marLeft w:val="0"/>
      <w:marRight w:val="0"/>
      <w:marTop w:val="0"/>
      <w:marBottom w:val="0"/>
      <w:divBdr>
        <w:top w:val="none" w:sz="0" w:space="0" w:color="auto"/>
        <w:left w:val="none" w:sz="0" w:space="0" w:color="auto"/>
        <w:bottom w:val="none" w:sz="0" w:space="0" w:color="auto"/>
        <w:right w:val="none" w:sz="0" w:space="0" w:color="auto"/>
      </w:divBdr>
    </w:div>
    <w:div w:id="442115077">
      <w:bodyDiv w:val="1"/>
      <w:marLeft w:val="0"/>
      <w:marRight w:val="0"/>
      <w:marTop w:val="0"/>
      <w:marBottom w:val="0"/>
      <w:divBdr>
        <w:top w:val="none" w:sz="0" w:space="0" w:color="auto"/>
        <w:left w:val="none" w:sz="0" w:space="0" w:color="auto"/>
        <w:bottom w:val="none" w:sz="0" w:space="0" w:color="auto"/>
        <w:right w:val="none" w:sz="0" w:space="0" w:color="auto"/>
      </w:divBdr>
    </w:div>
    <w:div w:id="442581337">
      <w:bodyDiv w:val="1"/>
      <w:marLeft w:val="0"/>
      <w:marRight w:val="0"/>
      <w:marTop w:val="0"/>
      <w:marBottom w:val="0"/>
      <w:divBdr>
        <w:top w:val="none" w:sz="0" w:space="0" w:color="auto"/>
        <w:left w:val="none" w:sz="0" w:space="0" w:color="auto"/>
        <w:bottom w:val="none" w:sz="0" w:space="0" w:color="auto"/>
        <w:right w:val="none" w:sz="0" w:space="0" w:color="auto"/>
      </w:divBdr>
    </w:div>
    <w:div w:id="443303674">
      <w:bodyDiv w:val="1"/>
      <w:marLeft w:val="0"/>
      <w:marRight w:val="0"/>
      <w:marTop w:val="0"/>
      <w:marBottom w:val="0"/>
      <w:divBdr>
        <w:top w:val="none" w:sz="0" w:space="0" w:color="auto"/>
        <w:left w:val="none" w:sz="0" w:space="0" w:color="auto"/>
        <w:bottom w:val="none" w:sz="0" w:space="0" w:color="auto"/>
        <w:right w:val="none" w:sz="0" w:space="0" w:color="auto"/>
      </w:divBdr>
    </w:div>
    <w:div w:id="444887828">
      <w:bodyDiv w:val="1"/>
      <w:marLeft w:val="0"/>
      <w:marRight w:val="0"/>
      <w:marTop w:val="0"/>
      <w:marBottom w:val="0"/>
      <w:divBdr>
        <w:top w:val="none" w:sz="0" w:space="0" w:color="auto"/>
        <w:left w:val="none" w:sz="0" w:space="0" w:color="auto"/>
        <w:bottom w:val="none" w:sz="0" w:space="0" w:color="auto"/>
        <w:right w:val="none" w:sz="0" w:space="0" w:color="auto"/>
      </w:divBdr>
    </w:div>
    <w:div w:id="445853500">
      <w:bodyDiv w:val="1"/>
      <w:marLeft w:val="0"/>
      <w:marRight w:val="0"/>
      <w:marTop w:val="0"/>
      <w:marBottom w:val="0"/>
      <w:divBdr>
        <w:top w:val="none" w:sz="0" w:space="0" w:color="auto"/>
        <w:left w:val="none" w:sz="0" w:space="0" w:color="auto"/>
        <w:bottom w:val="none" w:sz="0" w:space="0" w:color="auto"/>
        <w:right w:val="none" w:sz="0" w:space="0" w:color="auto"/>
      </w:divBdr>
    </w:div>
    <w:div w:id="446968843">
      <w:bodyDiv w:val="1"/>
      <w:marLeft w:val="0"/>
      <w:marRight w:val="0"/>
      <w:marTop w:val="0"/>
      <w:marBottom w:val="0"/>
      <w:divBdr>
        <w:top w:val="none" w:sz="0" w:space="0" w:color="auto"/>
        <w:left w:val="none" w:sz="0" w:space="0" w:color="auto"/>
        <w:bottom w:val="none" w:sz="0" w:space="0" w:color="auto"/>
        <w:right w:val="none" w:sz="0" w:space="0" w:color="auto"/>
      </w:divBdr>
    </w:div>
    <w:div w:id="447353132">
      <w:bodyDiv w:val="1"/>
      <w:marLeft w:val="0"/>
      <w:marRight w:val="0"/>
      <w:marTop w:val="0"/>
      <w:marBottom w:val="0"/>
      <w:divBdr>
        <w:top w:val="none" w:sz="0" w:space="0" w:color="auto"/>
        <w:left w:val="none" w:sz="0" w:space="0" w:color="auto"/>
        <w:bottom w:val="none" w:sz="0" w:space="0" w:color="auto"/>
        <w:right w:val="none" w:sz="0" w:space="0" w:color="auto"/>
      </w:divBdr>
    </w:div>
    <w:div w:id="447703464">
      <w:bodyDiv w:val="1"/>
      <w:marLeft w:val="0"/>
      <w:marRight w:val="0"/>
      <w:marTop w:val="0"/>
      <w:marBottom w:val="0"/>
      <w:divBdr>
        <w:top w:val="none" w:sz="0" w:space="0" w:color="auto"/>
        <w:left w:val="none" w:sz="0" w:space="0" w:color="auto"/>
        <w:bottom w:val="none" w:sz="0" w:space="0" w:color="auto"/>
        <w:right w:val="none" w:sz="0" w:space="0" w:color="auto"/>
      </w:divBdr>
    </w:div>
    <w:div w:id="447895925">
      <w:bodyDiv w:val="1"/>
      <w:marLeft w:val="0"/>
      <w:marRight w:val="0"/>
      <w:marTop w:val="0"/>
      <w:marBottom w:val="0"/>
      <w:divBdr>
        <w:top w:val="none" w:sz="0" w:space="0" w:color="auto"/>
        <w:left w:val="none" w:sz="0" w:space="0" w:color="auto"/>
        <w:bottom w:val="none" w:sz="0" w:space="0" w:color="auto"/>
        <w:right w:val="none" w:sz="0" w:space="0" w:color="auto"/>
      </w:divBdr>
    </w:div>
    <w:div w:id="448738851">
      <w:bodyDiv w:val="1"/>
      <w:marLeft w:val="0"/>
      <w:marRight w:val="0"/>
      <w:marTop w:val="0"/>
      <w:marBottom w:val="0"/>
      <w:divBdr>
        <w:top w:val="none" w:sz="0" w:space="0" w:color="auto"/>
        <w:left w:val="none" w:sz="0" w:space="0" w:color="auto"/>
        <w:bottom w:val="none" w:sz="0" w:space="0" w:color="auto"/>
        <w:right w:val="none" w:sz="0" w:space="0" w:color="auto"/>
      </w:divBdr>
    </w:div>
    <w:div w:id="449126619">
      <w:bodyDiv w:val="1"/>
      <w:marLeft w:val="0"/>
      <w:marRight w:val="0"/>
      <w:marTop w:val="0"/>
      <w:marBottom w:val="0"/>
      <w:divBdr>
        <w:top w:val="none" w:sz="0" w:space="0" w:color="auto"/>
        <w:left w:val="none" w:sz="0" w:space="0" w:color="auto"/>
        <w:bottom w:val="none" w:sz="0" w:space="0" w:color="auto"/>
        <w:right w:val="none" w:sz="0" w:space="0" w:color="auto"/>
      </w:divBdr>
    </w:div>
    <w:div w:id="450171530">
      <w:bodyDiv w:val="1"/>
      <w:marLeft w:val="0"/>
      <w:marRight w:val="0"/>
      <w:marTop w:val="0"/>
      <w:marBottom w:val="0"/>
      <w:divBdr>
        <w:top w:val="none" w:sz="0" w:space="0" w:color="auto"/>
        <w:left w:val="none" w:sz="0" w:space="0" w:color="auto"/>
        <w:bottom w:val="none" w:sz="0" w:space="0" w:color="auto"/>
        <w:right w:val="none" w:sz="0" w:space="0" w:color="auto"/>
      </w:divBdr>
    </w:div>
    <w:div w:id="450634534">
      <w:bodyDiv w:val="1"/>
      <w:marLeft w:val="0"/>
      <w:marRight w:val="0"/>
      <w:marTop w:val="0"/>
      <w:marBottom w:val="0"/>
      <w:divBdr>
        <w:top w:val="none" w:sz="0" w:space="0" w:color="auto"/>
        <w:left w:val="none" w:sz="0" w:space="0" w:color="auto"/>
        <w:bottom w:val="none" w:sz="0" w:space="0" w:color="auto"/>
        <w:right w:val="none" w:sz="0" w:space="0" w:color="auto"/>
      </w:divBdr>
    </w:div>
    <w:div w:id="451291821">
      <w:bodyDiv w:val="1"/>
      <w:marLeft w:val="0"/>
      <w:marRight w:val="0"/>
      <w:marTop w:val="0"/>
      <w:marBottom w:val="0"/>
      <w:divBdr>
        <w:top w:val="none" w:sz="0" w:space="0" w:color="auto"/>
        <w:left w:val="none" w:sz="0" w:space="0" w:color="auto"/>
        <w:bottom w:val="none" w:sz="0" w:space="0" w:color="auto"/>
        <w:right w:val="none" w:sz="0" w:space="0" w:color="auto"/>
      </w:divBdr>
    </w:div>
    <w:div w:id="451367168">
      <w:bodyDiv w:val="1"/>
      <w:marLeft w:val="0"/>
      <w:marRight w:val="0"/>
      <w:marTop w:val="0"/>
      <w:marBottom w:val="0"/>
      <w:divBdr>
        <w:top w:val="none" w:sz="0" w:space="0" w:color="auto"/>
        <w:left w:val="none" w:sz="0" w:space="0" w:color="auto"/>
        <w:bottom w:val="none" w:sz="0" w:space="0" w:color="auto"/>
        <w:right w:val="none" w:sz="0" w:space="0" w:color="auto"/>
      </w:divBdr>
    </w:div>
    <w:div w:id="451560722">
      <w:bodyDiv w:val="1"/>
      <w:marLeft w:val="0"/>
      <w:marRight w:val="0"/>
      <w:marTop w:val="0"/>
      <w:marBottom w:val="0"/>
      <w:divBdr>
        <w:top w:val="none" w:sz="0" w:space="0" w:color="auto"/>
        <w:left w:val="none" w:sz="0" w:space="0" w:color="auto"/>
        <w:bottom w:val="none" w:sz="0" w:space="0" w:color="auto"/>
        <w:right w:val="none" w:sz="0" w:space="0" w:color="auto"/>
      </w:divBdr>
    </w:div>
    <w:div w:id="453208535">
      <w:bodyDiv w:val="1"/>
      <w:marLeft w:val="0"/>
      <w:marRight w:val="0"/>
      <w:marTop w:val="0"/>
      <w:marBottom w:val="0"/>
      <w:divBdr>
        <w:top w:val="none" w:sz="0" w:space="0" w:color="auto"/>
        <w:left w:val="none" w:sz="0" w:space="0" w:color="auto"/>
        <w:bottom w:val="none" w:sz="0" w:space="0" w:color="auto"/>
        <w:right w:val="none" w:sz="0" w:space="0" w:color="auto"/>
      </w:divBdr>
    </w:div>
    <w:div w:id="453451158">
      <w:bodyDiv w:val="1"/>
      <w:marLeft w:val="0"/>
      <w:marRight w:val="0"/>
      <w:marTop w:val="0"/>
      <w:marBottom w:val="0"/>
      <w:divBdr>
        <w:top w:val="none" w:sz="0" w:space="0" w:color="auto"/>
        <w:left w:val="none" w:sz="0" w:space="0" w:color="auto"/>
        <w:bottom w:val="none" w:sz="0" w:space="0" w:color="auto"/>
        <w:right w:val="none" w:sz="0" w:space="0" w:color="auto"/>
      </w:divBdr>
    </w:div>
    <w:div w:id="454061766">
      <w:bodyDiv w:val="1"/>
      <w:marLeft w:val="0"/>
      <w:marRight w:val="0"/>
      <w:marTop w:val="0"/>
      <w:marBottom w:val="0"/>
      <w:divBdr>
        <w:top w:val="none" w:sz="0" w:space="0" w:color="auto"/>
        <w:left w:val="none" w:sz="0" w:space="0" w:color="auto"/>
        <w:bottom w:val="none" w:sz="0" w:space="0" w:color="auto"/>
        <w:right w:val="none" w:sz="0" w:space="0" w:color="auto"/>
      </w:divBdr>
    </w:div>
    <w:div w:id="454252248">
      <w:bodyDiv w:val="1"/>
      <w:marLeft w:val="0"/>
      <w:marRight w:val="0"/>
      <w:marTop w:val="0"/>
      <w:marBottom w:val="0"/>
      <w:divBdr>
        <w:top w:val="none" w:sz="0" w:space="0" w:color="auto"/>
        <w:left w:val="none" w:sz="0" w:space="0" w:color="auto"/>
        <w:bottom w:val="none" w:sz="0" w:space="0" w:color="auto"/>
        <w:right w:val="none" w:sz="0" w:space="0" w:color="auto"/>
      </w:divBdr>
    </w:div>
    <w:div w:id="454759862">
      <w:bodyDiv w:val="1"/>
      <w:marLeft w:val="0"/>
      <w:marRight w:val="0"/>
      <w:marTop w:val="0"/>
      <w:marBottom w:val="0"/>
      <w:divBdr>
        <w:top w:val="none" w:sz="0" w:space="0" w:color="auto"/>
        <w:left w:val="none" w:sz="0" w:space="0" w:color="auto"/>
        <w:bottom w:val="none" w:sz="0" w:space="0" w:color="auto"/>
        <w:right w:val="none" w:sz="0" w:space="0" w:color="auto"/>
      </w:divBdr>
    </w:div>
    <w:div w:id="455612095">
      <w:bodyDiv w:val="1"/>
      <w:marLeft w:val="0"/>
      <w:marRight w:val="0"/>
      <w:marTop w:val="0"/>
      <w:marBottom w:val="0"/>
      <w:divBdr>
        <w:top w:val="none" w:sz="0" w:space="0" w:color="auto"/>
        <w:left w:val="none" w:sz="0" w:space="0" w:color="auto"/>
        <w:bottom w:val="none" w:sz="0" w:space="0" w:color="auto"/>
        <w:right w:val="none" w:sz="0" w:space="0" w:color="auto"/>
      </w:divBdr>
    </w:div>
    <w:div w:id="456262883">
      <w:bodyDiv w:val="1"/>
      <w:marLeft w:val="0"/>
      <w:marRight w:val="0"/>
      <w:marTop w:val="0"/>
      <w:marBottom w:val="0"/>
      <w:divBdr>
        <w:top w:val="none" w:sz="0" w:space="0" w:color="auto"/>
        <w:left w:val="none" w:sz="0" w:space="0" w:color="auto"/>
        <w:bottom w:val="none" w:sz="0" w:space="0" w:color="auto"/>
        <w:right w:val="none" w:sz="0" w:space="0" w:color="auto"/>
      </w:divBdr>
    </w:div>
    <w:div w:id="456604814">
      <w:bodyDiv w:val="1"/>
      <w:marLeft w:val="0"/>
      <w:marRight w:val="0"/>
      <w:marTop w:val="0"/>
      <w:marBottom w:val="0"/>
      <w:divBdr>
        <w:top w:val="none" w:sz="0" w:space="0" w:color="auto"/>
        <w:left w:val="none" w:sz="0" w:space="0" w:color="auto"/>
        <w:bottom w:val="none" w:sz="0" w:space="0" w:color="auto"/>
        <w:right w:val="none" w:sz="0" w:space="0" w:color="auto"/>
      </w:divBdr>
    </w:div>
    <w:div w:id="457146334">
      <w:bodyDiv w:val="1"/>
      <w:marLeft w:val="0"/>
      <w:marRight w:val="0"/>
      <w:marTop w:val="0"/>
      <w:marBottom w:val="0"/>
      <w:divBdr>
        <w:top w:val="none" w:sz="0" w:space="0" w:color="auto"/>
        <w:left w:val="none" w:sz="0" w:space="0" w:color="auto"/>
        <w:bottom w:val="none" w:sz="0" w:space="0" w:color="auto"/>
        <w:right w:val="none" w:sz="0" w:space="0" w:color="auto"/>
      </w:divBdr>
    </w:div>
    <w:div w:id="457451574">
      <w:bodyDiv w:val="1"/>
      <w:marLeft w:val="0"/>
      <w:marRight w:val="0"/>
      <w:marTop w:val="0"/>
      <w:marBottom w:val="0"/>
      <w:divBdr>
        <w:top w:val="none" w:sz="0" w:space="0" w:color="auto"/>
        <w:left w:val="none" w:sz="0" w:space="0" w:color="auto"/>
        <w:bottom w:val="none" w:sz="0" w:space="0" w:color="auto"/>
        <w:right w:val="none" w:sz="0" w:space="0" w:color="auto"/>
      </w:divBdr>
    </w:div>
    <w:div w:id="457526778">
      <w:bodyDiv w:val="1"/>
      <w:marLeft w:val="0"/>
      <w:marRight w:val="0"/>
      <w:marTop w:val="0"/>
      <w:marBottom w:val="0"/>
      <w:divBdr>
        <w:top w:val="none" w:sz="0" w:space="0" w:color="auto"/>
        <w:left w:val="none" w:sz="0" w:space="0" w:color="auto"/>
        <w:bottom w:val="none" w:sz="0" w:space="0" w:color="auto"/>
        <w:right w:val="none" w:sz="0" w:space="0" w:color="auto"/>
      </w:divBdr>
    </w:div>
    <w:div w:id="457645182">
      <w:bodyDiv w:val="1"/>
      <w:marLeft w:val="0"/>
      <w:marRight w:val="0"/>
      <w:marTop w:val="0"/>
      <w:marBottom w:val="0"/>
      <w:divBdr>
        <w:top w:val="none" w:sz="0" w:space="0" w:color="auto"/>
        <w:left w:val="none" w:sz="0" w:space="0" w:color="auto"/>
        <w:bottom w:val="none" w:sz="0" w:space="0" w:color="auto"/>
        <w:right w:val="none" w:sz="0" w:space="0" w:color="auto"/>
      </w:divBdr>
    </w:div>
    <w:div w:id="457841292">
      <w:bodyDiv w:val="1"/>
      <w:marLeft w:val="0"/>
      <w:marRight w:val="0"/>
      <w:marTop w:val="0"/>
      <w:marBottom w:val="0"/>
      <w:divBdr>
        <w:top w:val="none" w:sz="0" w:space="0" w:color="auto"/>
        <w:left w:val="none" w:sz="0" w:space="0" w:color="auto"/>
        <w:bottom w:val="none" w:sz="0" w:space="0" w:color="auto"/>
        <w:right w:val="none" w:sz="0" w:space="0" w:color="auto"/>
      </w:divBdr>
    </w:div>
    <w:div w:id="457993684">
      <w:bodyDiv w:val="1"/>
      <w:marLeft w:val="0"/>
      <w:marRight w:val="0"/>
      <w:marTop w:val="0"/>
      <w:marBottom w:val="0"/>
      <w:divBdr>
        <w:top w:val="none" w:sz="0" w:space="0" w:color="auto"/>
        <w:left w:val="none" w:sz="0" w:space="0" w:color="auto"/>
        <w:bottom w:val="none" w:sz="0" w:space="0" w:color="auto"/>
        <w:right w:val="none" w:sz="0" w:space="0" w:color="auto"/>
      </w:divBdr>
    </w:div>
    <w:div w:id="458108808">
      <w:bodyDiv w:val="1"/>
      <w:marLeft w:val="0"/>
      <w:marRight w:val="0"/>
      <w:marTop w:val="0"/>
      <w:marBottom w:val="0"/>
      <w:divBdr>
        <w:top w:val="none" w:sz="0" w:space="0" w:color="auto"/>
        <w:left w:val="none" w:sz="0" w:space="0" w:color="auto"/>
        <w:bottom w:val="none" w:sz="0" w:space="0" w:color="auto"/>
        <w:right w:val="none" w:sz="0" w:space="0" w:color="auto"/>
      </w:divBdr>
    </w:div>
    <w:div w:id="458303621">
      <w:bodyDiv w:val="1"/>
      <w:marLeft w:val="0"/>
      <w:marRight w:val="0"/>
      <w:marTop w:val="0"/>
      <w:marBottom w:val="0"/>
      <w:divBdr>
        <w:top w:val="none" w:sz="0" w:space="0" w:color="auto"/>
        <w:left w:val="none" w:sz="0" w:space="0" w:color="auto"/>
        <w:bottom w:val="none" w:sz="0" w:space="0" w:color="auto"/>
        <w:right w:val="none" w:sz="0" w:space="0" w:color="auto"/>
      </w:divBdr>
    </w:div>
    <w:div w:id="458501253">
      <w:bodyDiv w:val="1"/>
      <w:marLeft w:val="0"/>
      <w:marRight w:val="0"/>
      <w:marTop w:val="0"/>
      <w:marBottom w:val="0"/>
      <w:divBdr>
        <w:top w:val="none" w:sz="0" w:space="0" w:color="auto"/>
        <w:left w:val="none" w:sz="0" w:space="0" w:color="auto"/>
        <w:bottom w:val="none" w:sz="0" w:space="0" w:color="auto"/>
        <w:right w:val="none" w:sz="0" w:space="0" w:color="auto"/>
      </w:divBdr>
    </w:div>
    <w:div w:id="459036395">
      <w:bodyDiv w:val="1"/>
      <w:marLeft w:val="0"/>
      <w:marRight w:val="0"/>
      <w:marTop w:val="0"/>
      <w:marBottom w:val="0"/>
      <w:divBdr>
        <w:top w:val="none" w:sz="0" w:space="0" w:color="auto"/>
        <w:left w:val="none" w:sz="0" w:space="0" w:color="auto"/>
        <w:bottom w:val="none" w:sz="0" w:space="0" w:color="auto"/>
        <w:right w:val="none" w:sz="0" w:space="0" w:color="auto"/>
      </w:divBdr>
    </w:div>
    <w:div w:id="459148833">
      <w:bodyDiv w:val="1"/>
      <w:marLeft w:val="0"/>
      <w:marRight w:val="0"/>
      <w:marTop w:val="0"/>
      <w:marBottom w:val="0"/>
      <w:divBdr>
        <w:top w:val="none" w:sz="0" w:space="0" w:color="auto"/>
        <w:left w:val="none" w:sz="0" w:space="0" w:color="auto"/>
        <w:bottom w:val="none" w:sz="0" w:space="0" w:color="auto"/>
        <w:right w:val="none" w:sz="0" w:space="0" w:color="auto"/>
      </w:divBdr>
    </w:div>
    <w:div w:id="459153544">
      <w:bodyDiv w:val="1"/>
      <w:marLeft w:val="0"/>
      <w:marRight w:val="0"/>
      <w:marTop w:val="0"/>
      <w:marBottom w:val="0"/>
      <w:divBdr>
        <w:top w:val="none" w:sz="0" w:space="0" w:color="auto"/>
        <w:left w:val="none" w:sz="0" w:space="0" w:color="auto"/>
        <w:bottom w:val="none" w:sz="0" w:space="0" w:color="auto"/>
        <w:right w:val="none" w:sz="0" w:space="0" w:color="auto"/>
      </w:divBdr>
    </w:div>
    <w:div w:id="459342018">
      <w:bodyDiv w:val="1"/>
      <w:marLeft w:val="0"/>
      <w:marRight w:val="0"/>
      <w:marTop w:val="0"/>
      <w:marBottom w:val="0"/>
      <w:divBdr>
        <w:top w:val="none" w:sz="0" w:space="0" w:color="auto"/>
        <w:left w:val="none" w:sz="0" w:space="0" w:color="auto"/>
        <w:bottom w:val="none" w:sz="0" w:space="0" w:color="auto"/>
        <w:right w:val="none" w:sz="0" w:space="0" w:color="auto"/>
      </w:divBdr>
    </w:div>
    <w:div w:id="459686646">
      <w:bodyDiv w:val="1"/>
      <w:marLeft w:val="0"/>
      <w:marRight w:val="0"/>
      <w:marTop w:val="0"/>
      <w:marBottom w:val="0"/>
      <w:divBdr>
        <w:top w:val="none" w:sz="0" w:space="0" w:color="auto"/>
        <w:left w:val="none" w:sz="0" w:space="0" w:color="auto"/>
        <w:bottom w:val="none" w:sz="0" w:space="0" w:color="auto"/>
        <w:right w:val="none" w:sz="0" w:space="0" w:color="auto"/>
      </w:divBdr>
    </w:div>
    <w:div w:id="459999675">
      <w:bodyDiv w:val="1"/>
      <w:marLeft w:val="0"/>
      <w:marRight w:val="0"/>
      <w:marTop w:val="0"/>
      <w:marBottom w:val="0"/>
      <w:divBdr>
        <w:top w:val="none" w:sz="0" w:space="0" w:color="auto"/>
        <w:left w:val="none" w:sz="0" w:space="0" w:color="auto"/>
        <w:bottom w:val="none" w:sz="0" w:space="0" w:color="auto"/>
        <w:right w:val="none" w:sz="0" w:space="0" w:color="auto"/>
      </w:divBdr>
    </w:div>
    <w:div w:id="460156354">
      <w:bodyDiv w:val="1"/>
      <w:marLeft w:val="0"/>
      <w:marRight w:val="0"/>
      <w:marTop w:val="0"/>
      <w:marBottom w:val="0"/>
      <w:divBdr>
        <w:top w:val="none" w:sz="0" w:space="0" w:color="auto"/>
        <w:left w:val="none" w:sz="0" w:space="0" w:color="auto"/>
        <w:bottom w:val="none" w:sz="0" w:space="0" w:color="auto"/>
        <w:right w:val="none" w:sz="0" w:space="0" w:color="auto"/>
      </w:divBdr>
    </w:div>
    <w:div w:id="460805327">
      <w:bodyDiv w:val="1"/>
      <w:marLeft w:val="0"/>
      <w:marRight w:val="0"/>
      <w:marTop w:val="0"/>
      <w:marBottom w:val="0"/>
      <w:divBdr>
        <w:top w:val="none" w:sz="0" w:space="0" w:color="auto"/>
        <w:left w:val="none" w:sz="0" w:space="0" w:color="auto"/>
        <w:bottom w:val="none" w:sz="0" w:space="0" w:color="auto"/>
        <w:right w:val="none" w:sz="0" w:space="0" w:color="auto"/>
      </w:divBdr>
    </w:div>
    <w:div w:id="460996435">
      <w:bodyDiv w:val="1"/>
      <w:marLeft w:val="0"/>
      <w:marRight w:val="0"/>
      <w:marTop w:val="0"/>
      <w:marBottom w:val="0"/>
      <w:divBdr>
        <w:top w:val="none" w:sz="0" w:space="0" w:color="auto"/>
        <w:left w:val="none" w:sz="0" w:space="0" w:color="auto"/>
        <w:bottom w:val="none" w:sz="0" w:space="0" w:color="auto"/>
        <w:right w:val="none" w:sz="0" w:space="0" w:color="auto"/>
      </w:divBdr>
    </w:div>
    <w:div w:id="461580307">
      <w:bodyDiv w:val="1"/>
      <w:marLeft w:val="0"/>
      <w:marRight w:val="0"/>
      <w:marTop w:val="0"/>
      <w:marBottom w:val="0"/>
      <w:divBdr>
        <w:top w:val="none" w:sz="0" w:space="0" w:color="auto"/>
        <w:left w:val="none" w:sz="0" w:space="0" w:color="auto"/>
        <w:bottom w:val="none" w:sz="0" w:space="0" w:color="auto"/>
        <w:right w:val="none" w:sz="0" w:space="0" w:color="auto"/>
      </w:divBdr>
    </w:div>
    <w:div w:id="461773436">
      <w:bodyDiv w:val="1"/>
      <w:marLeft w:val="0"/>
      <w:marRight w:val="0"/>
      <w:marTop w:val="0"/>
      <w:marBottom w:val="0"/>
      <w:divBdr>
        <w:top w:val="none" w:sz="0" w:space="0" w:color="auto"/>
        <w:left w:val="none" w:sz="0" w:space="0" w:color="auto"/>
        <w:bottom w:val="none" w:sz="0" w:space="0" w:color="auto"/>
        <w:right w:val="none" w:sz="0" w:space="0" w:color="auto"/>
      </w:divBdr>
    </w:div>
    <w:div w:id="461969005">
      <w:bodyDiv w:val="1"/>
      <w:marLeft w:val="0"/>
      <w:marRight w:val="0"/>
      <w:marTop w:val="0"/>
      <w:marBottom w:val="0"/>
      <w:divBdr>
        <w:top w:val="none" w:sz="0" w:space="0" w:color="auto"/>
        <w:left w:val="none" w:sz="0" w:space="0" w:color="auto"/>
        <w:bottom w:val="none" w:sz="0" w:space="0" w:color="auto"/>
        <w:right w:val="none" w:sz="0" w:space="0" w:color="auto"/>
      </w:divBdr>
    </w:div>
    <w:div w:id="462381917">
      <w:bodyDiv w:val="1"/>
      <w:marLeft w:val="0"/>
      <w:marRight w:val="0"/>
      <w:marTop w:val="0"/>
      <w:marBottom w:val="0"/>
      <w:divBdr>
        <w:top w:val="none" w:sz="0" w:space="0" w:color="auto"/>
        <w:left w:val="none" w:sz="0" w:space="0" w:color="auto"/>
        <w:bottom w:val="none" w:sz="0" w:space="0" w:color="auto"/>
        <w:right w:val="none" w:sz="0" w:space="0" w:color="auto"/>
      </w:divBdr>
    </w:div>
    <w:div w:id="462433506">
      <w:bodyDiv w:val="1"/>
      <w:marLeft w:val="0"/>
      <w:marRight w:val="0"/>
      <w:marTop w:val="0"/>
      <w:marBottom w:val="0"/>
      <w:divBdr>
        <w:top w:val="none" w:sz="0" w:space="0" w:color="auto"/>
        <w:left w:val="none" w:sz="0" w:space="0" w:color="auto"/>
        <w:bottom w:val="none" w:sz="0" w:space="0" w:color="auto"/>
        <w:right w:val="none" w:sz="0" w:space="0" w:color="auto"/>
      </w:divBdr>
    </w:div>
    <w:div w:id="464010294">
      <w:bodyDiv w:val="1"/>
      <w:marLeft w:val="0"/>
      <w:marRight w:val="0"/>
      <w:marTop w:val="0"/>
      <w:marBottom w:val="0"/>
      <w:divBdr>
        <w:top w:val="none" w:sz="0" w:space="0" w:color="auto"/>
        <w:left w:val="none" w:sz="0" w:space="0" w:color="auto"/>
        <w:bottom w:val="none" w:sz="0" w:space="0" w:color="auto"/>
        <w:right w:val="none" w:sz="0" w:space="0" w:color="auto"/>
      </w:divBdr>
    </w:div>
    <w:div w:id="465047276">
      <w:bodyDiv w:val="1"/>
      <w:marLeft w:val="0"/>
      <w:marRight w:val="0"/>
      <w:marTop w:val="0"/>
      <w:marBottom w:val="0"/>
      <w:divBdr>
        <w:top w:val="none" w:sz="0" w:space="0" w:color="auto"/>
        <w:left w:val="none" w:sz="0" w:space="0" w:color="auto"/>
        <w:bottom w:val="none" w:sz="0" w:space="0" w:color="auto"/>
        <w:right w:val="none" w:sz="0" w:space="0" w:color="auto"/>
      </w:divBdr>
    </w:div>
    <w:div w:id="465776498">
      <w:bodyDiv w:val="1"/>
      <w:marLeft w:val="0"/>
      <w:marRight w:val="0"/>
      <w:marTop w:val="0"/>
      <w:marBottom w:val="0"/>
      <w:divBdr>
        <w:top w:val="none" w:sz="0" w:space="0" w:color="auto"/>
        <w:left w:val="none" w:sz="0" w:space="0" w:color="auto"/>
        <w:bottom w:val="none" w:sz="0" w:space="0" w:color="auto"/>
        <w:right w:val="none" w:sz="0" w:space="0" w:color="auto"/>
      </w:divBdr>
    </w:div>
    <w:div w:id="465853421">
      <w:bodyDiv w:val="1"/>
      <w:marLeft w:val="0"/>
      <w:marRight w:val="0"/>
      <w:marTop w:val="0"/>
      <w:marBottom w:val="0"/>
      <w:divBdr>
        <w:top w:val="none" w:sz="0" w:space="0" w:color="auto"/>
        <w:left w:val="none" w:sz="0" w:space="0" w:color="auto"/>
        <w:bottom w:val="none" w:sz="0" w:space="0" w:color="auto"/>
        <w:right w:val="none" w:sz="0" w:space="0" w:color="auto"/>
      </w:divBdr>
    </w:div>
    <w:div w:id="466826430">
      <w:bodyDiv w:val="1"/>
      <w:marLeft w:val="0"/>
      <w:marRight w:val="0"/>
      <w:marTop w:val="0"/>
      <w:marBottom w:val="0"/>
      <w:divBdr>
        <w:top w:val="none" w:sz="0" w:space="0" w:color="auto"/>
        <w:left w:val="none" w:sz="0" w:space="0" w:color="auto"/>
        <w:bottom w:val="none" w:sz="0" w:space="0" w:color="auto"/>
        <w:right w:val="none" w:sz="0" w:space="0" w:color="auto"/>
      </w:divBdr>
    </w:div>
    <w:div w:id="467011413">
      <w:bodyDiv w:val="1"/>
      <w:marLeft w:val="0"/>
      <w:marRight w:val="0"/>
      <w:marTop w:val="0"/>
      <w:marBottom w:val="0"/>
      <w:divBdr>
        <w:top w:val="none" w:sz="0" w:space="0" w:color="auto"/>
        <w:left w:val="none" w:sz="0" w:space="0" w:color="auto"/>
        <w:bottom w:val="none" w:sz="0" w:space="0" w:color="auto"/>
        <w:right w:val="none" w:sz="0" w:space="0" w:color="auto"/>
      </w:divBdr>
    </w:div>
    <w:div w:id="467014824">
      <w:bodyDiv w:val="1"/>
      <w:marLeft w:val="0"/>
      <w:marRight w:val="0"/>
      <w:marTop w:val="0"/>
      <w:marBottom w:val="0"/>
      <w:divBdr>
        <w:top w:val="none" w:sz="0" w:space="0" w:color="auto"/>
        <w:left w:val="none" w:sz="0" w:space="0" w:color="auto"/>
        <w:bottom w:val="none" w:sz="0" w:space="0" w:color="auto"/>
        <w:right w:val="none" w:sz="0" w:space="0" w:color="auto"/>
      </w:divBdr>
    </w:div>
    <w:div w:id="467599713">
      <w:bodyDiv w:val="1"/>
      <w:marLeft w:val="0"/>
      <w:marRight w:val="0"/>
      <w:marTop w:val="0"/>
      <w:marBottom w:val="0"/>
      <w:divBdr>
        <w:top w:val="none" w:sz="0" w:space="0" w:color="auto"/>
        <w:left w:val="none" w:sz="0" w:space="0" w:color="auto"/>
        <w:bottom w:val="none" w:sz="0" w:space="0" w:color="auto"/>
        <w:right w:val="none" w:sz="0" w:space="0" w:color="auto"/>
      </w:divBdr>
    </w:div>
    <w:div w:id="468867674">
      <w:bodyDiv w:val="1"/>
      <w:marLeft w:val="0"/>
      <w:marRight w:val="0"/>
      <w:marTop w:val="0"/>
      <w:marBottom w:val="0"/>
      <w:divBdr>
        <w:top w:val="none" w:sz="0" w:space="0" w:color="auto"/>
        <w:left w:val="none" w:sz="0" w:space="0" w:color="auto"/>
        <w:bottom w:val="none" w:sz="0" w:space="0" w:color="auto"/>
        <w:right w:val="none" w:sz="0" w:space="0" w:color="auto"/>
      </w:divBdr>
    </w:div>
    <w:div w:id="470486399">
      <w:bodyDiv w:val="1"/>
      <w:marLeft w:val="0"/>
      <w:marRight w:val="0"/>
      <w:marTop w:val="0"/>
      <w:marBottom w:val="0"/>
      <w:divBdr>
        <w:top w:val="none" w:sz="0" w:space="0" w:color="auto"/>
        <w:left w:val="none" w:sz="0" w:space="0" w:color="auto"/>
        <w:bottom w:val="none" w:sz="0" w:space="0" w:color="auto"/>
        <w:right w:val="none" w:sz="0" w:space="0" w:color="auto"/>
      </w:divBdr>
    </w:div>
    <w:div w:id="471606680">
      <w:bodyDiv w:val="1"/>
      <w:marLeft w:val="0"/>
      <w:marRight w:val="0"/>
      <w:marTop w:val="0"/>
      <w:marBottom w:val="0"/>
      <w:divBdr>
        <w:top w:val="none" w:sz="0" w:space="0" w:color="auto"/>
        <w:left w:val="none" w:sz="0" w:space="0" w:color="auto"/>
        <w:bottom w:val="none" w:sz="0" w:space="0" w:color="auto"/>
        <w:right w:val="none" w:sz="0" w:space="0" w:color="auto"/>
      </w:divBdr>
    </w:div>
    <w:div w:id="472211527">
      <w:bodyDiv w:val="1"/>
      <w:marLeft w:val="0"/>
      <w:marRight w:val="0"/>
      <w:marTop w:val="0"/>
      <w:marBottom w:val="0"/>
      <w:divBdr>
        <w:top w:val="none" w:sz="0" w:space="0" w:color="auto"/>
        <w:left w:val="none" w:sz="0" w:space="0" w:color="auto"/>
        <w:bottom w:val="none" w:sz="0" w:space="0" w:color="auto"/>
        <w:right w:val="none" w:sz="0" w:space="0" w:color="auto"/>
      </w:divBdr>
    </w:div>
    <w:div w:id="472722442">
      <w:bodyDiv w:val="1"/>
      <w:marLeft w:val="0"/>
      <w:marRight w:val="0"/>
      <w:marTop w:val="0"/>
      <w:marBottom w:val="0"/>
      <w:divBdr>
        <w:top w:val="none" w:sz="0" w:space="0" w:color="auto"/>
        <w:left w:val="none" w:sz="0" w:space="0" w:color="auto"/>
        <w:bottom w:val="none" w:sz="0" w:space="0" w:color="auto"/>
        <w:right w:val="none" w:sz="0" w:space="0" w:color="auto"/>
      </w:divBdr>
    </w:div>
    <w:div w:id="474758883">
      <w:bodyDiv w:val="1"/>
      <w:marLeft w:val="0"/>
      <w:marRight w:val="0"/>
      <w:marTop w:val="0"/>
      <w:marBottom w:val="0"/>
      <w:divBdr>
        <w:top w:val="none" w:sz="0" w:space="0" w:color="auto"/>
        <w:left w:val="none" w:sz="0" w:space="0" w:color="auto"/>
        <w:bottom w:val="none" w:sz="0" w:space="0" w:color="auto"/>
        <w:right w:val="none" w:sz="0" w:space="0" w:color="auto"/>
      </w:divBdr>
    </w:div>
    <w:div w:id="475494872">
      <w:bodyDiv w:val="1"/>
      <w:marLeft w:val="0"/>
      <w:marRight w:val="0"/>
      <w:marTop w:val="0"/>
      <w:marBottom w:val="0"/>
      <w:divBdr>
        <w:top w:val="none" w:sz="0" w:space="0" w:color="auto"/>
        <w:left w:val="none" w:sz="0" w:space="0" w:color="auto"/>
        <w:bottom w:val="none" w:sz="0" w:space="0" w:color="auto"/>
        <w:right w:val="none" w:sz="0" w:space="0" w:color="auto"/>
      </w:divBdr>
    </w:div>
    <w:div w:id="476531528">
      <w:bodyDiv w:val="1"/>
      <w:marLeft w:val="0"/>
      <w:marRight w:val="0"/>
      <w:marTop w:val="0"/>
      <w:marBottom w:val="0"/>
      <w:divBdr>
        <w:top w:val="none" w:sz="0" w:space="0" w:color="auto"/>
        <w:left w:val="none" w:sz="0" w:space="0" w:color="auto"/>
        <w:bottom w:val="none" w:sz="0" w:space="0" w:color="auto"/>
        <w:right w:val="none" w:sz="0" w:space="0" w:color="auto"/>
      </w:divBdr>
    </w:div>
    <w:div w:id="476996802">
      <w:bodyDiv w:val="1"/>
      <w:marLeft w:val="0"/>
      <w:marRight w:val="0"/>
      <w:marTop w:val="0"/>
      <w:marBottom w:val="0"/>
      <w:divBdr>
        <w:top w:val="none" w:sz="0" w:space="0" w:color="auto"/>
        <w:left w:val="none" w:sz="0" w:space="0" w:color="auto"/>
        <w:bottom w:val="none" w:sz="0" w:space="0" w:color="auto"/>
        <w:right w:val="none" w:sz="0" w:space="0" w:color="auto"/>
      </w:divBdr>
    </w:div>
    <w:div w:id="477842621">
      <w:bodyDiv w:val="1"/>
      <w:marLeft w:val="0"/>
      <w:marRight w:val="0"/>
      <w:marTop w:val="0"/>
      <w:marBottom w:val="0"/>
      <w:divBdr>
        <w:top w:val="none" w:sz="0" w:space="0" w:color="auto"/>
        <w:left w:val="none" w:sz="0" w:space="0" w:color="auto"/>
        <w:bottom w:val="none" w:sz="0" w:space="0" w:color="auto"/>
        <w:right w:val="none" w:sz="0" w:space="0" w:color="auto"/>
      </w:divBdr>
    </w:div>
    <w:div w:id="477847261">
      <w:bodyDiv w:val="1"/>
      <w:marLeft w:val="0"/>
      <w:marRight w:val="0"/>
      <w:marTop w:val="0"/>
      <w:marBottom w:val="0"/>
      <w:divBdr>
        <w:top w:val="none" w:sz="0" w:space="0" w:color="auto"/>
        <w:left w:val="none" w:sz="0" w:space="0" w:color="auto"/>
        <w:bottom w:val="none" w:sz="0" w:space="0" w:color="auto"/>
        <w:right w:val="none" w:sz="0" w:space="0" w:color="auto"/>
      </w:divBdr>
    </w:div>
    <w:div w:id="478573592">
      <w:bodyDiv w:val="1"/>
      <w:marLeft w:val="0"/>
      <w:marRight w:val="0"/>
      <w:marTop w:val="0"/>
      <w:marBottom w:val="0"/>
      <w:divBdr>
        <w:top w:val="none" w:sz="0" w:space="0" w:color="auto"/>
        <w:left w:val="none" w:sz="0" w:space="0" w:color="auto"/>
        <w:bottom w:val="none" w:sz="0" w:space="0" w:color="auto"/>
        <w:right w:val="none" w:sz="0" w:space="0" w:color="auto"/>
      </w:divBdr>
    </w:div>
    <w:div w:id="478574712">
      <w:bodyDiv w:val="1"/>
      <w:marLeft w:val="0"/>
      <w:marRight w:val="0"/>
      <w:marTop w:val="0"/>
      <w:marBottom w:val="0"/>
      <w:divBdr>
        <w:top w:val="none" w:sz="0" w:space="0" w:color="auto"/>
        <w:left w:val="none" w:sz="0" w:space="0" w:color="auto"/>
        <w:bottom w:val="none" w:sz="0" w:space="0" w:color="auto"/>
        <w:right w:val="none" w:sz="0" w:space="0" w:color="auto"/>
      </w:divBdr>
    </w:div>
    <w:div w:id="479543237">
      <w:bodyDiv w:val="1"/>
      <w:marLeft w:val="0"/>
      <w:marRight w:val="0"/>
      <w:marTop w:val="0"/>
      <w:marBottom w:val="0"/>
      <w:divBdr>
        <w:top w:val="none" w:sz="0" w:space="0" w:color="auto"/>
        <w:left w:val="none" w:sz="0" w:space="0" w:color="auto"/>
        <w:bottom w:val="none" w:sz="0" w:space="0" w:color="auto"/>
        <w:right w:val="none" w:sz="0" w:space="0" w:color="auto"/>
      </w:divBdr>
    </w:div>
    <w:div w:id="479613892">
      <w:bodyDiv w:val="1"/>
      <w:marLeft w:val="0"/>
      <w:marRight w:val="0"/>
      <w:marTop w:val="0"/>
      <w:marBottom w:val="0"/>
      <w:divBdr>
        <w:top w:val="none" w:sz="0" w:space="0" w:color="auto"/>
        <w:left w:val="none" w:sz="0" w:space="0" w:color="auto"/>
        <w:bottom w:val="none" w:sz="0" w:space="0" w:color="auto"/>
        <w:right w:val="none" w:sz="0" w:space="0" w:color="auto"/>
      </w:divBdr>
    </w:div>
    <w:div w:id="479884674">
      <w:bodyDiv w:val="1"/>
      <w:marLeft w:val="0"/>
      <w:marRight w:val="0"/>
      <w:marTop w:val="0"/>
      <w:marBottom w:val="0"/>
      <w:divBdr>
        <w:top w:val="none" w:sz="0" w:space="0" w:color="auto"/>
        <w:left w:val="none" w:sz="0" w:space="0" w:color="auto"/>
        <w:bottom w:val="none" w:sz="0" w:space="0" w:color="auto"/>
        <w:right w:val="none" w:sz="0" w:space="0" w:color="auto"/>
      </w:divBdr>
    </w:div>
    <w:div w:id="480006998">
      <w:bodyDiv w:val="1"/>
      <w:marLeft w:val="0"/>
      <w:marRight w:val="0"/>
      <w:marTop w:val="0"/>
      <w:marBottom w:val="0"/>
      <w:divBdr>
        <w:top w:val="none" w:sz="0" w:space="0" w:color="auto"/>
        <w:left w:val="none" w:sz="0" w:space="0" w:color="auto"/>
        <w:bottom w:val="none" w:sz="0" w:space="0" w:color="auto"/>
        <w:right w:val="none" w:sz="0" w:space="0" w:color="auto"/>
      </w:divBdr>
    </w:div>
    <w:div w:id="480073958">
      <w:bodyDiv w:val="1"/>
      <w:marLeft w:val="0"/>
      <w:marRight w:val="0"/>
      <w:marTop w:val="0"/>
      <w:marBottom w:val="0"/>
      <w:divBdr>
        <w:top w:val="none" w:sz="0" w:space="0" w:color="auto"/>
        <w:left w:val="none" w:sz="0" w:space="0" w:color="auto"/>
        <w:bottom w:val="none" w:sz="0" w:space="0" w:color="auto"/>
        <w:right w:val="none" w:sz="0" w:space="0" w:color="auto"/>
      </w:divBdr>
    </w:div>
    <w:div w:id="480585035">
      <w:bodyDiv w:val="1"/>
      <w:marLeft w:val="0"/>
      <w:marRight w:val="0"/>
      <w:marTop w:val="0"/>
      <w:marBottom w:val="0"/>
      <w:divBdr>
        <w:top w:val="none" w:sz="0" w:space="0" w:color="auto"/>
        <w:left w:val="none" w:sz="0" w:space="0" w:color="auto"/>
        <w:bottom w:val="none" w:sz="0" w:space="0" w:color="auto"/>
        <w:right w:val="none" w:sz="0" w:space="0" w:color="auto"/>
      </w:divBdr>
    </w:div>
    <w:div w:id="481310134">
      <w:bodyDiv w:val="1"/>
      <w:marLeft w:val="0"/>
      <w:marRight w:val="0"/>
      <w:marTop w:val="0"/>
      <w:marBottom w:val="0"/>
      <w:divBdr>
        <w:top w:val="none" w:sz="0" w:space="0" w:color="auto"/>
        <w:left w:val="none" w:sz="0" w:space="0" w:color="auto"/>
        <w:bottom w:val="none" w:sz="0" w:space="0" w:color="auto"/>
        <w:right w:val="none" w:sz="0" w:space="0" w:color="auto"/>
      </w:divBdr>
    </w:div>
    <w:div w:id="482088393">
      <w:bodyDiv w:val="1"/>
      <w:marLeft w:val="0"/>
      <w:marRight w:val="0"/>
      <w:marTop w:val="0"/>
      <w:marBottom w:val="0"/>
      <w:divBdr>
        <w:top w:val="none" w:sz="0" w:space="0" w:color="auto"/>
        <w:left w:val="none" w:sz="0" w:space="0" w:color="auto"/>
        <w:bottom w:val="none" w:sz="0" w:space="0" w:color="auto"/>
        <w:right w:val="none" w:sz="0" w:space="0" w:color="auto"/>
      </w:divBdr>
    </w:div>
    <w:div w:id="482963190">
      <w:bodyDiv w:val="1"/>
      <w:marLeft w:val="0"/>
      <w:marRight w:val="0"/>
      <w:marTop w:val="0"/>
      <w:marBottom w:val="0"/>
      <w:divBdr>
        <w:top w:val="none" w:sz="0" w:space="0" w:color="auto"/>
        <w:left w:val="none" w:sz="0" w:space="0" w:color="auto"/>
        <w:bottom w:val="none" w:sz="0" w:space="0" w:color="auto"/>
        <w:right w:val="none" w:sz="0" w:space="0" w:color="auto"/>
      </w:divBdr>
    </w:div>
    <w:div w:id="483855344">
      <w:bodyDiv w:val="1"/>
      <w:marLeft w:val="0"/>
      <w:marRight w:val="0"/>
      <w:marTop w:val="0"/>
      <w:marBottom w:val="0"/>
      <w:divBdr>
        <w:top w:val="none" w:sz="0" w:space="0" w:color="auto"/>
        <w:left w:val="none" w:sz="0" w:space="0" w:color="auto"/>
        <w:bottom w:val="none" w:sz="0" w:space="0" w:color="auto"/>
        <w:right w:val="none" w:sz="0" w:space="0" w:color="auto"/>
      </w:divBdr>
    </w:div>
    <w:div w:id="483933319">
      <w:bodyDiv w:val="1"/>
      <w:marLeft w:val="0"/>
      <w:marRight w:val="0"/>
      <w:marTop w:val="0"/>
      <w:marBottom w:val="0"/>
      <w:divBdr>
        <w:top w:val="none" w:sz="0" w:space="0" w:color="auto"/>
        <w:left w:val="none" w:sz="0" w:space="0" w:color="auto"/>
        <w:bottom w:val="none" w:sz="0" w:space="0" w:color="auto"/>
        <w:right w:val="none" w:sz="0" w:space="0" w:color="auto"/>
      </w:divBdr>
    </w:div>
    <w:div w:id="484474826">
      <w:bodyDiv w:val="1"/>
      <w:marLeft w:val="0"/>
      <w:marRight w:val="0"/>
      <w:marTop w:val="0"/>
      <w:marBottom w:val="0"/>
      <w:divBdr>
        <w:top w:val="none" w:sz="0" w:space="0" w:color="auto"/>
        <w:left w:val="none" w:sz="0" w:space="0" w:color="auto"/>
        <w:bottom w:val="none" w:sz="0" w:space="0" w:color="auto"/>
        <w:right w:val="none" w:sz="0" w:space="0" w:color="auto"/>
      </w:divBdr>
    </w:div>
    <w:div w:id="484515429">
      <w:bodyDiv w:val="1"/>
      <w:marLeft w:val="0"/>
      <w:marRight w:val="0"/>
      <w:marTop w:val="0"/>
      <w:marBottom w:val="0"/>
      <w:divBdr>
        <w:top w:val="none" w:sz="0" w:space="0" w:color="auto"/>
        <w:left w:val="none" w:sz="0" w:space="0" w:color="auto"/>
        <w:bottom w:val="none" w:sz="0" w:space="0" w:color="auto"/>
        <w:right w:val="none" w:sz="0" w:space="0" w:color="auto"/>
      </w:divBdr>
    </w:div>
    <w:div w:id="484706864">
      <w:bodyDiv w:val="1"/>
      <w:marLeft w:val="0"/>
      <w:marRight w:val="0"/>
      <w:marTop w:val="0"/>
      <w:marBottom w:val="0"/>
      <w:divBdr>
        <w:top w:val="none" w:sz="0" w:space="0" w:color="auto"/>
        <w:left w:val="none" w:sz="0" w:space="0" w:color="auto"/>
        <w:bottom w:val="none" w:sz="0" w:space="0" w:color="auto"/>
        <w:right w:val="none" w:sz="0" w:space="0" w:color="auto"/>
      </w:divBdr>
    </w:div>
    <w:div w:id="485437137">
      <w:bodyDiv w:val="1"/>
      <w:marLeft w:val="0"/>
      <w:marRight w:val="0"/>
      <w:marTop w:val="0"/>
      <w:marBottom w:val="0"/>
      <w:divBdr>
        <w:top w:val="none" w:sz="0" w:space="0" w:color="auto"/>
        <w:left w:val="none" w:sz="0" w:space="0" w:color="auto"/>
        <w:bottom w:val="none" w:sz="0" w:space="0" w:color="auto"/>
        <w:right w:val="none" w:sz="0" w:space="0" w:color="auto"/>
      </w:divBdr>
    </w:div>
    <w:div w:id="486361702">
      <w:bodyDiv w:val="1"/>
      <w:marLeft w:val="0"/>
      <w:marRight w:val="0"/>
      <w:marTop w:val="0"/>
      <w:marBottom w:val="0"/>
      <w:divBdr>
        <w:top w:val="none" w:sz="0" w:space="0" w:color="auto"/>
        <w:left w:val="none" w:sz="0" w:space="0" w:color="auto"/>
        <w:bottom w:val="none" w:sz="0" w:space="0" w:color="auto"/>
        <w:right w:val="none" w:sz="0" w:space="0" w:color="auto"/>
      </w:divBdr>
    </w:div>
    <w:div w:id="486745828">
      <w:bodyDiv w:val="1"/>
      <w:marLeft w:val="0"/>
      <w:marRight w:val="0"/>
      <w:marTop w:val="0"/>
      <w:marBottom w:val="0"/>
      <w:divBdr>
        <w:top w:val="none" w:sz="0" w:space="0" w:color="auto"/>
        <w:left w:val="none" w:sz="0" w:space="0" w:color="auto"/>
        <w:bottom w:val="none" w:sz="0" w:space="0" w:color="auto"/>
        <w:right w:val="none" w:sz="0" w:space="0" w:color="auto"/>
      </w:divBdr>
    </w:div>
    <w:div w:id="487209478">
      <w:bodyDiv w:val="1"/>
      <w:marLeft w:val="0"/>
      <w:marRight w:val="0"/>
      <w:marTop w:val="0"/>
      <w:marBottom w:val="0"/>
      <w:divBdr>
        <w:top w:val="none" w:sz="0" w:space="0" w:color="auto"/>
        <w:left w:val="none" w:sz="0" w:space="0" w:color="auto"/>
        <w:bottom w:val="none" w:sz="0" w:space="0" w:color="auto"/>
        <w:right w:val="none" w:sz="0" w:space="0" w:color="auto"/>
      </w:divBdr>
    </w:div>
    <w:div w:id="487790069">
      <w:bodyDiv w:val="1"/>
      <w:marLeft w:val="0"/>
      <w:marRight w:val="0"/>
      <w:marTop w:val="0"/>
      <w:marBottom w:val="0"/>
      <w:divBdr>
        <w:top w:val="none" w:sz="0" w:space="0" w:color="auto"/>
        <w:left w:val="none" w:sz="0" w:space="0" w:color="auto"/>
        <w:bottom w:val="none" w:sz="0" w:space="0" w:color="auto"/>
        <w:right w:val="none" w:sz="0" w:space="0" w:color="auto"/>
      </w:divBdr>
    </w:div>
    <w:div w:id="488135964">
      <w:bodyDiv w:val="1"/>
      <w:marLeft w:val="0"/>
      <w:marRight w:val="0"/>
      <w:marTop w:val="0"/>
      <w:marBottom w:val="0"/>
      <w:divBdr>
        <w:top w:val="none" w:sz="0" w:space="0" w:color="auto"/>
        <w:left w:val="none" w:sz="0" w:space="0" w:color="auto"/>
        <w:bottom w:val="none" w:sz="0" w:space="0" w:color="auto"/>
        <w:right w:val="none" w:sz="0" w:space="0" w:color="auto"/>
      </w:divBdr>
    </w:div>
    <w:div w:id="488400990">
      <w:bodyDiv w:val="1"/>
      <w:marLeft w:val="0"/>
      <w:marRight w:val="0"/>
      <w:marTop w:val="0"/>
      <w:marBottom w:val="0"/>
      <w:divBdr>
        <w:top w:val="none" w:sz="0" w:space="0" w:color="auto"/>
        <w:left w:val="none" w:sz="0" w:space="0" w:color="auto"/>
        <w:bottom w:val="none" w:sz="0" w:space="0" w:color="auto"/>
        <w:right w:val="none" w:sz="0" w:space="0" w:color="auto"/>
      </w:divBdr>
    </w:div>
    <w:div w:id="488599242">
      <w:bodyDiv w:val="1"/>
      <w:marLeft w:val="0"/>
      <w:marRight w:val="0"/>
      <w:marTop w:val="0"/>
      <w:marBottom w:val="0"/>
      <w:divBdr>
        <w:top w:val="none" w:sz="0" w:space="0" w:color="auto"/>
        <w:left w:val="none" w:sz="0" w:space="0" w:color="auto"/>
        <w:bottom w:val="none" w:sz="0" w:space="0" w:color="auto"/>
        <w:right w:val="none" w:sz="0" w:space="0" w:color="auto"/>
      </w:divBdr>
    </w:div>
    <w:div w:id="488711869">
      <w:bodyDiv w:val="1"/>
      <w:marLeft w:val="0"/>
      <w:marRight w:val="0"/>
      <w:marTop w:val="0"/>
      <w:marBottom w:val="0"/>
      <w:divBdr>
        <w:top w:val="none" w:sz="0" w:space="0" w:color="auto"/>
        <w:left w:val="none" w:sz="0" w:space="0" w:color="auto"/>
        <w:bottom w:val="none" w:sz="0" w:space="0" w:color="auto"/>
        <w:right w:val="none" w:sz="0" w:space="0" w:color="auto"/>
      </w:divBdr>
    </w:div>
    <w:div w:id="488790896">
      <w:bodyDiv w:val="1"/>
      <w:marLeft w:val="0"/>
      <w:marRight w:val="0"/>
      <w:marTop w:val="0"/>
      <w:marBottom w:val="0"/>
      <w:divBdr>
        <w:top w:val="none" w:sz="0" w:space="0" w:color="auto"/>
        <w:left w:val="none" w:sz="0" w:space="0" w:color="auto"/>
        <w:bottom w:val="none" w:sz="0" w:space="0" w:color="auto"/>
        <w:right w:val="none" w:sz="0" w:space="0" w:color="auto"/>
      </w:divBdr>
    </w:div>
    <w:div w:id="489175480">
      <w:bodyDiv w:val="1"/>
      <w:marLeft w:val="0"/>
      <w:marRight w:val="0"/>
      <w:marTop w:val="0"/>
      <w:marBottom w:val="0"/>
      <w:divBdr>
        <w:top w:val="none" w:sz="0" w:space="0" w:color="auto"/>
        <w:left w:val="none" w:sz="0" w:space="0" w:color="auto"/>
        <w:bottom w:val="none" w:sz="0" w:space="0" w:color="auto"/>
        <w:right w:val="none" w:sz="0" w:space="0" w:color="auto"/>
      </w:divBdr>
    </w:div>
    <w:div w:id="489830126">
      <w:bodyDiv w:val="1"/>
      <w:marLeft w:val="0"/>
      <w:marRight w:val="0"/>
      <w:marTop w:val="0"/>
      <w:marBottom w:val="0"/>
      <w:divBdr>
        <w:top w:val="none" w:sz="0" w:space="0" w:color="auto"/>
        <w:left w:val="none" w:sz="0" w:space="0" w:color="auto"/>
        <w:bottom w:val="none" w:sz="0" w:space="0" w:color="auto"/>
        <w:right w:val="none" w:sz="0" w:space="0" w:color="auto"/>
      </w:divBdr>
    </w:div>
    <w:div w:id="489907981">
      <w:bodyDiv w:val="1"/>
      <w:marLeft w:val="0"/>
      <w:marRight w:val="0"/>
      <w:marTop w:val="0"/>
      <w:marBottom w:val="0"/>
      <w:divBdr>
        <w:top w:val="none" w:sz="0" w:space="0" w:color="auto"/>
        <w:left w:val="none" w:sz="0" w:space="0" w:color="auto"/>
        <w:bottom w:val="none" w:sz="0" w:space="0" w:color="auto"/>
        <w:right w:val="none" w:sz="0" w:space="0" w:color="auto"/>
      </w:divBdr>
    </w:div>
    <w:div w:id="490145797">
      <w:bodyDiv w:val="1"/>
      <w:marLeft w:val="0"/>
      <w:marRight w:val="0"/>
      <w:marTop w:val="0"/>
      <w:marBottom w:val="0"/>
      <w:divBdr>
        <w:top w:val="none" w:sz="0" w:space="0" w:color="auto"/>
        <w:left w:val="none" w:sz="0" w:space="0" w:color="auto"/>
        <w:bottom w:val="none" w:sz="0" w:space="0" w:color="auto"/>
        <w:right w:val="none" w:sz="0" w:space="0" w:color="auto"/>
      </w:divBdr>
    </w:div>
    <w:div w:id="490367169">
      <w:bodyDiv w:val="1"/>
      <w:marLeft w:val="0"/>
      <w:marRight w:val="0"/>
      <w:marTop w:val="0"/>
      <w:marBottom w:val="0"/>
      <w:divBdr>
        <w:top w:val="none" w:sz="0" w:space="0" w:color="auto"/>
        <w:left w:val="none" w:sz="0" w:space="0" w:color="auto"/>
        <w:bottom w:val="none" w:sz="0" w:space="0" w:color="auto"/>
        <w:right w:val="none" w:sz="0" w:space="0" w:color="auto"/>
      </w:divBdr>
    </w:div>
    <w:div w:id="490827690">
      <w:bodyDiv w:val="1"/>
      <w:marLeft w:val="0"/>
      <w:marRight w:val="0"/>
      <w:marTop w:val="0"/>
      <w:marBottom w:val="0"/>
      <w:divBdr>
        <w:top w:val="none" w:sz="0" w:space="0" w:color="auto"/>
        <w:left w:val="none" w:sz="0" w:space="0" w:color="auto"/>
        <w:bottom w:val="none" w:sz="0" w:space="0" w:color="auto"/>
        <w:right w:val="none" w:sz="0" w:space="0" w:color="auto"/>
      </w:divBdr>
    </w:div>
    <w:div w:id="491725793">
      <w:bodyDiv w:val="1"/>
      <w:marLeft w:val="0"/>
      <w:marRight w:val="0"/>
      <w:marTop w:val="0"/>
      <w:marBottom w:val="0"/>
      <w:divBdr>
        <w:top w:val="none" w:sz="0" w:space="0" w:color="auto"/>
        <w:left w:val="none" w:sz="0" w:space="0" w:color="auto"/>
        <w:bottom w:val="none" w:sz="0" w:space="0" w:color="auto"/>
        <w:right w:val="none" w:sz="0" w:space="0" w:color="auto"/>
      </w:divBdr>
    </w:div>
    <w:div w:id="492258051">
      <w:bodyDiv w:val="1"/>
      <w:marLeft w:val="0"/>
      <w:marRight w:val="0"/>
      <w:marTop w:val="0"/>
      <w:marBottom w:val="0"/>
      <w:divBdr>
        <w:top w:val="none" w:sz="0" w:space="0" w:color="auto"/>
        <w:left w:val="none" w:sz="0" w:space="0" w:color="auto"/>
        <w:bottom w:val="none" w:sz="0" w:space="0" w:color="auto"/>
        <w:right w:val="none" w:sz="0" w:space="0" w:color="auto"/>
      </w:divBdr>
    </w:div>
    <w:div w:id="492524238">
      <w:bodyDiv w:val="1"/>
      <w:marLeft w:val="0"/>
      <w:marRight w:val="0"/>
      <w:marTop w:val="0"/>
      <w:marBottom w:val="0"/>
      <w:divBdr>
        <w:top w:val="none" w:sz="0" w:space="0" w:color="auto"/>
        <w:left w:val="none" w:sz="0" w:space="0" w:color="auto"/>
        <w:bottom w:val="none" w:sz="0" w:space="0" w:color="auto"/>
        <w:right w:val="none" w:sz="0" w:space="0" w:color="auto"/>
      </w:divBdr>
    </w:div>
    <w:div w:id="492572743">
      <w:bodyDiv w:val="1"/>
      <w:marLeft w:val="0"/>
      <w:marRight w:val="0"/>
      <w:marTop w:val="0"/>
      <w:marBottom w:val="0"/>
      <w:divBdr>
        <w:top w:val="none" w:sz="0" w:space="0" w:color="auto"/>
        <w:left w:val="none" w:sz="0" w:space="0" w:color="auto"/>
        <w:bottom w:val="none" w:sz="0" w:space="0" w:color="auto"/>
        <w:right w:val="none" w:sz="0" w:space="0" w:color="auto"/>
      </w:divBdr>
    </w:div>
    <w:div w:id="494300675">
      <w:bodyDiv w:val="1"/>
      <w:marLeft w:val="0"/>
      <w:marRight w:val="0"/>
      <w:marTop w:val="0"/>
      <w:marBottom w:val="0"/>
      <w:divBdr>
        <w:top w:val="none" w:sz="0" w:space="0" w:color="auto"/>
        <w:left w:val="none" w:sz="0" w:space="0" w:color="auto"/>
        <w:bottom w:val="none" w:sz="0" w:space="0" w:color="auto"/>
        <w:right w:val="none" w:sz="0" w:space="0" w:color="auto"/>
      </w:divBdr>
    </w:div>
    <w:div w:id="494687954">
      <w:bodyDiv w:val="1"/>
      <w:marLeft w:val="0"/>
      <w:marRight w:val="0"/>
      <w:marTop w:val="0"/>
      <w:marBottom w:val="0"/>
      <w:divBdr>
        <w:top w:val="none" w:sz="0" w:space="0" w:color="auto"/>
        <w:left w:val="none" w:sz="0" w:space="0" w:color="auto"/>
        <w:bottom w:val="none" w:sz="0" w:space="0" w:color="auto"/>
        <w:right w:val="none" w:sz="0" w:space="0" w:color="auto"/>
      </w:divBdr>
    </w:div>
    <w:div w:id="494879291">
      <w:bodyDiv w:val="1"/>
      <w:marLeft w:val="0"/>
      <w:marRight w:val="0"/>
      <w:marTop w:val="0"/>
      <w:marBottom w:val="0"/>
      <w:divBdr>
        <w:top w:val="none" w:sz="0" w:space="0" w:color="auto"/>
        <w:left w:val="none" w:sz="0" w:space="0" w:color="auto"/>
        <w:bottom w:val="none" w:sz="0" w:space="0" w:color="auto"/>
        <w:right w:val="none" w:sz="0" w:space="0" w:color="auto"/>
      </w:divBdr>
    </w:div>
    <w:div w:id="495069925">
      <w:bodyDiv w:val="1"/>
      <w:marLeft w:val="0"/>
      <w:marRight w:val="0"/>
      <w:marTop w:val="0"/>
      <w:marBottom w:val="0"/>
      <w:divBdr>
        <w:top w:val="none" w:sz="0" w:space="0" w:color="auto"/>
        <w:left w:val="none" w:sz="0" w:space="0" w:color="auto"/>
        <w:bottom w:val="none" w:sz="0" w:space="0" w:color="auto"/>
        <w:right w:val="none" w:sz="0" w:space="0" w:color="auto"/>
      </w:divBdr>
    </w:div>
    <w:div w:id="495147684">
      <w:bodyDiv w:val="1"/>
      <w:marLeft w:val="0"/>
      <w:marRight w:val="0"/>
      <w:marTop w:val="0"/>
      <w:marBottom w:val="0"/>
      <w:divBdr>
        <w:top w:val="none" w:sz="0" w:space="0" w:color="auto"/>
        <w:left w:val="none" w:sz="0" w:space="0" w:color="auto"/>
        <w:bottom w:val="none" w:sz="0" w:space="0" w:color="auto"/>
        <w:right w:val="none" w:sz="0" w:space="0" w:color="auto"/>
      </w:divBdr>
    </w:div>
    <w:div w:id="495926149">
      <w:bodyDiv w:val="1"/>
      <w:marLeft w:val="0"/>
      <w:marRight w:val="0"/>
      <w:marTop w:val="0"/>
      <w:marBottom w:val="0"/>
      <w:divBdr>
        <w:top w:val="none" w:sz="0" w:space="0" w:color="auto"/>
        <w:left w:val="none" w:sz="0" w:space="0" w:color="auto"/>
        <w:bottom w:val="none" w:sz="0" w:space="0" w:color="auto"/>
        <w:right w:val="none" w:sz="0" w:space="0" w:color="auto"/>
      </w:divBdr>
    </w:div>
    <w:div w:id="496725421">
      <w:bodyDiv w:val="1"/>
      <w:marLeft w:val="0"/>
      <w:marRight w:val="0"/>
      <w:marTop w:val="0"/>
      <w:marBottom w:val="0"/>
      <w:divBdr>
        <w:top w:val="none" w:sz="0" w:space="0" w:color="auto"/>
        <w:left w:val="none" w:sz="0" w:space="0" w:color="auto"/>
        <w:bottom w:val="none" w:sz="0" w:space="0" w:color="auto"/>
        <w:right w:val="none" w:sz="0" w:space="0" w:color="auto"/>
      </w:divBdr>
    </w:div>
    <w:div w:id="497305097">
      <w:bodyDiv w:val="1"/>
      <w:marLeft w:val="0"/>
      <w:marRight w:val="0"/>
      <w:marTop w:val="0"/>
      <w:marBottom w:val="0"/>
      <w:divBdr>
        <w:top w:val="none" w:sz="0" w:space="0" w:color="auto"/>
        <w:left w:val="none" w:sz="0" w:space="0" w:color="auto"/>
        <w:bottom w:val="none" w:sz="0" w:space="0" w:color="auto"/>
        <w:right w:val="none" w:sz="0" w:space="0" w:color="auto"/>
      </w:divBdr>
    </w:div>
    <w:div w:id="497354958">
      <w:bodyDiv w:val="1"/>
      <w:marLeft w:val="0"/>
      <w:marRight w:val="0"/>
      <w:marTop w:val="0"/>
      <w:marBottom w:val="0"/>
      <w:divBdr>
        <w:top w:val="none" w:sz="0" w:space="0" w:color="auto"/>
        <w:left w:val="none" w:sz="0" w:space="0" w:color="auto"/>
        <w:bottom w:val="none" w:sz="0" w:space="0" w:color="auto"/>
        <w:right w:val="none" w:sz="0" w:space="0" w:color="auto"/>
      </w:divBdr>
    </w:div>
    <w:div w:id="497385240">
      <w:bodyDiv w:val="1"/>
      <w:marLeft w:val="0"/>
      <w:marRight w:val="0"/>
      <w:marTop w:val="0"/>
      <w:marBottom w:val="0"/>
      <w:divBdr>
        <w:top w:val="none" w:sz="0" w:space="0" w:color="auto"/>
        <w:left w:val="none" w:sz="0" w:space="0" w:color="auto"/>
        <w:bottom w:val="none" w:sz="0" w:space="0" w:color="auto"/>
        <w:right w:val="none" w:sz="0" w:space="0" w:color="auto"/>
      </w:divBdr>
    </w:div>
    <w:div w:id="497842046">
      <w:bodyDiv w:val="1"/>
      <w:marLeft w:val="0"/>
      <w:marRight w:val="0"/>
      <w:marTop w:val="0"/>
      <w:marBottom w:val="0"/>
      <w:divBdr>
        <w:top w:val="none" w:sz="0" w:space="0" w:color="auto"/>
        <w:left w:val="none" w:sz="0" w:space="0" w:color="auto"/>
        <w:bottom w:val="none" w:sz="0" w:space="0" w:color="auto"/>
        <w:right w:val="none" w:sz="0" w:space="0" w:color="auto"/>
      </w:divBdr>
    </w:div>
    <w:div w:id="497966584">
      <w:bodyDiv w:val="1"/>
      <w:marLeft w:val="0"/>
      <w:marRight w:val="0"/>
      <w:marTop w:val="0"/>
      <w:marBottom w:val="0"/>
      <w:divBdr>
        <w:top w:val="none" w:sz="0" w:space="0" w:color="auto"/>
        <w:left w:val="none" w:sz="0" w:space="0" w:color="auto"/>
        <w:bottom w:val="none" w:sz="0" w:space="0" w:color="auto"/>
        <w:right w:val="none" w:sz="0" w:space="0" w:color="auto"/>
      </w:divBdr>
    </w:div>
    <w:div w:id="500119671">
      <w:bodyDiv w:val="1"/>
      <w:marLeft w:val="0"/>
      <w:marRight w:val="0"/>
      <w:marTop w:val="0"/>
      <w:marBottom w:val="0"/>
      <w:divBdr>
        <w:top w:val="none" w:sz="0" w:space="0" w:color="auto"/>
        <w:left w:val="none" w:sz="0" w:space="0" w:color="auto"/>
        <w:bottom w:val="none" w:sz="0" w:space="0" w:color="auto"/>
        <w:right w:val="none" w:sz="0" w:space="0" w:color="auto"/>
      </w:divBdr>
    </w:div>
    <w:div w:id="501941115">
      <w:bodyDiv w:val="1"/>
      <w:marLeft w:val="0"/>
      <w:marRight w:val="0"/>
      <w:marTop w:val="0"/>
      <w:marBottom w:val="0"/>
      <w:divBdr>
        <w:top w:val="none" w:sz="0" w:space="0" w:color="auto"/>
        <w:left w:val="none" w:sz="0" w:space="0" w:color="auto"/>
        <w:bottom w:val="none" w:sz="0" w:space="0" w:color="auto"/>
        <w:right w:val="none" w:sz="0" w:space="0" w:color="auto"/>
      </w:divBdr>
    </w:div>
    <w:div w:id="501965986">
      <w:bodyDiv w:val="1"/>
      <w:marLeft w:val="0"/>
      <w:marRight w:val="0"/>
      <w:marTop w:val="0"/>
      <w:marBottom w:val="0"/>
      <w:divBdr>
        <w:top w:val="none" w:sz="0" w:space="0" w:color="auto"/>
        <w:left w:val="none" w:sz="0" w:space="0" w:color="auto"/>
        <w:bottom w:val="none" w:sz="0" w:space="0" w:color="auto"/>
        <w:right w:val="none" w:sz="0" w:space="0" w:color="auto"/>
      </w:divBdr>
    </w:div>
    <w:div w:id="502740934">
      <w:bodyDiv w:val="1"/>
      <w:marLeft w:val="0"/>
      <w:marRight w:val="0"/>
      <w:marTop w:val="0"/>
      <w:marBottom w:val="0"/>
      <w:divBdr>
        <w:top w:val="none" w:sz="0" w:space="0" w:color="auto"/>
        <w:left w:val="none" w:sz="0" w:space="0" w:color="auto"/>
        <w:bottom w:val="none" w:sz="0" w:space="0" w:color="auto"/>
        <w:right w:val="none" w:sz="0" w:space="0" w:color="auto"/>
      </w:divBdr>
    </w:div>
    <w:div w:id="503857003">
      <w:bodyDiv w:val="1"/>
      <w:marLeft w:val="0"/>
      <w:marRight w:val="0"/>
      <w:marTop w:val="0"/>
      <w:marBottom w:val="0"/>
      <w:divBdr>
        <w:top w:val="none" w:sz="0" w:space="0" w:color="auto"/>
        <w:left w:val="none" w:sz="0" w:space="0" w:color="auto"/>
        <w:bottom w:val="none" w:sz="0" w:space="0" w:color="auto"/>
        <w:right w:val="none" w:sz="0" w:space="0" w:color="auto"/>
      </w:divBdr>
    </w:div>
    <w:div w:id="505436536">
      <w:bodyDiv w:val="1"/>
      <w:marLeft w:val="0"/>
      <w:marRight w:val="0"/>
      <w:marTop w:val="0"/>
      <w:marBottom w:val="0"/>
      <w:divBdr>
        <w:top w:val="none" w:sz="0" w:space="0" w:color="auto"/>
        <w:left w:val="none" w:sz="0" w:space="0" w:color="auto"/>
        <w:bottom w:val="none" w:sz="0" w:space="0" w:color="auto"/>
        <w:right w:val="none" w:sz="0" w:space="0" w:color="auto"/>
      </w:divBdr>
    </w:div>
    <w:div w:id="506363411">
      <w:bodyDiv w:val="1"/>
      <w:marLeft w:val="0"/>
      <w:marRight w:val="0"/>
      <w:marTop w:val="0"/>
      <w:marBottom w:val="0"/>
      <w:divBdr>
        <w:top w:val="none" w:sz="0" w:space="0" w:color="auto"/>
        <w:left w:val="none" w:sz="0" w:space="0" w:color="auto"/>
        <w:bottom w:val="none" w:sz="0" w:space="0" w:color="auto"/>
        <w:right w:val="none" w:sz="0" w:space="0" w:color="auto"/>
      </w:divBdr>
    </w:div>
    <w:div w:id="506673207">
      <w:bodyDiv w:val="1"/>
      <w:marLeft w:val="0"/>
      <w:marRight w:val="0"/>
      <w:marTop w:val="0"/>
      <w:marBottom w:val="0"/>
      <w:divBdr>
        <w:top w:val="none" w:sz="0" w:space="0" w:color="auto"/>
        <w:left w:val="none" w:sz="0" w:space="0" w:color="auto"/>
        <w:bottom w:val="none" w:sz="0" w:space="0" w:color="auto"/>
        <w:right w:val="none" w:sz="0" w:space="0" w:color="auto"/>
      </w:divBdr>
    </w:div>
    <w:div w:id="506941277">
      <w:bodyDiv w:val="1"/>
      <w:marLeft w:val="0"/>
      <w:marRight w:val="0"/>
      <w:marTop w:val="0"/>
      <w:marBottom w:val="0"/>
      <w:divBdr>
        <w:top w:val="none" w:sz="0" w:space="0" w:color="auto"/>
        <w:left w:val="none" w:sz="0" w:space="0" w:color="auto"/>
        <w:bottom w:val="none" w:sz="0" w:space="0" w:color="auto"/>
        <w:right w:val="none" w:sz="0" w:space="0" w:color="auto"/>
      </w:divBdr>
    </w:div>
    <w:div w:id="509293025">
      <w:bodyDiv w:val="1"/>
      <w:marLeft w:val="0"/>
      <w:marRight w:val="0"/>
      <w:marTop w:val="0"/>
      <w:marBottom w:val="0"/>
      <w:divBdr>
        <w:top w:val="none" w:sz="0" w:space="0" w:color="auto"/>
        <w:left w:val="none" w:sz="0" w:space="0" w:color="auto"/>
        <w:bottom w:val="none" w:sz="0" w:space="0" w:color="auto"/>
        <w:right w:val="none" w:sz="0" w:space="0" w:color="auto"/>
      </w:divBdr>
    </w:div>
    <w:div w:id="509297214">
      <w:bodyDiv w:val="1"/>
      <w:marLeft w:val="0"/>
      <w:marRight w:val="0"/>
      <w:marTop w:val="0"/>
      <w:marBottom w:val="0"/>
      <w:divBdr>
        <w:top w:val="none" w:sz="0" w:space="0" w:color="auto"/>
        <w:left w:val="none" w:sz="0" w:space="0" w:color="auto"/>
        <w:bottom w:val="none" w:sz="0" w:space="0" w:color="auto"/>
        <w:right w:val="none" w:sz="0" w:space="0" w:color="auto"/>
      </w:divBdr>
    </w:div>
    <w:div w:id="509636068">
      <w:bodyDiv w:val="1"/>
      <w:marLeft w:val="0"/>
      <w:marRight w:val="0"/>
      <w:marTop w:val="0"/>
      <w:marBottom w:val="0"/>
      <w:divBdr>
        <w:top w:val="none" w:sz="0" w:space="0" w:color="auto"/>
        <w:left w:val="none" w:sz="0" w:space="0" w:color="auto"/>
        <w:bottom w:val="none" w:sz="0" w:space="0" w:color="auto"/>
        <w:right w:val="none" w:sz="0" w:space="0" w:color="auto"/>
      </w:divBdr>
    </w:div>
    <w:div w:id="509832289">
      <w:bodyDiv w:val="1"/>
      <w:marLeft w:val="0"/>
      <w:marRight w:val="0"/>
      <w:marTop w:val="0"/>
      <w:marBottom w:val="0"/>
      <w:divBdr>
        <w:top w:val="none" w:sz="0" w:space="0" w:color="auto"/>
        <w:left w:val="none" w:sz="0" w:space="0" w:color="auto"/>
        <w:bottom w:val="none" w:sz="0" w:space="0" w:color="auto"/>
        <w:right w:val="none" w:sz="0" w:space="0" w:color="auto"/>
      </w:divBdr>
    </w:div>
    <w:div w:id="511530585">
      <w:bodyDiv w:val="1"/>
      <w:marLeft w:val="0"/>
      <w:marRight w:val="0"/>
      <w:marTop w:val="0"/>
      <w:marBottom w:val="0"/>
      <w:divBdr>
        <w:top w:val="none" w:sz="0" w:space="0" w:color="auto"/>
        <w:left w:val="none" w:sz="0" w:space="0" w:color="auto"/>
        <w:bottom w:val="none" w:sz="0" w:space="0" w:color="auto"/>
        <w:right w:val="none" w:sz="0" w:space="0" w:color="auto"/>
      </w:divBdr>
    </w:div>
    <w:div w:id="513226766">
      <w:bodyDiv w:val="1"/>
      <w:marLeft w:val="0"/>
      <w:marRight w:val="0"/>
      <w:marTop w:val="0"/>
      <w:marBottom w:val="0"/>
      <w:divBdr>
        <w:top w:val="none" w:sz="0" w:space="0" w:color="auto"/>
        <w:left w:val="none" w:sz="0" w:space="0" w:color="auto"/>
        <w:bottom w:val="none" w:sz="0" w:space="0" w:color="auto"/>
        <w:right w:val="none" w:sz="0" w:space="0" w:color="auto"/>
      </w:divBdr>
    </w:div>
    <w:div w:id="513809205">
      <w:bodyDiv w:val="1"/>
      <w:marLeft w:val="0"/>
      <w:marRight w:val="0"/>
      <w:marTop w:val="0"/>
      <w:marBottom w:val="0"/>
      <w:divBdr>
        <w:top w:val="none" w:sz="0" w:space="0" w:color="auto"/>
        <w:left w:val="none" w:sz="0" w:space="0" w:color="auto"/>
        <w:bottom w:val="none" w:sz="0" w:space="0" w:color="auto"/>
        <w:right w:val="none" w:sz="0" w:space="0" w:color="auto"/>
      </w:divBdr>
    </w:div>
    <w:div w:id="514538491">
      <w:bodyDiv w:val="1"/>
      <w:marLeft w:val="0"/>
      <w:marRight w:val="0"/>
      <w:marTop w:val="0"/>
      <w:marBottom w:val="0"/>
      <w:divBdr>
        <w:top w:val="none" w:sz="0" w:space="0" w:color="auto"/>
        <w:left w:val="none" w:sz="0" w:space="0" w:color="auto"/>
        <w:bottom w:val="none" w:sz="0" w:space="0" w:color="auto"/>
        <w:right w:val="none" w:sz="0" w:space="0" w:color="auto"/>
      </w:divBdr>
    </w:div>
    <w:div w:id="514928407">
      <w:bodyDiv w:val="1"/>
      <w:marLeft w:val="0"/>
      <w:marRight w:val="0"/>
      <w:marTop w:val="0"/>
      <w:marBottom w:val="0"/>
      <w:divBdr>
        <w:top w:val="none" w:sz="0" w:space="0" w:color="auto"/>
        <w:left w:val="none" w:sz="0" w:space="0" w:color="auto"/>
        <w:bottom w:val="none" w:sz="0" w:space="0" w:color="auto"/>
        <w:right w:val="none" w:sz="0" w:space="0" w:color="auto"/>
      </w:divBdr>
    </w:div>
    <w:div w:id="515123461">
      <w:bodyDiv w:val="1"/>
      <w:marLeft w:val="0"/>
      <w:marRight w:val="0"/>
      <w:marTop w:val="0"/>
      <w:marBottom w:val="0"/>
      <w:divBdr>
        <w:top w:val="none" w:sz="0" w:space="0" w:color="auto"/>
        <w:left w:val="none" w:sz="0" w:space="0" w:color="auto"/>
        <w:bottom w:val="none" w:sz="0" w:space="0" w:color="auto"/>
        <w:right w:val="none" w:sz="0" w:space="0" w:color="auto"/>
      </w:divBdr>
    </w:div>
    <w:div w:id="515389523">
      <w:bodyDiv w:val="1"/>
      <w:marLeft w:val="0"/>
      <w:marRight w:val="0"/>
      <w:marTop w:val="0"/>
      <w:marBottom w:val="0"/>
      <w:divBdr>
        <w:top w:val="none" w:sz="0" w:space="0" w:color="auto"/>
        <w:left w:val="none" w:sz="0" w:space="0" w:color="auto"/>
        <w:bottom w:val="none" w:sz="0" w:space="0" w:color="auto"/>
        <w:right w:val="none" w:sz="0" w:space="0" w:color="auto"/>
      </w:divBdr>
    </w:div>
    <w:div w:id="515728407">
      <w:bodyDiv w:val="1"/>
      <w:marLeft w:val="0"/>
      <w:marRight w:val="0"/>
      <w:marTop w:val="0"/>
      <w:marBottom w:val="0"/>
      <w:divBdr>
        <w:top w:val="none" w:sz="0" w:space="0" w:color="auto"/>
        <w:left w:val="none" w:sz="0" w:space="0" w:color="auto"/>
        <w:bottom w:val="none" w:sz="0" w:space="0" w:color="auto"/>
        <w:right w:val="none" w:sz="0" w:space="0" w:color="auto"/>
      </w:divBdr>
    </w:div>
    <w:div w:id="516429659">
      <w:bodyDiv w:val="1"/>
      <w:marLeft w:val="0"/>
      <w:marRight w:val="0"/>
      <w:marTop w:val="0"/>
      <w:marBottom w:val="0"/>
      <w:divBdr>
        <w:top w:val="none" w:sz="0" w:space="0" w:color="auto"/>
        <w:left w:val="none" w:sz="0" w:space="0" w:color="auto"/>
        <w:bottom w:val="none" w:sz="0" w:space="0" w:color="auto"/>
        <w:right w:val="none" w:sz="0" w:space="0" w:color="auto"/>
      </w:divBdr>
    </w:div>
    <w:div w:id="516887979">
      <w:bodyDiv w:val="1"/>
      <w:marLeft w:val="0"/>
      <w:marRight w:val="0"/>
      <w:marTop w:val="0"/>
      <w:marBottom w:val="0"/>
      <w:divBdr>
        <w:top w:val="none" w:sz="0" w:space="0" w:color="auto"/>
        <w:left w:val="none" w:sz="0" w:space="0" w:color="auto"/>
        <w:bottom w:val="none" w:sz="0" w:space="0" w:color="auto"/>
        <w:right w:val="none" w:sz="0" w:space="0" w:color="auto"/>
      </w:divBdr>
    </w:div>
    <w:div w:id="517500270">
      <w:bodyDiv w:val="1"/>
      <w:marLeft w:val="0"/>
      <w:marRight w:val="0"/>
      <w:marTop w:val="0"/>
      <w:marBottom w:val="0"/>
      <w:divBdr>
        <w:top w:val="none" w:sz="0" w:space="0" w:color="auto"/>
        <w:left w:val="none" w:sz="0" w:space="0" w:color="auto"/>
        <w:bottom w:val="none" w:sz="0" w:space="0" w:color="auto"/>
        <w:right w:val="none" w:sz="0" w:space="0" w:color="auto"/>
      </w:divBdr>
    </w:div>
    <w:div w:id="517893243">
      <w:bodyDiv w:val="1"/>
      <w:marLeft w:val="0"/>
      <w:marRight w:val="0"/>
      <w:marTop w:val="0"/>
      <w:marBottom w:val="0"/>
      <w:divBdr>
        <w:top w:val="none" w:sz="0" w:space="0" w:color="auto"/>
        <w:left w:val="none" w:sz="0" w:space="0" w:color="auto"/>
        <w:bottom w:val="none" w:sz="0" w:space="0" w:color="auto"/>
        <w:right w:val="none" w:sz="0" w:space="0" w:color="auto"/>
      </w:divBdr>
    </w:div>
    <w:div w:id="518394187">
      <w:bodyDiv w:val="1"/>
      <w:marLeft w:val="0"/>
      <w:marRight w:val="0"/>
      <w:marTop w:val="0"/>
      <w:marBottom w:val="0"/>
      <w:divBdr>
        <w:top w:val="none" w:sz="0" w:space="0" w:color="auto"/>
        <w:left w:val="none" w:sz="0" w:space="0" w:color="auto"/>
        <w:bottom w:val="none" w:sz="0" w:space="0" w:color="auto"/>
        <w:right w:val="none" w:sz="0" w:space="0" w:color="auto"/>
      </w:divBdr>
    </w:div>
    <w:div w:id="519003245">
      <w:bodyDiv w:val="1"/>
      <w:marLeft w:val="0"/>
      <w:marRight w:val="0"/>
      <w:marTop w:val="0"/>
      <w:marBottom w:val="0"/>
      <w:divBdr>
        <w:top w:val="none" w:sz="0" w:space="0" w:color="auto"/>
        <w:left w:val="none" w:sz="0" w:space="0" w:color="auto"/>
        <w:bottom w:val="none" w:sz="0" w:space="0" w:color="auto"/>
        <w:right w:val="none" w:sz="0" w:space="0" w:color="auto"/>
      </w:divBdr>
    </w:div>
    <w:div w:id="519321079">
      <w:bodyDiv w:val="1"/>
      <w:marLeft w:val="0"/>
      <w:marRight w:val="0"/>
      <w:marTop w:val="0"/>
      <w:marBottom w:val="0"/>
      <w:divBdr>
        <w:top w:val="none" w:sz="0" w:space="0" w:color="auto"/>
        <w:left w:val="none" w:sz="0" w:space="0" w:color="auto"/>
        <w:bottom w:val="none" w:sz="0" w:space="0" w:color="auto"/>
        <w:right w:val="none" w:sz="0" w:space="0" w:color="auto"/>
      </w:divBdr>
    </w:div>
    <w:div w:id="520895622">
      <w:bodyDiv w:val="1"/>
      <w:marLeft w:val="0"/>
      <w:marRight w:val="0"/>
      <w:marTop w:val="0"/>
      <w:marBottom w:val="0"/>
      <w:divBdr>
        <w:top w:val="none" w:sz="0" w:space="0" w:color="auto"/>
        <w:left w:val="none" w:sz="0" w:space="0" w:color="auto"/>
        <w:bottom w:val="none" w:sz="0" w:space="0" w:color="auto"/>
        <w:right w:val="none" w:sz="0" w:space="0" w:color="auto"/>
      </w:divBdr>
    </w:div>
    <w:div w:id="521358772">
      <w:bodyDiv w:val="1"/>
      <w:marLeft w:val="0"/>
      <w:marRight w:val="0"/>
      <w:marTop w:val="0"/>
      <w:marBottom w:val="0"/>
      <w:divBdr>
        <w:top w:val="none" w:sz="0" w:space="0" w:color="auto"/>
        <w:left w:val="none" w:sz="0" w:space="0" w:color="auto"/>
        <w:bottom w:val="none" w:sz="0" w:space="0" w:color="auto"/>
        <w:right w:val="none" w:sz="0" w:space="0" w:color="auto"/>
      </w:divBdr>
    </w:div>
    <w:div w:id="521364267">
      <w:bodyDiv w:val="1"/>
      <w:marLeft w:val="0"/>
      <w:marRight w:val="0"/>
      <w:marTop w:val="0"/>
      <w:marBottom w:val="0"/>
      <w:divBdr>
        <w:top w:val="none" w:sz="0" w:space="0" w:color="auto"/>
        <w:left w:val="none" w:sz="0" w:space="0" w:color="auto"/>
        <w:bottom w:val="none" w:sz="0" w:space="0" w:color="auto"/>
        <w:right w:val="none" w:sz="0" w:space="0" w:color="auto"/>
      </w:divBdr>
    </w:div>
    <w:div w:id="521670316">
      <w:bodyDiv w:val="1"/>
      <w:marLeft w:val="0"/>
      <w:marRight w:val="0"/>
      <w:marTop w:val="0"/>
      <w:marBottom w:val="0"/>
      <w:divBdr>
        <w:top w:val="none" w:sz="0" w:space="0" w:color="auto"/>
        <w:left w:val="none" w:sz="0" w:space="0" w:color="auto"/>
        <w:bottom w:val="none" w:sz="0" w:space="0" w:color="auto"/>
        <w:right w:val="none" w:sz="0" w:space="0" w:color="auto"/>
      </w:divBdr>
    </w:div>
    <w:div w:id="522522666">
      <w:bodyDiv w:val="1"/>
      <w:marLeft w:val="0"/>
      <w:marRight w:val="0"/>
      <w:marTop w:val="0"/>
      <w:marBottom w:val="0"/>
      <w:divBdr>
        <w:top w:val="none" w:sz="0" w:space="0" w:color="auto"/>
        <w:left w:val="none" w:sz="0" w:space="0" w:color="auto"/>
        <w:bottom w:val="none" w:sz="0" w:space="0" w:color="auto"/>
        <w:right w:val="none" w:sz="0" w:space="0" w:color="auto"/>
      </w:divBdr>
    </w:div>
    <w:div w:id="522788829">
      <w:bodyDiv w:val="1"/>
      <w:marLeft w:val="0"/>
      <w:marRight w:val="0"/>
      <w:marTop w:val="0"/>
      <w:marBottom w:val="0"/>
      <w:divBdr>
        <w:top w:val="none" w:sz="0" w:space="0" w:color="auto"/>
        <w:left w:val="none" w:sz="0" w:space="0" w:color="auto"/>
        <w:bottom w:val="none" w:sz="0" w:space="0" w:color="auto"/>
        <w:right w:val="none" w:sz="0" w:space="0" w:color="auto"/>
      </w:divBdr>
    </w:div>
    <w:div w:id="523403145">
      <w:bodyDiv w:val="1"/>
      <w:marLeft w:val="0"/>
      <w:marRight w:val="0"/>
      <w:marTop w:val="0"/>
      <w:marBottom w:val="0"/>
      <w:divBdr>
        <w:top w:val="none" w:sz="0" w:space="0" w:color="auto"/>
        <w:left w:val="none" w:sz="0" w:space="0" w:color="auto"/>
        <w:bottom w:val="none" w:sz="0" w:space="0" w:color="auto"/>
        <w:right w:val="none" w:sz="0" w:space="0" w:color="auto"/>
      </w:divBdr>
    </w:div>
    <w:div w:id="523710287">
      <w:bodyDiv w:val="1"/>
      <w:marLeft w:val="0"/>
      <w:marRight w:val="0"/>
      <w:marTop w:val="0"/>
      <w:marBottom w:val="0"/>
      <w:divBdr>
        <w:top w:val="none" w:sz="0" w:space="0" w:color="auto"/>
        <w:left w:val="none" w:sz="0" w:space="0" w:color="auto"/>
        <w:bottom w:val="none" w:sz="0" w:space="0" w:color="auto"/>
        <w:right w:val="none" w:sz="0" w:space="0" w:color="auto"/>
      </w:divBdr>
    </w:div>
    <w:div w:id="523859774">
      <w:bodyDiv w:val="1"/>
      <w:marLeft w:val="0"/>
      <w:marRight w:val="0"/>
      <w:marTop w:val="0"/>
      <w:marBottom w:val="0"/>
      <w:divBdr>
        <w:top w:val="none" w:sz="0" w:space="0" w:color="auto"/>
        <w:left w:val="none" w:sz="0" w:space="0" w:color="auto"/>
        <w:bottom w:val="none" w:sz="0" w:space="0" w:color="auto"/>
        <w:right w:val="none" w:sz="0" w:space="0" w:color="auto"/>
      </w:divBdr>
    </w:div>
    <w:div w:id="524447916">
      <w:bodyDiv w:val="1"/>
      <w:marLeft w:val="0"/>
      <w:marRight w:val="0"/>
      <w:marTop w:val="0"/>
      <w:marBottom w:val="0"/>
      <w:divBdr>
        <w:top w:val="none" w:sz="0" w:space="0" w:color="auto"/>
        <w:left w:val="none" w:sz="0" w:space="0" w:color="auto"/>
        <w:bottom w:val="none" w:sz="0" w:space="0" w:color="auto"/>
        <w:right w:val="none" w:sz="0" w:space="0" w:color="auto"/>
      </w:divBdr>
    </w:div>
    <w:div w:id="524756980">
      <w:bodyDiv w:val="1"/>
      <w:marLeft w:val="0"/>
      <w:marRight w:val="0"/>
      <w:marTop w:val="0"/>
      <w:marBottom w:val="0"/>
      <w:divBdr>
        <w:top w:val="none" w:sz="0" w:space="0" w:color="auto"/>
        <w:left w:val="none" w:sz="0" w:space="0" w:color="auto"/>
        <w:bottom w:val="none" w:sz="0" w:space="0" w:color="auto"/>
        <w:right w:val="none" w:sz="0" w:space="0" w:color="auto"/>
      </w:divBdr>
    </w:div>
    <w:div w:id="525219655">
      <w:bodyDiv w:val="1"/>
      <w:marLeft w:val="0"/>
      <w:marRight w:val="0"/>
      <w:marTop w:val="0"/>
      <w:marBottom w:val="0"/>
      <w:divBdr>
        <w:top w:val="none" w:sz="0" w:space="0" w:color="auto"/>
        <w:left w:val="none" w:sz="0" w:space="0" w:color="auto"/>
        <w:bottom w:val="none" w:sz="0" w:space="0" w:color="auto"/>
        <w:right w:val="none" w:sz="0" w:space="0" w:color="auto"/>
      </w:divBdr>
    </w:div>
    <w:div w:id="526526557">
      <w:bodyDiv w:val="1"/>
      <w:marLeft w:val="0"/>
      <w:marRight w:val="0"/>
      <w:marTop w:val="0"/>
      <w:marBottom w:val="0"/>
      <w:divBdr>
        <w:top w:val="none" w:sz="0" w:space="0" w:color="auto"/>
        <w:left w:val="none" w:sz="0" w:space="0" w:color="auto"/>
        <w:bottom w:val="none" w:sz="0" w:space="0" w:color="auto"/>
        <w:right w:val="none" w:sz="0" w:space="0" w:color="auto"/>
      </w:divBdr>
    </w:div>
    <w:div w:id="527372120">
      <w:bodyDiv w:val="1"/>
      <w:marLeft w:val="0"/>
      <w:marRight w:val="0"/>
      <w:marTop w:val="0"/>
      <w:marBottom w:val="0"/>
      <w:divBdr>
        <w:top w:val="none" w:sz="0" w:space="0" w:color="auto"/>
        <w:left w:val="none" w:sz="0" w:space="0" w:color="auto"/>
        <w:bottom w:val="none" w:sz="0" w:space="0" w:color="auto"/>
        <w:right w:val="none" w:sz="0" w:space="0" w:color="auto"/>
      </w:divBdr>
    </w:div>
    <w:div w:id="527909568">
      <w:bodyDiv w:val="1"/>
      <w:marLeft w:val="0"/>
      <w:marRight w:val="0"/>
      <w:marTop w:val="0"/>
      <w:marBottom w:val="0"/>
      <w:divBdr>
        <w:top w:val="none" w:sz="0" w:space="0" w:color="auto"/>
        <w:left w:val="none" w:sz="0" w:space="0" w:color="auto"/>
        <w:bottom w:val="none" w:sz="0" w:space="0" w:color="auto"/>
        <w:right w:val="none" w:sz="0" w:space="0" w:color="auto"/>
      </w:divBdr>
    </w:div>
    <w:div w:id="528180761">
      <w:bodyDiv w:val="1"/>
      <w:marLeft w:val="0"/>
      <w:marRight w:val="0"/>
      <w:marTop w:val="0"/>
      <w:marBottom w:val="0"/>
      <w:divBdr>
        <w:top w:val="none" w:sz="0" w:space="0" w:color="auto"/>
        <w:left w:val="none" w:sz="0" w:space="0" w:color="auto"/>
        <w:bottom w:val="none" w:sz="0" w:space="0" w:color="auto"/>
        <w:right w:val="none" w:sz="0" w:space="0" w:color="auto"/>
      </w:divBdr>
    </w:div>
    <w:div w:id="528222827">
      <w:bodyDiv w:val="1"/>
      <w:marLeft w:val="0"/>
      <w:marRight w:val="0"/>
      <w:marTop w:val="0"/>
      <w:marBottom w:val="0"/>
      <w:divBdr>
        <w:top w:val="none" w:sz="0" w:space="0" w:color="auto"/>
        <w:left w:val="none" w:sz="0" w:space="0" w:color="auto"/>
        <w:bottom w:val="none" w:sz="0" w:space="0" w:color="auto"/>
        <w:right w:val="none" w:sz="0" w:space="0" w:color="auto"/>
      </w:divBdr>
    </w:div>
    <w:div w:id="528876487">
      <w:bodyDiv w:val="1"/>
      <w:marLeft w:val="0"/>
      <w:marRight w:val="0"/>
      <w:marTop w:val="0"/>
      <w:marBottom w:val="0"/>
      <w:divBdr>
        <w:top w:val="none" w:sz="0" w:space="0" w:color="auto"/>
        <w:left w:val="none" w:sz="0" w:space="0" w:color="auto"/>
        <w:bottom w:val="none" w:sz="0" w:space="0" w:color="auto"/>
        <w:right w:val="none" w:sz="0" w:space="0" w:color="auto"/>
      </w:divBdr>
    </w:div>
    <w:div w:id="528950537">
      <w:bodyDiv w:val="1"/>
      <w:marLeft w:val="0"/>
      <w:marRight w:val="0"/>
      <w:marTop w:val="0"/>
      <w:marBottom w:val="0"/>
      <w:divBdr>
        <w:top w:val="none" w:sz="0" w:space="0" w:color="auto"/>
        <w:left w:val="none" w:sz="0" w:space="0" w:color="auto"/>
        <w:bottom w:val="none" w:sz="0" w:space="0" w:color="auto"/>
        <w:right w:val="none" w:sz="0" w:space="0" w:color="auto"/>
      </w:divBdr>
    </w:div>
    <w:div w:id="529029161">
      <w:bodyDiv w:val="1"/>
      <w:marLeft w:val="0"/>
      <w:marRight w:val="0"/>
      <w:marTop w:val="0"/>
      <w:marBottom w:val="0"/>
      <w:divBdr>
        <w:top w:val="none" w:sz="0" w:space="0" w:color="auto"/>
        <w:left w:val="none" w:sz="0" w:space="0" w:color="auto"/>
        <w:bottom w:val="none" w:sz="0" w:space="0" w:color="auto"/>
        <w:right w:val="none" w:sz="0" w:space="0" w:color="auto"/>
      </w:divBdr>
    </w:div>
    <w:div w:id="5292272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08693">
      <w:bodyDiv w:val="1"/>
      <w:marLeft w:val="0"/>
      <w:marRight w:val="0"/>
      <w:marTop w:val="0"/>
      <w:marBottom w:val="0"/>
      <w:divBdr>
        <w:top w:val="none" w:sz="0" w:space="0" w:color="auto"/>
        <w:left w:val="none" w:sz="0" w:space="0" w:color="auto"/>
        <w:bottom w:val="none" w:sz="0" w:space="0" w:color="auto"/>
        <w:right w:val="none" w:sz="0" w:space="0" w:color="auto"/>
      </w:divBdr>
    </w:div>
    <w:div w:id="530188670">
      <w:bodyDiv w:val="1"/>
      <w:marLeft w:val="0"/>
      <w:marRight w:val="0"/>
      <w:marTop w:val="0"/>
      <w:marBottom w:val="0"/>
      <w:divBdr>
        <w:top w:val="none" w:sz="0" w:space="0" w:color="auto"/>
        <w:left w:val="none" w:sz="0" w:space="0" w:color="auto"/>
        <w:bottom w:val="none" w:sz="0" w:space="0" w:color="auto"/>
        <w:right w:val="none" w:sz="0" w:space="0" w:color="auto"/>
      </w:divBdr>
    </w:div>
    <w:div w:id="530730994">
      <w:bodyDiv w:val="1"/>
      <w:marLeft w:val="0"/>
      <w:marRight w:val="0"/>
      <w:marTop w:val="0"/>
      <w:marBottom w:val="0"/>
      <w:divBdr>
        <w:top w:val="none" w:sz="0" w:space="0" w:color="auto"/>
        <w:left w:val="none" w:sz="0" w:space="0" w:color="auto"/>
        <w:bottom w:val="none" w:sz="0" w:space="0" w:color="auto"/>
        <w:right w:val="none" w:sz="0" w:space="0" w:color="auto"/>
      </w:divBdr>
    </w:div>
    <w:div w:id="530873800">
      <w:bodyDiv w:val="1"/>
      <w:marLeft w:val="0"/>
      <w:marRight w:val="0"/>
      <w:marTop w:val="0"/>
      <w:marBottom w:val="0"/>
      <w:divBdr>
        <w:top w:val="none" w:sz="0" w:space="0" w:color="auto"/>
        <w:left w:val="none" w:sz="0" w:space="0" w:color="auto"/>
        <w:bottom w:val="none" w:sz="0" w:space="0" w:color="auto"/>
        <w:right w:val="none" w:sz="0" w:space="0" w:color="auto"/>
      </w:divBdr>
    </w:div>
    <w:div w:id="532111089">
      <w:bodyDiv w:val="1"/>
      <w:marLeft w:val="0"/>
      <w:marRight w:val="0"/>
      <w:marTop w:val="0"/>
      <w:marBottom w:val="0"/>
      <w:divBdr>
        <w:top w:val="none" w:sz="0" w:space="0" w:color="auto"/>
        <w:left w:val="none" w:sz="0" w:space="0" w:color="auto"/>
        <w:bottom w:val="none" w:sz="0" w:space="0" w:color="auto"/>
        <w:right w:val="none" w:sz="0" w:space="0" w:color="auto"/>
      </w:divBdr>
    </w:div>
    <w:div w:id="532230058">
      <w:bodyDiv w:val="1"/>
      <w:marLeft w:val="0"/>
      <w:marRight w:val="0"/>
      <w:marTop w:val="0"/>
      <w:marBottom w:val="0"/>
      <w:divBdr>
        <w:top w:val="none" w:sz="0" w:space="0" w:color="auto"/>
        <w:left w:val="none" w:sz="0" w:space="0" w:color="auto"/>
        <w:bottom w:val="none" w:sz="0" w:space="0" w:color="auto"/>
        <w:right w:val="none" w:sz="0" w:space="0" w:color="auto"/>
      </w:divBdr>
    </w:div>
    <w:div w:id="535503006">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5969459">
      <w:bodyDiv w:val="1"/>
      <w:marLeft w:val="0"/>
      <w:marRight w:val="0"/>
      <w:marTop w:val="0"/>
      <w:marBottom w:val="0"/>
      <w:divBdr>
        <w:top w:val="none" w:sz="0" w:space="0" w:color="auto"/>
        <w:left w:val="none" w:sz="0" w:space="0" w:color="auto"/>
        <w:bottom w:val="none" w:sz="0" w:space="0" w:color="auto"/>
        <w:right w:val="none" w:sz="0" w:space="0" w:color="auto"/>
      </w:divBdr>
    </w:div>
    <w:div w:id="536432811">
      <w:bodyDiv w:val="1"/>
      <w:marLeft w:val="0"/>
      <w:marRight w:val="0"/>
      <w:marTop w:val="0"/>
      <w:marBottom w:val="0"/>
      <w:divBdr>
        <w:top w:val="none" w:sz="0" w:space="0" w:color="auto"/>
        <w:left w:val="none" w:sz="0" w:space="0" w:color="auto"/>
        <w:bottom w:val="none" w:sz="0" w:space="0" w:color="auto"/>
        <w:right w:val="none" w:sz="0" w:space="0" w:color="auto"/>
      </w:divBdr>
    </w:div>
    <w:div w:id="537935984">
      <w:bodyDiv w:val="1"/>
      <w:marLeft w:val="0"/>
      <w:marRight w:val="0"/>
      <w:marTop w:val="0"/>
      <w:marBottom w:val="0"/>
      <w:divBdr>
        <w:top w:val="none" w:sz="0" w:space="0" w:color="auto"/>
        <w:left w:val="none" w:sz="0" w:space="0" w:color="auto"/>
        <w:bottom w:val="none" w:sz="0" w:space="0" w:color="auto"/>
        <w:right w:val="none" w:sz="0" w:space="0" w:color="auto"/>
      </w:divBdr>
    </w:div>
    <w:div w:id="538444487">
      <w:bodyDiv w:val="1"/>
      <w:marLeft w:val="0"/>
      <w:marRight w:val="0"/>
      <w:marTop w:val="0"/>
      <w:marBottom w:val="0"/>
      <w:divBdr>
        <w:top w:val="none" w:sz="0" w:space="0" w:color="auto"/>
        <w:left w:val="none" w:sz="0" w:space="0" w:color="auto"/>
        <w:bottom w:val="none" w:sz="0" w:space="0" w:color="auto"/>
        <w:right w:val="none" w:sz="0" w:space="0" w:color="auto"/>
      </w:divBdr>
    </w:div>
    <w:div w:id="538786056">
      <w:bodyDiv w:val="1"/>
      <w:marLeft w:val="0"/>
      <w:marRight w:val="0"/>
      <w:marTop w:val="0"/>
      <w:marBottom w:val="0"/>
      <w:divBdr>
        <w:top w:val="none" w:sz="0" w:space="0" w:color="auto"/>
        <w:left w:val="none" w:sz="0" w:space="0" w:color="auto"/>
        <w:bottom w:val="none" w:sz="0" w:space="0" w:color="auto"/>
        <w:right w:val="none" w:sz="0" w:space="0" w:color="auto"/>
      </w:divBdr>
    </w:div>
    <w:div w:id="539438071">
      <w:bodyDiv w:val="1"/>
      <w:marLeft w:val="0"/>
      <w:marRight w:val="0"/>
      <w:marTop w:val="0"/>
      <w:marBottom w:val="0"/>
      <w:divBdr>
        <w:top w:val="none" w:sz="0" w:space="0" w:color="auto"/>
        <w:left w:val="none" w:sz="0" w:space="0" w:color="auto"/>
        <w:bottom w:val="none" w:sz="0" w:space="0" w:color="auto"/>
        <w:right w:val="none" w:sz="0" w:space="0" w:color="auto"/>
      </w:divBdr>
    </w:div>
    <w:div w:id="539754866">
      <w:bodyDiv w:val="1"/>
      <w:marLeft w:val="0"/>
      <w:marRight w:val="0"/>
      <w:marTop w:val="0"/>
      <w:marBottom w:val="0"/>
      <w:divBdr>
        <w:top w:val="none" w:sz="0" w:space="0" w:color="auto"/>
        <w:left w:val="none" w:sz="0" w:space="0" w:color="auto"/>
        <w:bottom w:val="none" w:sz="0" w:space="0" w:color="auto"/>
        <w:right w:val="none" w:sz="0" w:space="0" w:color="auto"/>
      </w:divBdr>
    </w:div>
    <w:div w:id="539778633">
      <w:bodyDiv w:val="1"/>
      <w:marLeft w:val="0"/>
      <w:marRight w:val="0"/>
      <w:marTop w:val="0"/>
      <w:marBottom w:val="0"/>
      <w:divBdr>
        <w:top w:val="none" w:sz="0" w:space="0" w:color="auto"/>
        <w:left w:val="none" w:sz="0" w:space="0" w:color="auto"/>
        <w:bottom w:val="none" w:sz="0" w:space="0" w:color="auto"/>
        <w:right w:val="none" w:sz="0" w:space="0" w:color="auto"/>
      </w:divBdr>
    </w:div>
    <w:div w:id="540017530">
      <w:bodyDiv w:val="1"/>
      <w:marLeft w:val="0"/>
      <w:marRight w:val="0"/>
      <w:marTop w:val="0"/>
      <w:marBottom w:val="0"/>
      <w:divBdr>
        <w:top w:val="none" w:sz="0" w:space="0" w:color="auto"/>
        <w:left w:val="none" w:sz="0" w:space="0" w:color="auto"/>
        <w:bottom w:val="none" w:sz="0" w:space="0" w:color="auto"/>
        <w:right w:val="none" w:sz="0" w:space="0" w:color="auto"/>
      </w:divBdr>
    </w:div>
    <w:div w:id="540098614">
      <w:bodyDiv w:val="1"/>
      <w:marLeft w:val="0"/>
      <w:marRight w:val="0"/>
      <w:marTop w:val="0"/>
      <w:marBottom w:val="0"/>
      <w:divBdr>
        <w:top w:val="none" w:sz="0" w:space="0" w:color="auto"/>
        <w:left w:val="none" w:sz="0" w:space="0" w:color="auto"/>
        <w:bottom w:val="none" w:sz="0" w:space="0" w:color="auto"/>
        <w:right w:val="none" w:sz="0" w:space="0" w:color="auto"/>
      </w:divBdr>
    </w:div>
    <w:div w:id="540438518">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540745751">
      <w:bodyDiv w:val="1"/>
      <w:marLeft w:val="0"/>
      <w:marRight w:val="0"/>
      <w:marTop w:val="0"/>
      <w:marBottom w:val="0"/>
      <w:divBdr>
        <w:top w:val="none" w:sz="0" w:space="0" w:color="auto"/>
        <w:left w:val="none" w:sz="0" w:space="0" w:color="auto"/>
        <w:bottom w:val="none" w:sz="0" w:space="0" w:color="auto"/>
        <w:right w:val="none" w:sz="0" w:space="0" w:color="auto"/>
      </w:divBdr>
    </w:div>
    <w:div w:id="54121558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2446292">
      <w:bodyDiv w:val="1"/>
      <w:marLeft w:val="0"/>
      <w:marRight w:val="0"/>
      <w:marTop w:val="0"/>
      <w:marBottom w:val="0"/>
      <w:divBdr>
        <w:top w:val="none" w:sz="0" w:space="0" w:color="auto"/>
        <w:left w:val="none" w:sz="0" w:space="0" w:color="auto"/>
        <w:bottom w:val="none" w:sz="0" w:space="0" w:color="auto"/>
        <w:right w:val="none" w:sz="0" w:space="0" w:color="auto"/>
      </w:divBdr>
    </w:div>
    <w:div w:id="542639073">
      <w:bodyDiv w:val="1"/>
      <w:marLeft w:val="0"/>
      <w:marRight w:val="0"/>
      <w:marTop w:val="0"/>
      <w:marBottom w:val="0"/>
      <w:divBdr>
        <w:top w:val="none" w:sz="0" w:space="0" w:color="auto"/>
        <w:left w:val="none" w:sz="0" w:space="0" w:color="auto"/>
        <w:bottom w:val="none" w:sz="0" w:space="0" w:color="auto"/>
        <w:right w:val="none" w:sz="0" w:space="0" w:color="auto"/>
      </w:divBdr>
    </w:div>
    <w:div w:id="542717774">
      <w:bodyDiv w:val="1"/>
      <w:marLeft w:val="0"/>
      <w:marRight w:val="0"/>
      <w:marTop w:val="0"/>
      <w:marBottom w:val="0"/>
      <w:divBdr>
        <w:top w:val="none" w:sz="0" w:space="0" w:color="auto"/>
        <w:left w:val="none" w:sz="0" w:space="0" w:color="auto"/>
        <w:bottom w:val="none" w:sz="0" w:space="0" w:color="auto"/>
        <w:right w:val="none" w:sz="0" w:space="0" w:color="auto"/>
      </w:divBdr>
    </w:div>
    <w:div w:id="544027667">
      <w:bodyDiv w:val="1"/>
      <w:marLeft w:val="0"/>
      <w:marRight w:val="0"/>
      <w:marTop w:val="0"/>
      <w:marBottom w:val="0"/>
      <w:divBdr>
        <w:top w:val="none" w:sz="0" w:space="0" w:color="auto"/>
        <w:left w:val="none" w:sz="0" w:space="0" w:color="auto"/>
        <w:bottom w:val="none" w:sz="0" w:space="0" w:color="auto"/>
        <w:right w:val="none" w:sz="0" w:space="0" w:color="auto"/>
      </w:divBdr>
    </w:div>
    <w:div w:id="544558812">
      <w:bodyDiv w:val="1"/>
      <w:marLeft w:val="0"/>
      <w:marRight w:val="0"/>
      <w:marTop w:val="0"/>
      <w:marBottom w:val="0"/>
      <w:divBdr>
        <w:top w:val="none" w:sz="0" w:space="0" w:color="auto"/>
        <w:left w:val="none" w:sz="0" w:space="0" w:color="auto"/>
        <w:bottom w:val="none" w:sz="0" w:space="0" w:color="auto"/>
        <w:right w:val="none" w:sz="0" w:space="0" w:color="auto"/>
      </w:divBdr>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44566468">
      <w:bodyDiv w:val="1"/>
      <w:marLeft w:val="0"/>
      <w:marRight w:val="0"/>
      <w:marTop w:val="0"/>
      <w:marBottom w:val="0"/>
      <w:divBdr>
        <w:top w:val="none" w:sz="0" w:space="0" w:color="auto"/>
        <w:left w:val="none" w:sz="0" w:space="0" w:color="auto"/>
        <w:bottom w:val="none" w:sz="0" w:space="0" w:color="auto"/>
        <w:right w:val="none" w:sz="0" w:space="0" w:color="auto"/>
      </w:divBdr>
    </w:div>
    <w:div w:id="545339195">
      <w:bodyDiv w:val="1"/>
      <w:marLeft w:val="0"/>
      <w:marRight w:val="0"/>
      <w:marTop w:val="0"/>
      <w:marBottom w:val="0"/>
      <w:divBdr>
        <w:top w:val="none" w:sz="0" w:space="0" w:color="auto"/>
        <w:left w:val="none" w:sz="0" w:space="0" w:color="auto"/>
        <w:bottom w:val="none" w:sz="0" w:space="0" w:color="auto"/>
        <w:right w:val="none" w:sz="0" w:space="0" w:color="auto"/>
      </w:divBdr>
    </w:div>
    <w:div w:id="546264246">
      <w:bodyDiv w:val="1"/>
      <w:marLeft w:val="0"/>
      <w:marRight w:val="0"/>
      <w:marTop w:val="0"/>
      <w:marBottom w:val="0"/>
      <w:divBdr>
        <w:top w:val="none" w:sz="0" w:space="0" w:color="auto"/>
        <w:left w:val="none" w:sz="0" w:space="0" w:color="auto"/>
        <w:bottom w:val="none" w:sz="0" w:space="0" w:color="auto"/>
        <w:right w:val="none" w:sz="0" w:space="0" w:color="auto"/>
      </w:divBdr>
    </w:div>
    <w:div w:id="547298472">
      <w:bodyDiv w:val="1"/>
      <w:marLeft w:val="0"/>
      <w:marRight w:val="0"/>
      <w:marTop w:val="0"/>
      <w:marBottom w:val="0"/>
      <w:divBdr>
        <w:top w:val="none" w:sz="0" w:space="0" w:color="auto"/>
        <w:left w:val="none" w:sz="0" w:space="0" w:color="auto"/>
        <w:bottom w:val="none" w:sz="0" w:space="0" w:color="auto"/>
        <w:right w:val="none" w:sz="0" w:space="0" w:color="auto"/>
      </w:divBdr>
    </w:div>
    <w:div w:id="547452280">
      <w:bodyDiv w:val="1"/>
      <w:marLeft w:val="0"/>
      <w:marRight w:val="0"/>
      <w:marTop w:val="0"/>
      <w:marBottom w:val="0"/>
      <w:divBdr>
        <w:top w:val="none" w:sz="0" w:space="0" w:color="auto"/>
        <w:left w:val="none" w:sz="0" w:space="0" w:color="auto"/>
        <w:bottom w:val="none" w:sz="0" w:space="0" w:color="auto"/>
        <w:right w:val="none" w:sz="0" w:space="0" w:color="auto"/>
      </w:divBdr>
    </w:div>
    <w:div w:id="547954519">
      <w:bodyDiv w:val="1"/>
      <w:marLeft w:val="0"/>
      <w:marRight w:val="0"/>
      <w:marTop w:val="0"/>
      <w:marBottom w:val="0"/>
      <w:divBdr>
        <w:top w:val="none" w:sz="0" w:space="0" w:color="auto"/>
        <w:left w:val="none" w:sz="0" w:space="0" w:color="auto"/>
        <w:bottom w:val="none" w:sz="0" w:space="0" w:color="auto"/>
        <w:right w:val="none" w:sz="0" w:space="0" w:color="auto"/>
      </w:divBdr>
    </w:div>
    <w:div w:id="547962019">
      <w:bodyDiv w:val="1"/>
      <w:marLeft w:val="0"/>
      <w:marRight w:val="0"/>
      <w:marTop w:val="0"/>
      <w:marBottom w:val="0"/>
      <w:divBdr>
        <w:top w:val="none" w:sz="0" w:space="0" w:color="auto"/>
        <w:left w:val="none" w:sz="0" w:space="0" w:color="auto"/>
        <w:bottom w:val="none" w:sz="0" w:space="0" w:color="auto"/>
        <w:right w:val="none" w:sz="0" w:space="0" w:color="auto"/>
      </w:divBdr>
    </w:div>
    <w:div w:id="548420684">
      <w:bodyDiv w:val="1"/>
      <w:marLeft w:val="0"/>
      <w:marRight w:val="0"/>
      <w:marTop w:val="0"/>
      <w:marBottom w:val="0"/>
      <w:divBdr>
        <w:top w:val="none" w:sz="0" w:space="0" w:color="auto"/>
        <w:left w:val="none" w:sz="0" w:space="0" w:color="auto"/>
        <w:bottom w:val="none" w:sz="0" w:space="0" w:color="auto"/>
        <w:right w:val="none" w:sz="0" w:space="0" w:color="auto"/>
      </w:divBdr>
    </w:div>
    <w:div w:id="548692617">
      <w:bodyDiv w:val="1"/>
      <w:marLeft w:val="0"/>
      <w:marRight w:val="0"/>
      <w:marTop w:val="0"/>
      <w:marBottom w:val="0"/>
      <w:divBdr>
        <w:top w:val="none" w:sz="0" w:space="0" w:color="auto"/>
        <w:left w:val="none" w:sz="0" w:space="0" w:color="auto"/>
        <w:bottom w:val="none" w:sz="0" w:space="0" w:color="auto"/>
        <w:right w:val="none" w:sz="0" w:space="0" w:color="auto"/>
      </w:divBdr>
    </w:div>
    <w:div w:id="548761913">
      <w:bodyDiv w:val="1"/>
      <w:marLeft w:val="0"/>
      <w:marRight w:val="0"/>
      <w:marTop w:val="0"/>
      <w:marBottom w:val="0"/>
      <w:divBdr>
        <w:top w:val="none" w:sz="0" w:space="0" w:color="auto"/>
        <w:left w:val="none" w:sz="0" w:space="0" w:color="auto"/>
        <w:bottom w:val="none" w:sz="0" w:space="0" w:color="auto"/>
        <w:right w:val="none" w:sz="0" w:space="0" w:color="auto"/>
      </w:divBdr>
    </w:div>
    <w:div w:id="548882131">
      <w:bodyDiv w:val="1"/>
      <w:marLeft w:val="0"/>
      <w:marRight w:val="0"/>
      <w:marTop w:val="0"/>
      <w:marBottom w:val="0"/>
      <w:divBdr>
        <w:top w:val="none" w:sz="0" w:space="0" w:color="auto"/>
        <w:left w:val="none" w:sz="0" w:space="0" w:color="auto"/>
        <w:bottom w:val="none" w:sz="0" w:space="0" w:color="auto"/>
        <w:right w:val="none" w:sz="0" w:space="0" w:color="auto"/>
      </w:divBdr>
    </w:div>
    <w:div w:id="548961622">
      <w:bodyDiv w:val="1"/>
      <w:marLeft w:val="0"/>
      <w:marRight w:val="0"/>
      <w:marTop w:val="0"/>
      <w:marBottom w:val="0"/>
      <w:divBdr>
        <w:top w:val="none" w:sz="0" w:space="0" w:color="auto"/>
        <w:left w:val="none" w:sz="0" w:space="0" w:color="auto"/>
        <w:bottom w:val="none" w:sz="0" w:space="0" w:color="auto"/>
        <w:right w:val="none" w:sz="0" w:space="0" w:color="auto"/>
      </w:divBdr>
    </w:div>
    <w:div w:id="549000627">
      <w:bodyDiv w:val="1"/>
      <w:marLeft w:val="0"/>
      <w:marRight w:val="0"/>
      <w:marTop w:val="0"/>
      <w:marBottom w:val="0"/>
      <w:divBdr>
        <w:top w:val="none" w:sz="0" w:space="0" w:color="auto"/>
        <w:left w:val="none" w:sz="0" w:space="0" w:color="auto"/>
        <w:bottom w:val="none" w:sz="0" w:space="0" w:color="auto"/>
        <w:right w:val="none" w:sz="0" w:space="0" w:color="auto"/>
      </w:divBdr>
    </w:div>
    <w:div w:id="549390255">
      <w:bodyDiv w:val="1"/>
      <w:marLeft w:val="0"/>
      <w:marRight w:val="0"/>
      <w:marTop w:val="0"/>
      <w:marBottom w:val="0"/>
      <w:divBdr>
        <w:top w:val="none" w:sz="0" w:space="0" w:color="auto"/>
        <w:left w:val="none" w:sz="0" w:space="0" w:color="auto"/>
        <w:bottom w:val="none" w:sz="0" w:space="0" w:color="auto"/>
        <w:right w:val="none" w:sz="0" w:space="0" w:color="auto"/>
      </w:divBdr>
    </w:div>
    <w:div w:id="550115601">
      <w:bodyDiv w:val="1"/>
      <w:marLeft w:val="0"/>
      <w:marRight w:val="0"/>
      <w:marTop w:val="0"/>
      <w:marBottom w:val="0"/>
      <w:divBdr>
        <w:top w:val="none" w:sz="0" w:space="0" w:color="auto"/>
        <w:left w:val="none" w:sz="0" w:space="0" w:color="auto"/>
        <w:bottom w:val="none" w:sz="0" w:space="0" w:color="auto"/>
        <w:right w:val="none" w:sz="0" w:space="0" w:color="auto"/>
      </w:divBdr>
    </w:div>
    <w:div w:id="550506516">
      <w:bodyDiv w:val="1"/>
      <w:marLeft w:val="0"/>
      <w:marRight w:val="0"/>
      <w:marTop w:val="0"/>
      <w:marBottom w:val="0"/>
      <w:divBdr>
        <w:top w:val="none" w:sz="0" w:space="0" w:color="auto"/>
        <w:left w:val="none" w:sz="0" w:space="0" w:color="auto"/>
        <w:bottom w:val="none" w:sz="0" w:space="0" w:color="auto"/>
        <w:right w:val="none" w:sz="0" w:space="0" w:color="auto"/>
      </w:divBdr>
    </w:div>
    <w:div w:id="552009761">
      <w:bodyDiv w:val="1"/>
      <w:marLeft w:val="0"/>
      <w:marRight w:val="0"/>
      <w:marTop w:val="0"/>
      <w:marBottom w:val="0"/>
      <w:divBdr>
        <w:top w:val="none" w:sz="0" w:space="0" w:color="auto"/>
        <w:left w:val="none" w:sz="0" w:space="0" w:color="auto"/>
        <w:bottom w:val="none" w:sz="0" w:space="0" w:color="auto"/>
        <w:right w:val="none" w:sz="0" w:space="0" w:color="auto"/>
      </w:divBdr>
    </w:div>
    <w:div w:id="552039059">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54975078">
      <w:bodyDiv w:val="1"/>
      <w:marLeft w:val="0"/>
      <w:marRight w:val="0"/>
      <w:marTop w:val="0"/>
      <w:marBottom w:val="0"/>
      <w:divBdr>
        <w:top w:val="none" w:sz="0" w:space="0" w:color="auto"/>
        <w:left w:val="none" w:sz="0" w:space="0" w:color="auto"/>
        <w:bottom w:val="none" w:sz="0" w:space="0" w:color="auto"/>
        <w:right w:val="none" w:sz="0" w:space="0" w:color="auto"/>
      </w:divBdr>
    </w:div>
    <w:div w:id="555160731">
      <w:bodyDiv w:val="1"/>
      <w:marLeft w:val="0"/>
      <w:marRight w:val="0"/>
      <w:marTop w:val="0"/>
      <w:marBottom w:val="0"/>
      <w:divBdr>
        <w:top w:val="none" w:sz="0" w:space="0" w:color="auto"/>
        <w:left w:val="none" w:sz="0" w:space="0" w:color="auto"/>
        <w:bottom w:val="none" w:sz="0" w:space="0" w:color="auto"/>
        <w:right w:val="none" w:sz="0" w:space="0" w:color="auto"/>
      </w:divBdr>
    </w:div>
    <w:div w:id="555892348">
      <w:bodyDiv w:val="1"/>
      <w:marLeft w:val="0"/>
      <w:marRight w:val="0"/>
      <w:marTop w:val="0"/>
      <w:marBottom w:val="0"/>
      <w:divBdr>
        <w:top w:val="none" w:sz="0" w:space="0" w:color="auto"/>
        <w:left w:val="none" w:sz="0" w:space="0" w:color="auto"/>
        <w:bottom w:val="none" w:sz="0" w:space="0" w:color="auto"/>
        <w:right w:val="none" w:sz="0" w:space="0" w:color="auto"/>
      </w:divBdr>
    </w:div>
    <w:div w:id="556354898">
      <w:bodyDiv w:val="1"/>
      <w:marLeft w:val="0"/>
      <w:marRight w:val="0"/>
      <w:marTop w:val="0"/>
      <w:marBottom w:val="0"/>
      <w:divBdr>
        <w:top w:val="none" w:sz="0" w:space="0" w:color="auto"/>
        <w:left w:val="none" w:sz="0" w:space="0" w:color="auto"/>
        <w:bottom w:val="none" w:sz="0" w:space="0" w:color="auto"/>
        <w:right w:val="none" w:sz="0" w:space="0" w:color="auto"/>
      </w:divBdr>
    </w:div>
    <w:div w:id="556668464">
      <w:bodyDiv w:val="1"/>
      <w:marLeft w:val="0"/>
      <w:marRight w:val="0"/>
      <w:marTop w:val="0"/>
      <w:marBottom w:val="0"/>
      <w:divBdr>
        <w:top w:val="none" w:sz="0" w:space="0" w:color="auto"/>
        <w:left w:val="none" w:sz="0" w:space="0" w:color="auto"/>
        <w:bottom w:val="none" w:sz="0" w:space="0" w:color="auto"/>
        <w:right w:val="none" w:sz="0" w:space="0" w:color="auto"/>
      </w:divBdr>
    </w:div>
    <w:div w:id="556939792">
      <w:bodyDiv w:val="1"/>
      <w:marLeft w:val="0"/>
      <w:marRight w:val="0"/>
      <w:marTop w:val="0"/>
      <w:marBottom w:val="0"/>
      <w:divBdr>
        <w:top w:val="none" w:sz="0" w:space="0" w:color="auto"/>
        <w:left w:val="none" w:sz="0" w:space="0" w:color="auto"/>
        <w:bottom w:val="none" w:sz="0" w:space="0" w:color="auto"/>
        <w:right w:val="none" w:sz="0" w:space="0" w:color="auto"/>
      </w:divBdr>
    </w:div>
    <w:div w:id="557326071">
      <w:bodyDiv w:val="1"/>
      <w:marLeft w:val="0"/>
      <w:marRight w:val="0"/>
      <w:marTop w:val="0"/>
      <w:marBottom w:val="0"/>
      <w:divBdr>
        <w:top w:val="none" w:sz="0" w:space="0" w:color="auto"/>
        <w:left w:val="none" w:sz="0" w:space="0" w:color="auto"/>
        <w:bottom w:val="none" w:sz="0" w:space="0" w:color="auto"/>
        <w:right w:val="none" w:sz="0" w:space="0" w:color="auto"/>
      </w:divBdr>
    </w:div>
    <w:div w:id="559247407">
      <w:bodyDiv w:val="1"/>
      <w:marLeft w:val="0"/>
      <w:marRight w:val="0"/>
      <w:marTop w:val="0"/>
      <w:marBottom w:val="0"/>
      <w:divBdr>
        <w:top w:val="none" w:sz="0" w:space="0" w:color="auto"/>
        <w:left w:val="none" w:sz="0" w:space="0" w:color="auto"/>
        <w:bottom w:val="none" w:sz="0" w:space="0" w:color="auto"/>
        <w:right w:val="none" w:sz="0" w:space="0" w:color="auto"/>
      </w:divBdr>
    </w:div>
    <w:div w:id="561139593">
      <w:bodyDiv w:val="1"/>
      <w:marLeft w:val="0"/>
      <w:marRight w:val="0"/>
      <w:marTop w:val="0"/>
      <w:marBottom w:val="0"/>
      <w:divBdr>
        <w:top w:val="none" w:sz="0" w:space="0" w:color="auto"/>
        <w:left w:val="none" w:sz="0" w:space="0" w:color="auto"/>
        <w:bottom w:val="none" w:sz="0" w:space="0" w:color="auto"/>
        <w:right w:val="none" w:sz="0" w:space="0" w:color="auto"/>
      </w:divBdr>
    </w:div>
    <w:div w:id="561409943">
      <w:bodyDiv w:val="1"/>
      <w:marLeft w:val="0"/>
      <w:marRight w:val="0"/>
      <w:marTop w:val="0"/>
      <w:marBottom w:val="0"/>
      <w:divBdr>
        <w:top w:val="none" w:sz="0" w:space="0" w:color="auto"/>
        <w:left w:val="none" w:sz="0" w:space="0" w:color="auto"/>
        <w:bottom w:val="none" w:sz="0" w:space="0" w:color="auto"/>
        <w:right w:val="none" w:sz="0" w:space="0" w:color="auto"/>
      </w:divBdr>
    </w:div>
    <w:div w:id="561715340">
      <w:bodyDiv w:val="1"/>
      <w:marLeft w:val="0"/>
      <w:marRight w:val="0"/>
      <w:marTop w:val="0"/>
      <w:marBottom w:val="0"/>
      <w:divBdr>
        <w:top w:val="none" w:sz="0" w:space="0" w:color="auto"/>
        <w:left w:val="none" w:sz="0" w:space="0" w:color="auto"/>
        <w:bottom w:val="none" w:sz="0" w:space="0" w:color="auto"/>
        <w:right w:val="none" w:sz="0" w:space="0" w:color="auto"/>
      </w:divBdr>
    </w:div>
    <w:div w:id="561984456">
      <w:bodyDiv w:val="1"/>
      <w:marLeft w:val="0"/>
      <w:marRight w:val="0"/>
      <w:marTop w:val="0"/>
      <w:marBottom w:val="0"/>
      <w:divBdr>
        <w:top w:val="none" w:sz="0" w:space="0" w:color="auto"/>
        <w:left w:val="none" w:sz="0" w:space="0" w:color="auto"/>
        <w:bottom w:val="none" w:sz="0" w:space="0" w:color="auto"/>
        <w:right w:val="none" w:sz="0" w:space="0" w:color="auto"/>
      </w:divBdr>
    </w:div>
    <w:div w:id="562719716">
      <w:bodyDiv w:val="1"/>
      <w:marLeft w:val="0"/>
      <w:marRight w:val="0"/>
      <w:marTop w:val="0"/>
      <w:marBottom w:val="0"/>
      <w:divBdr>
        <w:top w:val="none" w:sz="0" w:space="0" w:color="auto"/>
        <w:left w:val="none" w:sz="0" w:space="0" w:color="auto"/>
        <w:bottom w:val="none" w:sz="0" w:space="0" w:color="auto"/>
        <w:right w:val="none" w:sz="0" w:space="0" w:color="auto"/>
      </w:divBdr>
    </w:div>
    <w:div w:id="564334575">
      <w:bodyDiv w:val="1"/>
      <w:marLeft w:val="0"/>
      <w:marRight w:val="0"/>
      <w:marTop w:val="0"/>
      <w:marBottom w:val="0"/>
      <w:divBdr>
        <w:top w:val="none" w:sz="0" w:space="0" w:color="auto"/>
        <w:left w:val="none" w:sz="0" w:space="0" w:color="auto"/>
        <w:bottom w:val="none" w:sz="0" w:space="0" w:color="auto"/>
        <w:right w:val="none" w:sz="0" w:space="0" w:color="auto"/>
      </w:divBdr>
    </w:div>
    <w:div w:id="565527038">
      <w:bodyDiv w:val="1"/>
      <w:marLeft w:val="0"/>
      <w:marRight w:val="0"/>
      <w:marTop w:val="0"/>
      <w:marBottom w:val="0"/>
      <w:divBdr>
        <w:top w:val="none" w:sz="0" w:space="0" w:color="auto"/>
        <w:left w:val="none" w:sz="0" w:space="0" w:color="auto"/>
        <w:bottom w:val="none" w:sz="0" w:space="0" w:color="auto"/>
        <w:right w:val="none" w:sz="0" w:space="0" w:color="auto"/>
      </w:divBdr>
    </w:div>
    <w:div w:id="565531328">
      <w:bodyDiv w:val="1"/>
      <w:marLeft w:val="0"/>
      <w:marRight w:val="0"/>
      <w:marTop w:val="0"/>
      <w:marBottom w:val="0"/>
      <w:divBdr>
        <w:top w:val="none" w:sz="0" w:space="0" w:color="auto"/>
        <w:left w:val="none" w:sz="0" w:space="0" w:color="auto"/>
        <w:bottom w:val="none" w:sz="0" w:space="0" w:color="auto"/>
        <w:right w:val="none" w:sz="0" w:space="0" w:color="auto"/>
      </w:divBdr>
    </w:div>
    <w:div w:id="565802875">
      <w:bodyDiv w:val="1"/>
      <w:marLeft w:val="0"/>
      <w:marRight w:val="0"/>
      <w:marTop w:val="0"/>
      <w:marBottom w:val="0"/>
      <w:divBdr>
        <w:top w:val="none" w:sz="0" w:space="0" w:color="auto"/>
        <w:left w:val="none" w:sz="0" w:space="0" w:color="auto"/>
        <w:bottom w:val="none" w:sz="0" w:space="0" w:color="auto"/>
        <w:right w:val="none" w:sz="0" w:space="0" w:color="auto"/>
      </w:divBdr>
    </w:div>
    <w:div w:id="566693266">
      <w:bodyDiv w:val="1"/>
      <w:marLeft w:val="0"/>
      <w:marRight w:val="0"/>
      <w:marTop w:val="0"/>
      <w:marBottom w:val="0"/>
      <w:divBdr>
        <w:top w:val="none" w:sz="0" w:space="0" w:color="auto"/>
        <w:left w:val="none" w:sz="0" w:space="0" w:color="auto"/>
        <w:bottom w:val="none" w:sz="0" w:space="0" w:color="auto"/>
        <w:right w:val="none" w:sz="0" w:space="0" w:color="auto"/>
      </w:divBdr>
    </w:div>
    <w:div w:id="568270636">
      <w:bodyDiv w:val="1"/>
      <w:marLeft w:val="0"/>
      <w:marRight w:val="0"/>
      <w:marTop w:val="0"/>
      <w:marBottom w:val="0"/>
      <w:divBdr>
        <w:top w:val="none" w:sz="0" w:space="0" w:color="auto"/>
        <w:left w:val="none" w:sz="0" w:space="0" w:color="auto"/>
        <w:bottom w:val="none" w:sz="0" w:space="0" w:color="auto"/>
        <w:right w:val="none" w:sz="0" w:space="0" w:color="auto"/>
      </w:divBdr>
    </w:div>
    <w:div w:id="569317363">
      <w:bodyDiv w:val="1"/>
      <w:marLeft w:val="0"/>
      <w:marRight w:val="0"/>
      <w:marTop w:val="0"/>
      <w:marBottom w:val="0"/>
      <w:divBdr>
        <w:top w:val="none" w:sz="0" w:space="0" w:color="auto"/>
        <w:left w:val="none" w:sz="0" w:space="0" w:color="auto"/>
        <w:bottom w:val="none" w:sz="0" w:space="0" w:color="auto"/>
        <w:right w:val="none" w:sz="0" w:space="0" w:color="auto"/>
      </w:divBdr>
    </w:div>
    <w:div w:id="569468310">
      <w:bodyDiv w:val="1"/>
      <w:marLeft w:val="0"/>
      <w:marRight w:val="0"/>
      <w:marTop w:val="0"/>
      <w:marBottom w:val="0"/>
      <w:divBdr>
        <w:top w:val="none" w:sz="0" w:space="0" w:color="auto"/>
        <w:left w:val="none" w:sz="0" w:space="0" w:color="auto"/>
        <w:bottom w:val="none" w:sz="0" w:space="0" w:color="auto"/>
        <w:right w:val="none" w:sz="0" w:space="0" w:color="auto"/>
      </w:divBdr>
    </w:div>
    <w:div w:id="569850590">
      <w:bodyDiv w:val="1"/>
      <w:marLeft w:val="0"/>
      <w:marRight w:val="0"/>
      <w:marTop w:val="0"/>
      <w:marBottom w:val="0"/>
      <w:divBdr>
        <w:top w:val="none" w:sz="0" w:space="0" w:color="auto"/>
        <w:left w:val="none" w:sz="0" w:space="0" w:color="auto"/>
        <w:bottom w:val="none" w:sz="0" w:space="0" w:color="auto"/>
        <w:right w:val="none" w:sz="0" w:space="0" w:color="auto"/>
      </w:divBdr>
    </w:div>
    <w:div w:id="570627665">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1158664">
      <w:bodyDiv w:val="1"/>
      <w:marLeft w:val="0"/>
      <w:marRight w:val="0"/>
      <w:marTop w:val="0"/>
      <w:marBottom w:val="0"/>
      <w:divBdr>
        <w:top w:val="none" w:sz="0" w:space="0" w:color="auto"/>
        <w:left w:val="none" w:sz="0" w:space="0" w:color="auto"/>
        <w:bottom w:val="none" w:sz="0" w:space="0" w:color="auto"/>
        <w:right w:val="none" w:sz="0" w:space="0" w:color="auto"/>
      </w:divBdr>
    </w:div>
    <w:div w:id="571282356">
      <w:bodyDiv w:val="1"/>
      <w:marLeft w:val="0"/>
      <w:marRight w:val="0"/>
      <w:marTop w:val="0"/>
      <w:marBottom w:val="0"/>
      <w:divBdr>
        <w:top w:val="none" w:sz="0" w:space="0" w:color="auto"/>
        <w:left w:val="none" w:sz="0" w:space="0" w:color="auto"/>
        <w:bottom w:val="none" w:sz="0" w:space="0" w:color="auto"/>
        <w:right w:val="none" w:sz="0" w:space="0" w:color="auto"/>
      </w:divBdr>
    </w:div>
    <w:div w:id="571503599">
      <w:bodyDiv w:val="1"/>
      <w:marLeft w:val="0"/>
      <w:marRight w:val="0"/>
      <w:marTop w:val="0"/>
      <w:marBottom w:val="0"/>
      <w:divBdr>
        <w:top w:val="none" w:sz="0" w:space="0" w:color="auto"/>
        <w:left w:val="none" w:sz="0" w:space="0" w:color="auto"/>
        <w:bottom w:val="none" w:sz="0" w:space="0" w:color="auto"/>
        <w:right w:val="none" w:sz="0" w:space="0" w:color="auto"/>
      </w:divBdr>
    </w:div>
    <w:div w:id="571814386">
      <w:bodyDiv w:val="1"/>
      <w:marLeft w:val="0"/>
      <w:marRight w:val="0"/>
      <w:marTop w:val="0"/>
      <w:marBottom w:val="0"/>
      <w:divBdr>
        <w:top w:val="none" w:sz="0" w:space="0" w:color="auto"/>
        <w:left w:val="none" w:sz="0" w:space="0" w:color="auto"/>
        <w:bottom w:val="none" w:sz="0" w:space="0" w:color="auto"/>
        <w:right w:val="none" w:sz="0" w:space="0" w:color="auto"/>
      </w:divBdr>
    </w:div>
    <w:div w:id="572008024">
      <w:bodyDiv w:val="1"/>
      <w:marLeft w:val="0"/>
      <w:marRight w:val="0"/>
      <w:marTop w:val="0"/>
      <w:marBottom w:val="0"/>
      <w:divBdr>
        <w:top w:val="none" w:sz="0" w:space="0" w:color="auto"/>
        <w:left w:val="none" w:sz="0" w:space="0" w:color="auto"/>
        <w:bottom w:val="none" w:sz="0" w:space="0" w:color="auto"/>
        <w:right w:val="none" w:sz="0" w:space="0" w:color="auto"/>
      </w:divBdr>
    </w:div>
    <w:div w:id="572157021">
      <w:bodyDiv w:val="1"/>
      <w:marLeft w:val="0"/>
      <w:marRight w:val="0"/>
      <w:marTop w:val="0"/>
      <w:marBottom w:val="0"/>
      <w:divBdr>
        <w:top w:val="none" w:sz="0" w:space="0" w:color="auto"/>
        <w:left w:val="none" w:sz="0" w:space="0" w:color="auto"/>
        <w:bottom w:val="none" w:sz="0" w:space="0" w:color="auto"/>
        <w:right w:val="none" w:sz="0" w:space="0" w:color="auto"/>
      </w:divBdr>
    </w:div>
    <w:div w:id="5731251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3391534">
      <w:bodyDiv w:val="1"/>
      <w:marLeft w:val="0"/>
      <w:marRight w:val="0"/>
      <w:marTop w:val="0"/>
      <w:marBottom w:val="0"/>
      <w:divBdr>
        <w:top w:val="none" w:sz="0" w:space="0" w:color="auto"/>
        <w:left w:val="none" w:sz="0" w:space="0" w:color="auto"/>
        <w:bottom w:val="none" w:sz="0" w:space="0" w:color="auto"/>
        <w:right w:val="none" w:sz="0" w:space="0" w:color="auto"/>
      </w:divBdr>
    </w:div>
    <w:div w:id="573399491">
      <w:bodyDiv w:val="1"/>
      <w:marLeft w:val="0"/>
      <w:marRight w:val="0"/>
      <w:marTop w:val="0"/>
      <w:marBottom w:val="0"/>
      <w:divBdr>
        <w:top w:val="none" w:sz="0" w:space="0" w:color="auto"/>
        <w:left w:val="none" w:sz="0" w:space="0" w:color="auto"/>
        <w:bottom w:val="none" w:sz="0" w:space="0" w:color="auto"/>
        <w:right w:val="none" w:sz="0" w:space="0" w:color="auto"/>
      </w:divBdr>
    </w:div>
    <w:div w:id="573970992">
      <w:bodyDiv w:val="1"/>
      <w:marLeft w:val="0"/>
      <w:marRight w:val="0"/>
      <w:marTop w:val="0"/>
      <w:marBottom w:val="0"/>
      <w:divBdr>
        <w:top w:val="none" w:sz="0" w:space="0" w:color="auto"/>
        <w:left w:val="none" w:sz="0" w:space="0" w:color="auto"/>
        <w:bottom w:val="none" w:sz="0" w:space="0" w:color="auto"/>
        <w:right w:val="none" w:sz="0" w:space="0" w:color="auto"/>
      </w:divBdr>
    </w:div>
    <w:div w:id="574516702">
      <w:bodyDiv w:val="1"/>
      <w:marLeft w:val="0"/>
      <w:marRight w:val="0"/>
      <w:marTop w:val="0"/>
      <w:marBottom w:val="0"/>
      <w:divBdr>
        <w:top w:val="none" w:sz="0" w:space="0" w:color="auto"/>
        <w:left w:val="none" w:sz="0" w:space="0" w:color="auto"/>
        <w:bottom w:val="none" w:sz="0" w:space="0" w:color="auto"/>
        <w:right w:val="none" w:sz="0" w:space="0" w:color="auto"/>
      </w:divBdr>
    </w:div>
    <w:div w:id="575825904">
      <w:bodyDiv w:val="1"/>
      <w:marLeft w:val="0"/>
      <w:marRight w:val="0"/>
      <w:marTop w:val="0"/>
      <w:marBottom w:val="0"/>
      <w:divBdr>
        <w:top w:val="none" w:sz="0" w:space="0" w:color="auto"/>
        <w:left w:val="none" w:sz="0" w:space="0" w:color="auto"/>
        <w:bottom w:val="none" w:sz="0" w:space="0" w:color="auto"/>
        <w:right w:val="none" w:sz="0" w:space="0" w:color="auto"/>
      </w:divBdr>
    </w:div>
    <w:div w:id="576355874">
      <w:bodyDiv w:val="1"/>
      <w:marLeft w:val="0"/>
      <w:marRight w:val="0"/>
      <w:marTop w:val="0"/>
      <w:marBottom w:val="0"/>
      <w:divBdr>
        <w:top w:val="none" w:sz="0" w:space="0" w:color="auto"/>
        <w:left w:val="none" w:sz="0" w:space="0" w:color="auto"/>
        <w:bottom w:val="none" w:sz="0" w:space="0" w:color="auto"/>
        <w:right w:val="none" w:sz="0" w:space="0" w:color="auto"/>
      </w:divBdr>
    </w:div>
    <w:div w:id="576523641">
      <w:bodyDiv w:val="1"/>
      <w:marLeft w:val="0"/>
      <w:marRight w:val="0"/>
      <w:marTop w:val="0"/>
      <w:marBottom w:val="0"/>
      <w:divBdr>
        <w:top w:val="none" w:sz="0" w:space="0" w:color="auto"/>
        <w:left w:val="none" w:sz="0" w:space="0" w:color="auto"/>
        <w:bottom w:val="none" w:sz="0" w:space="0" w:color="auto"/>
        <w:right w:val="none" w:sz="0" w:space="0" w:color="auto"/>
      </w:divBdr>
    </w:div>
    <w:div w:id="576789011">
      <w:bodyDiv w:val="1"/>
      <w:marLeft w:val="0"/>
      <w:marRight w:val="0"/>
      <w:marTop w:val="0"/>
      <w:marBottom w:val="0"/>
      <w:divBdr>
        <w:top w:val="none" w:sz="0" w:space="0" w:color="auto"/>
        <w:left w:val="none" w:sz="0" w:space="0" w:color="auto"/>
        <w:bottom w:val="none" w:sz="0" w:space="0" w:color="auto"/>
        <w:right w:val="none" w:sz="0" w:space="0" w:color="auto"/>
      </w:divBdr>
    </w:div>
    <w:div w:id="577129822">
      <w:bodyDiv w:val="1"/>
      <w:marLeft w:val="0"/>
      <w:marRight w:val="0"/>
      <w:marTop w:val="0"/>
      <w:marBottom w:val="0"/>
      <w:divBdr>
        <w:top w:val="none" w:sz="0" w:space="0" w:color="auto"/>
        <w:left w:val="none" w:sz="0" w:space="0" w:color="auto"/>
        <w:bottom w:val="none" w:sz="0" w:space="0" w:color="auto"/>
        <w:right w:val="none" w:sz="0" w:space="0" w:color="auto"/>
      </w:divBdr>
    </w:div>
    <w:div w:id="577255523">
      <w:bodyDiv w:val="1"/>
      <w:marLeft w:val="0"/>
      <w:marRight w:val="0"/>
      <w:marTop w:val="0"/>
      <w:marBottom w:val="0"/>
      <w:divBdr>
        <w:top w:val="none" w:sz="0" w:space="0" w:color="auto"/>
        <w:left w:val="none" w:sz="0" w:space="0" w:color="auto"/>
        <w:bottom w:val="none" w:sz="0" w:space="0" w:color="auto"/>
        <w:right w:val="none" w:sz="0" w:space="0" w:color="auto"/>
      </w:divBdr>
    </w:div>
    <w:div w:id="577518179">
      <w:bodyDiv w:val="1"/>
      <w:marLeft w:val="0"/>
      <w:marRight w:val="0"/>
      <w:marTop w:val="0"/>
      <w:marBottom w:val="0"/>
      <w:divBdr>
        <w:top w:val="none" w:sz="0" w:space="0" w:color="auto"/>
        <w:left w:val="none" w:sz="0" w:space="0" w:color="auto"/>
        <w:bottom w:val="none" w:sz="0" w:space="0" w:color="auto"/>
        <w:right w:val="none" w:sz="0" w:space="0" w:color="auto"/>
      </w:divBdr>
    </w:div>
    <w:div w:id="577790701">
      <w:bodyDiv w:val="1"/>
      <w:marLeft w:val="0"/>
      <w:marRight w:val="0"/>
      <w:marTop w:val="0"/>
      <w:marBottom w:val="0"/>
      <w:divBdr>
        <w:top w:val="none" w:sz="0" w:space="0" w:color="auto"/>
        <w:left w:val="none" w:sz="0" w:space="0" w:color="auto"/>
        <w:bottom w:val="none" w:sz="0" w:space="0" w:color="auto"/>
        <w:right w:val="none" w:sz="0" w:space="0" w:color="auto"/>
      </w:divBdr>
    </w:div>
    <w:div w:id="577985869">
      <w:bodyDiv w:val="1"/>
      <w:marLeft w:val="0"/>
      <w:marRight w:val="0"/>
      <w:marTop w:val="0"/>
      <w:marBottom w:val="0"/>
      <w:divBdr>
        <w:top w:val="none" w:sz="0" w:space="0" w:color="auto"/>
        <w:left w:val="none" w:sz="0" w:space="0" w:color="auto"/>
        <w:bottom w:val="none" w:sz="0" w:space="0" w:color="auto"/>
        <w:right w:val="none" w:sz="0" w:space="0" w:color="auto"/>
      </w:divBdr>
    </w:div>
    <w:div w:id="578444594">
      <w:bodyDiv w:val="1"/>
      <w:marLeft w:val="0"/>
      <w:marRight w:val="0"/>
      <w:marTop w:val="0"/>
      <w:marBottom w:val="0"/>
      <w:divBdr>
        <w:top w:val="none" w:sz="0" w:space="0" w:color="auto"/>
        <w:left w:val="none" w:sz="0" w:space="0" w:color="auto"/>
        <w:bottom w:val="none" w:sz="0" w:space="0" w:color="auto"/>
        <w:right w:val="none" w:sz="0" w:space="0" w:color="auto"/>
      </w:divBdr>
    </w:div>
    <w:div w:id="579412760">
      <w:bodyDiv w:val="1"/>
      <w:marLeft w:val="0"/>
      <w:marRight w:val="0"/>
      <w:marTop w:val="0"/>
      <w:marBottom w:val="0"/>
      <w:divBdr>
        <w:top w:val="none" w:sz="0" w:space="0" w:color="auto"/>
        <w:left w:val="none" w:sz="0" w:space="0" w:color="auto"/>
        <w:bottom w:val="none" w:sz="0" w:space="0" w:color="auto"/>
        <w:right w:val="none" w:sz="0" w:space="0" w:color="auto"/>
      </w:divBdr>
    </w:div>
    <w:div w:id="579601423">
      <w:bodyDiv w:val="1"/>
      <w:marLeft w:val="0"/>
      <w:marRight w:val="0"/>
      <w:marTop w:val="0"/>
      <w:marBottom w:val="0"/>
      <w:divBdr>
        <w:top w:val="none" w:sz="0" w:space="0" w:color="auto"/>
        <w:left w:val="none" w:sz="0" w:space="0" w:color="auto"/>
        <w:bottom w:val="none" w:sz="0" w:space="0" w:color="auto"/>
        <w:right w:val="none" w:sz="0" w:space="0" w:color="auto"/>
      </w:divBdr>
    </w:div>
    <w:div w:id="580061215">
      <w:bodyDiv w:val="1"/>
      <w:marLeft w:val="0"/>
      <w:marRight w:val="0"/>
      <w:marTop w:val="0"/>
      <w:marBottom w:val="0"/>
      <w:divBdr>
        <w:top w:val="none" w:sz="0" w:space="0" w:color="auto"/>
        <w:left w:val="none" w:sz="0" w:space="0" w:color="auto"/>
        <w:bottom w:val="none" w:sz="0" w:space="0" w:color="auto"/>
        <w:right w:val="none" w:sz="0" w:space="0" w:color="auto"/>
      </w:divBdr>
    </w:div>
    <w:div w:id="580413635">
      <w:bodyDiv w:val="1"/>
      <w:marLeft w:val="0"/>
      <w:marRight w:val="0"/>
      <w:marTop w:val="0"/>
      <w:marBottom w:val="0"/>
      <w:divBdr>
        <w:top w:val="none" w:sz="0" w:space="0" w:color="auto"/>
        <w:left w:val="none" w:sz="0" w:space="0" w:color="auto"/>
        <w:bottom w:val="none" w:sz="0" w:space="0" w:color="auto"/>
        <w:right w:val="none" w:sz="0" w:space="0" w:color="auto"/>
      </w:divBdr>
    </w:div>
    <w:div w:id="581111722">
      <w:bodyDiv w:val="1"/>
      <w:marLeft w:val="0"/>
      <w:marRight w:val="0"/>
      <w:marTop w:val="0"/>
      <w:marBottom w:val="0"/>
      <w:divBdr>
        <w:top w:val="none" w:sz="0" w:space="0" w:color="auto"/>
        <w:left w:val="none" w:sz="0" w:space="0" w:color="auto"/>
        <w:bottom w:val="none" w:sz="0" w:space="0" w:color="auto"/>
        <w:right w:val="none" w:sz="0" w:space="0" w:color="auto"/>
      </w:divBdr>
    </w:div>
    <w:div w:id="581263293">
      <w:bodyDiv w:val="1"/>
      <w:marLeft w:val="0"/>
      <w:marRight w:val="0"/>
      <w:marTop w:val="0"/>
      <w:marBottom w:val="0"/>
      <w:divBdr>
        <w:top w:val="none" w:sz="0" w:space="0" w:color="auto"/>
        <w:left w:val="none" w:sz="0" w:space="0" w:color="auto"/>
        <w:bottom w:val="none" w:sz="0" w:space="0" w:color="auto"/>
        <w:right w:val="none" w:sz="0" w:space="0" w:color="auto"/>
      </w:divBdr>
    </w:div>
    <w:div w:id="581380833">
      <w:bodyDiv w:val="1"/>
      <w:marLeft w:val="0"/>
      <w:marRight w:val="0"/>
      <w:marTop w:val="0"/>
      <w:marBottom w:val="0"/>
      <w:divBdr>
        <w:top w:val="none" w:sz="0" w:space="0" w:color="auto"/>
        <w:left w:val="none" w:sz="0" w:space="0" w:color="auto"/>
        <w:bottom w:val="none" w:sz="0" w:space="0" w:color="auto"/>
        <w:right w:val="none" w:sz="0" w:space="0" w:color="auto"/>
      </w:divBdr>
    </w:div>
    <w:div w:id="582186027">
      <w:bodyDiv w:val="1"/>
      <w:marLeft w:val="0"/>
      <w:marRight w:val="0"/>
      <w:marTop w:val="0"/>
      <w:marBottom w:val="0"/>
      <w:divBdr>
        <w:top w:val="none" w:sz="0" w:space="0" w:color="auto"/>
        <w:left w:val="none" w:sz="0" w:space="0" w:color="auto"/>
        <w:bottom w:val="none" w:sz="0" w:space="0" w:color="auto"/>
        <w:right w:val="none" w:sz="0" w:space="0" w:color="auto"/>
      </w:divBdr>
    </w:div>
    <w:div w:id="582682611">
      <w:bodyDiv w:val="1"/>
      <w:marLeft w:val="0"/>
      <w:marRight w:val="0"/>
      <w:marTop w:val="0"/>
      <w:marBottom w:val="0"/>
      <w:divBdr>
        <w:top w:val="none" w:sz="0" w:space="0" w:color="auto"/>
        <w:left w:val="none" w:sz="0" w:space="0" w:color="auto"/>
        <w:bottom w:val="none" w:sz="0" w:space="0" w:color="auto"/>
        <w:right w:val="none" w:sz="0" w:space="0" w:color="auto"/>
      </w:divBdr>
    </w:div>
    <w:div w:id="582837160">
      <w:bodyDiv w:val="1"/>
      <w:marLeft w:val="0"/>
      <w:marRight w:val="0"/>
      <w:marTop w:val="0"/>
      <w:marBottom w:val="0"/>
      <w:divBdr>
        <w:top w:val="none" w:sz="0" w:space="0" w:color="auto"/>
        <w:left w:val="none" w:sz="0" w:space="0" w:color="auto"/>
        <w:bottom w:val="none" w:sz="0" w:space="0" w:color="auto"/>
        <w:right w:val="none" w:sz="0" w:space="0" w:color="auto"/>
      </w:divBdr>
    </w:div>
    <w:div w:id="583533339">
      <w:bodyDiv w:val="1"/>
      <w:marLeft w:val="0"/>
      <w:marRight w:val="0"/>
      <w:marTop w:val="0"/>
      <w:marBottom w:val="0"/>
      <w:divBdr>
        <w:top w:val="none" w:sz="0" w:space="0" w:color="auto"/>
        <w:left w:val="none" w:sz="0" w:space="0" w:color="auto"/>
        <w:bottom w:val="none" w:sz="0" w:space="0" w:color="auto"/>
        <w:right w:val="none" w:sz="0" w:space="0" w:color="auto"/>
      </w:divBdr>
    </w:div>
    <w:div w:id="583876977">
      <w:bodyDiv w:val="1"/>
      <w:marLeft w:val="0"/>
      <w:marRight w:val="0"/>
      <w:marTop w:val="0"/>
      <w:marBottom w:val="0"/>
      <w:divBdr>
        <w:top w:val="none" w:sz="0" w:space="0" w:color="auto"/>
        <w:left w:val="none" w:sz="0" w:space="0" w:color="auto"/>
        <w:bottom w:val="none" w:sz="0" w:space="0" w:color="auto"/>
        <w:right w:val="none" w:sz="0" w:space="0" w:color="auto"/>
      </w:divBdr>
    </w:div>
    <w:div w:id="584191404">
      <w:bodyDiv w:val="1"/>
      <w:marLeft w:val="0"/>
      <w:marRight w:val="0"/>
      <w:marTop w:val="0"/>
      <w:marBottom w:val="0"/>
      <w:divBdr>
        <w:top w:val="none" w:sz="0" w:space="0" w:color="auto"/>
        <w:left w:val="none" w:sz="0" w:space="0" w:color="auto"/>
        <w:bottom w:val="none" w:sz="0" w:space="0" w:color="auto"/>
        <w:right w:val="none" w:sz="0" w:space="0" w:color="auto"/>
      </w:divBdr>
    </w:div>
    <w:div w:id="584800272">
      <w:bodyDiv w:val="1"/>
      <w:marLeft w:val="0"/>
      <w:marRight w:val="0"/>
      <w:marTop w:val="0"/>
      <w:marBottom w:val="0"/>
      <w:divBdr>
        <w:top w:val="none" w:sz="0" w:space="0" w:color="auto"/>
        <w:left w:val="none" w:sz="0" w:space="0" w:color="auto"/>
        <w:bottom w:val="none" w:sz="0" w:space="0" w:color="auto"/>
        <w:right w:val="none" w:sz="0" w:space="0" w:color="auto"/>
      </w:divBdr>
    </w:div>
    <w:div w:id="584807856">
      <w:bodyDiv w:val="1"/>
      <w:marLeft w:val="0"/>
      <w:marRight w:val="0"/>
      <w:marTop w:val="0"/>
      <w:marBottom w:val="0"/>
      <w:divBdr>
        <w:top w:val="none" w:sz="0" w:space="0" w:color="auto"/>
        <w:left w:val="none" w:sz="0" w:space="0" w:color="auto"/>
        <w:bottom w:val="none" w:sz="0" w:space="0" w:color="auto"/>
        <w:right w:val="none" w:sz="0" w:space="0" w:color="auto"/>
      </w:divBdr>
    </w:div>
    <w:div w:id="584917208">
      <w:bodyDiv w:val="1"/>
      <w:marLeft w:val="0"/>
      <w:marRight w:val="0"/>
      <w:marTop w:val="0"/>
      <w:marBottom w:val="0"/>
      <w:divBdr>
        <w:top w:val="none" w:sz="0" w:space="0" w:color="auto"/>
        <w:left w:val="none" w:sz="0" w:space="0" w:color="auto"/>
        <w:bottom w:val="none" w:sz="0" w:space="0" w:color="auto"/>
        <w:right w:val="none" w:sz="0" w:space="0" w:color="auto"/>
      </w:divBdr>
    </w:div>
    <w:div w:id="585918295">
      <w:bodyDiv w:val="1"/>
      <w:marLeft w:val="0"/>
      <w:marRight w:val="0"/>
      <w:marTop w:val="0"/>
      <w:marBottom w:val="0"/>
      <w:divBdr>
        <w:top w:val="none" w:sz="0" w:space="0" w:color="auto"/>
        <w:left w:val="none" w:sz="0" w:space="0" w:color="auto"/>
        <w:bottom w:val="none" w:sz="0" w:space="0" w:color="auto"/>
        <w:right w:val="none" w:sz="0" w:space="0" w:color="auto"/>
      </w:divBdr>
    </w:div>
    <w:div w:id="586110798">
      <w:bodyDiv w:val="1"/>
      <w:marLeft w:val="0"/>
      <w:marRight w:val="0"/>
      <w:marTop w:val="0"/>
      <w:marBottom w:val="0"/>
      <w:divBdr>
        <w:top w:val="none" w:sz="0" w:space="0" w:color="auto"/>
        <w:left w:val="none" w:sz="0" w:space="0" w:color="auto"/>
        <w:bottom w:val="none" w:sz="0" w:space="0" w:color="auto"/>
        <w:right w:val="none" w:sz="0" w:space="0" w:color="auto"/>
      </w:divBdr>
    </w:div>
    <w:div w:id="586623259">
      <w:bodyDiv w:val="1"/>
      <w:marLeft w:val="0"/>
      <w:marRight w:val="0"/>
      <w:marTop w:val="0"/>
      <w:marBottom w:val="0"/>
      <w:divBdr>
        <w:top w:val="none" w:sz="0" w:space="0" w:color="auto"/>
        <w:left w:val="none" w:sz="0" w:space="0" w:color="auto"/>
        <w:bottom w:val="none" w:sz="0" w:space="0" w:color="auto"/>
        <w:right w:val="none" w:sz="0" w:space="0" w:color="auto"/>
      </w:divBdr>
    </w:div>
    <w:div w:id="586965904">
      <w:bodyDiv w:val="1"/>
      <w:marLeft w:val="0"/>
      <w:marRight w:val="0"/>
      <w:marTop w:val="0"/>
      <w:marBottom w:val="0"/>
      <w:divBdr>
        <w:top w:val="none" w:sz="0" w:space="0" w:color="auto"/>
        <w:left w:val="none" w:sz="0" w:space="0" w:color="auto"/>
        <w:bottom w:val="none" w:sz="0" w:space="0" w:color="auto"/>
        <w:right w:val="none" w:sz="0" w:space="0" w:color="auto"/>
      </w:divBdr>
    </w:div>
    <w:div w:id="588344318">
      <w:bodyDiv w:val="1"/>
      <w:marLeft w:val="0"/>
      <w:marRight w:val="0"/>
      <w:marTop w:val="0"/>
      <w:marBottom w:val="0"/>
      <w:divBdr>
        <w:top w:val="none" w:sz="0" w:space="0" w:color="auto"/>
        <w:left w:val="none" w:sz="0" w:space="0" w:color="auto"/>
        <w:bottom w:val="none" w:sz="0" w:space="0" w:color="auto"/>
        <w:right w:val="none" w:sz="0" w:space="0" w:color="auto"/>
      </w:divBdr>
    </w:div>
    <w:div w:id="588349151">
      <w:bodyDiv w:val="1"/>
      <w:marLeft w:val="0"/>
      <w:marRight w:val="0"/>
      <w:marTop w:val="0"/>
      <w:marBottom w:val="0"/>
      <w:divBdr>
        <w:top w:val="none" w:sz="0" w:space="0" w:color="auto"/>
        <w:left w:val="none" w:sz="0" w:space="0" w:color="auto"/>
        <w:bottom w:val="none" w:sz="0" w:space="0" w:color="auto"/>
        <w:right w:val="none" w:sz="0" w:space="0" w:color="auto"/>
      </w:divBdr>
    </w:div>
    <w:div w:id="590551424">
      <w:bodyDiv w:val="1"/>
      <w:marLeft w:val="0"/>
      <w:marRight w:val="0"/>
      <w:marTop w:val="0"/>
      <w:marBottom w:val="0"/>
      <w:divBdr>
        <w:top w:val="none" w:sz="0" w:space="0" w:color="auto"/>
        <w:left w:val="none" w:sz="0" w:space="0" w:color="auto"/>
        <w:bottom w:val="none" w:sz="0" w:space="0" w:color="auto"/>
        <w:right w:val="none" w:sz="0" w:space="0" w:color="auto"/>
      </w:divBdr>
    </w:div>
    <w:div w:id="590965294">
      <w:bodyDiv w:val="1"/>
      <w:marLeft w:val="0"/>
      <w:marRight w:val="0"/>
      <w:marTop w:val="0"/>
      <w:marBottom w:val="0"/>
      <w:divBdr>
        <w:top w:val="none" w:sz="0" w:space="0" w:color="auto"/>
        <w:left w:val="none" w:sz="0" w:space="0" w:color="auto"/>
        <w:bottom w:val="none" w:sz="0" w:space="0" w:color="auto"/>
        <w:right w:val="none" w:sz="0" w:space="0" w:color="auto"/>
      </w:divBdr>
    </w:div>
    <w:div w:id="590969778">
      <w:bodyDiv w:val="1"/>
      <w:marLeft w:val="0"/>
      <w:marRight w:val="0"/>
      <w:marTop w:val="0"/>
      <w:marBottom w:val="0"/>
      <w:divBdr>
        <w:top w:val="none" w:sz="0" w:space="0" w:color="auto"/>
        <w:left w:val="none" w:sz="0" w:space="0" w:color="auto"/>
        <w:bottom w:val="none" w:sz="0" w:space="0" w:color="auto"/>
        <w:right w:val="none" w:sz="0" w:space="0" w:color="auto"/>
      </w:divBdr>
    </w:div>
    <w:div w:id="592709901">
      <w:bodyDiv w:val="1"/>
      <w:marLeft w:val="0"/>
      <w:marRight w:val="0"/>
      <w:marTop w:val="0"/>
      <w:marBottom w:val="0"/>
      <w:divBdr>
        <w:top w:val="none" w:sz="0" w:space="0" w:color="auto"/>
        <w:left w:val="none" w:sz="0" w:space="0" w:color="auto"/>
        <w:bottom w:val="none" w:sz="0" w:space="0" w:color="auto"/>
        <w:right w:val="none" w:sz="0" w:space="0" w:color="auto"/>
      </w:divBdr>
    </w:div>
    <w:div w:id="592861548">
      <w:bodyDiv w:val="1"/>
      <w:marLeft w:val="0"/>
      <w:marRight w:val="0"/>
      <w:marTop w:val="0"/>
      <w:marBottom w:val="0"/>
      <w:divBdr>
        <w:top w:val="none" w:sz="0" w:space="0" w:color="auto"/>
        <w:left w:val="none" w:sz="0" w:space="0" w:color="auto"/>
        <w:bottom w:val="none" w:sz="0" w:space="0" w:color="auto"/>
        <w:right w:val="none" w:sz="0" w:space="0" w:color="auto"/>
      </w:divBdr>
    </w:div>
    <w:div w:id="592980587">
      <w:bodyDiv w:val="1"/>
      <w:marLeft w:val="0"/>
      <w:marRight w:val="0"/>
      <w:marTop w:val="0"/>
      <w:marBottom w:val="0"/>
      <w:divBdr>
        <w:top w:val="none" w:sz="0" w:space="0" w:color="auto"/>
        <w:left w:val="none" w:sz="0" w:space="0" w:color="auto"/>
        <w:bottom w:val="none" w:sz="0" w:space="0" w:color="auto"/>
        <w:right w:val="none" w:sz="0" w:space="0" w:color="auto"/>
      </w:divBdr>
    </w:div>
    <w:div w:id="593247515">
      <w:bodyDiv w:val="1"/>
      <w:marLeft w:val="0"/>
      <w:marRight w:val="0"/>
      <w:marTop w:val="0"/>
      <w:marBottom w:val="0"/>
      <w:divBdr>
        <w:top w:val="none" w:sz="0" w:space="0" w:color="auto"/>
        <w:left w:val="none" w:sz="0" w:space="0" w:color="auto"/>
        <w:bottom w:val="none" w:sz="0" w:space="0" w:color="auto"/>
        <w:right w:val="none" w:sz="0" w:space="0" w:color="auto"/>
      </w:divBdr>
    </w:div>
    <w:div w:id="594871734">
      <w:bodyDiv w:val="1"/>
      <w:marLeft w:val="0"/>
      <w:marRight w:val="0"/>
      <w:marTop w:val="0"/>
      <w:marBottom w:val="0"/>
      <w:divBdr>
        <w:top w:val="none" w:sz="0" w:space="0" w:color="auto"/>
        <w:left w:val="none" w:sz="0" w:space="0" w:color="auto"/>
        <w:bottom w:val="none" w:sz="0" w:space="0" w:color="auto"/>
        <w:right w:val="none" w:sz="0" w:space="0" w:color="auto"/>
      </w:divBdr>
    </w:div>
    <w:div w:id="595675891">
      <w:bodyDiv w:val="1"/>
      <w:marLeft w:val="0"/>
      <w:marRight w:val="0"/>
      <w:marTop w:val="0"/>
      <w:marBottom w:val="0"/>
      <w:divBdr>
        <w:top w:val="none" w:sz="0" w:space="0" w:color="auto"/>
        <w:left w:val="none" w:sz="0" w:space="0" w:color="auto"/>
        <w:bottom w:val="none" w:sz="0" w:space="0" w:color="auto"/>
        <w:right w:val="none" w:sz="0" w:space="0" w:color="auto"/>
      </w:divBdr>
    </w:div>
    <w:div w:id="595870492">
      <w:bodyDiv w:val="1"/>
      <w:marLeft w:val="0"/>
      <w:marRight w:val="0"/>
      <w:marTop w:val="0"/>
      <w:marBottom w:val="0"/>
      <w:divBdr>
        <w:top w:val="none" w:sz="0" w:space="0" w:color="auto"/>
        <w:left w:val="none" w:sz="0" w:space="0" w:color="auto"/>
        <w:bottom w:val="none" w:sz="0" w:space="0" w:color="auto"/>
        <w:right w:val="none" w:sz="0" w:space="0" w:color="auto"/>
      </w:divBdr>
    </w:div>
    <w:div w:id="596057364">
      <w:bodyDiv w:val="1"/>
      <w:marLeft w:val="0"/>
      <w:marRight w:val="0"/>
      <w:marTop w:val="0"/>
      <w:marBottom w:val="0"/>
      <w:divBdr>
        <w:top w:val="none" w:sz="0" w:space="0" w:color="auto"/>
        <w:left w:val="none" w:sz="0" w:space="0" w:color="auto"/>
        <w:bottom w:val="none" w:sz="0" w:space="0" w:color="auto"/>
        <w:right w:val="none" w:sz="0" w:space="0" w:color="auto"/>
      </w:divBdr>
    </w:div>
    <w:div w:id="596598409">
      <w:bodyDiv w:val="1"/>
      <w:marLeft w:val="0"/>
      <w:marRight w:val="0"/>
      <w:marTop w:val="0"/>
      <w:marBottom w:val="0"/>
      <w:divBdr>
        <w:top w:val="none" w:sz="0" w:space="0" w:color="auto"/>
        <w:left w:val="none" w:sz="0" w:space="0" w:color="auto"/>
        <w:bottom w:val="none" w:sz="0" w:space="0" w:color="auto"/>
        <w:right w:val="none" w:sz="0" w:space="0" w:color="auto"/>
      </w:divBdr>
    </w:div>
    <w:div w:id="596989311">
      <w:bodyDiv w:val="1"/>
      <w:marLeft w:val="0"/>
      <w:marRight w:val="0"/>
      <w:marTop w:val="0"/>
      <w:marBottom w:val="0"/>
      <w:divBdr>
        <w:top w:val="none" w:sz="0" w:space="0" w:color="auto"/>
        <w:left w:val="none" w:sz="0" w:space="0" w:color="auto"/>
        <w:bottom w:val="none" w:sz="0" w:space="0" w:color="auto"/>
        <w:right w:val="none" w:sz="0" w:space="0" w:color="auto"/>
      </w:divBdr>
    </w:div>
    <w:div w:id="597450575">
      <w:bodyDiv w:val="1"/>
      <w:marLeft w:val="0"/>
      <w:marRight w:val="0"/>
      <w:marTop w:val="0"/>
      <w:marBottom w:val="0"/>
      <w:divBdr>
        <w:top w:val="none" w:sz="0" w:space="0" w:color="auto"/>
        <w:left w:val="none" w:sz="0" w:space="0" w:color="auto"/>
        <w:bottom w:val="none" w:sz="0" w:space="0" w:color="auto"/>
        <w:right w:val="none" w:sz="0" w:space="0" w:color="auto"/>
      </w:divBdr>
    </w:div>
    <w:div w:id="598179450">
      <w:bodyDiv w:val="1"/>
      <w:marLeft w:val="0"/>
      <w:marRight w:val="0"/>
      <w:marTop w:val="0"/>
      <w:marBottom w:val="0"/>
      <w:divBdr>
        <w:top w:val="none" w:sz="0" w:space="0" w:color="auto"/>
        <w:left w:val="none" w:sz="0" w:space="0" w:color="auto"/>
        <w:bottom w:val="none" w:sz="0" w:space="0" w:color="auto"/>
        <w:right w:val="none" w:sz="0" w:space="0" w:color="auto"/>
      </w:divBdr>
    </w:div>
    <w:div w:id="598638085">
      <w:bodyDiv w:val="1"/>
      <w:marLeft w:val="0"/>
      <w:marRight w:val="0"/>
      <w:marTop w:val="0"/>
      <w:marBottom w:val="0"/>
      <w:divBdr>
        <w:top w:val="none" w:sz="0" w:space="0" w:color="auto"/>
        <w:left w:val="none" w:sz="0" w:space="0" w:color="auto"/>
        <w:bottom w:val="none" w:sz="0" w:space="0" w:color="auto"/>
        <w:right w:val="none" w:sz="0" w:space="0" w:color="auto"/>
      </w:divBdr>
    </w:div>
    <w:div w:id="59882801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599995594">
      <w:bodyDiv w:val="1"/>
      <w:marLeft w:val="0"/>
      <w:marRight w:val="0"/>
      <w:marTop w:val="0"/>
      <w:marBottom w:val="0"/>
      <w:divBdr>
        <w:top w:val="none" w:sz="0" w:space="0" w:color="auto"/>
        <w:left w:val="none" w:sz="0" w:space="0" w:color="auto"/>
        <w:bottom w:val="none" w:sz="0" w:space="0" w:color="auto"/>
        <w:right w:val="none" w:sz="0" w:space="0" w:color="auto"/>
      </w:divBdr>
    </w:div>
    <w:div w:id="600063430">
      <w:bodyDiv w:val="1"/>
      <w:marLeft w:val="0"/>
      <w:marRight w:val="0"/>
      <w:marTop w:val="0"/>
      <w:marBottom w:val="0"/>
      <w:divBdr>
        <w:top w:val="none" w:sz="0" w:space="0" w:color="auto"/>
        <w:left w:val="none" w:sz="0" w:space="0" w:color="auto"/>
        <w:bottom w:val="none" w:sz="0" w:space="0" w:color="auto"/>
        <w:right w:val="none" w:sz="0" w:space="0" w:color="auto"/>
      </w:divBdr>
    </w:div>
    <w:div w:id="600455089">
      <w:bodyDiv w:val="1"/>
      <w:marLeft w:val="0"/>
      <w:marRight w:val="0"/>
      <w:marTop w:val="0"/>
      <w:marBottom w:val="0"/>
      <w:divBdr>
        <w:top w:val="none" w:sz="0" w:space="0" w:color="auto"/>
        <w:left w:val="none" w:sz="0" w:space="0" w:color="auto"/>
        <w:bottom w:val="none" w:sz="0" w:space="0" w:color="auto"/>
        <w:right w:val="none" w:sz="0" w:space="0" w:color="auto"/>
      </w:divBdr>
    </w:div>
    <w:div w:id="602031258">
      <w:bodyDiv w:val="1"/>
      <w:marLeft w:val="0"/>
      <w:marRight w:val="0"/>
      <w:marTop w:val="0"/>
      <w:marBottom w:val="0"/>
      <w:divBdr>
        <w:top w:val="none" w:sz="0" w:space="0" w:color="auto"/>
        <w:left w:val="none" w:sz="0" w:space="0" w:color="auto"/>
        <w:bottom w:val="none" w:sz="0" w:space="0" w:color="auto"/>
        <w:right w:val="none" w:sz="0" w:space="0" w:color="auto"/>
      </w:divBdr>
    </w:div>
    <w:div w:id="602806693">
      <w:bodyDiv w:val="1"/>
      <w:marLeft w:val="0"/>
      <w:marRight w:val="0"/>
      <w:marTop w:val="0"/>
      <w:marBottom w:val="0"/>
      <w:divBdr>
        <w:top w:val="none" w:sz="0" w:space="0" w:color="auto"/>
        <w:left w:val="none" w:sz="0" w:space="0" w:color="auto"/>
        <w:bottom w:val="none" w:sz="0" w:space="0" w:color="auto"/>
        <w:right w:val="none" w:sz="0" w:space="0" w:color="auto"/>
      </w:divBdr>
    </w:div>
    <w:div w:id="603028470">
      <w:bodyDiv w:val="1"/>
      <w:marLeft w:val="0"/>
      <w:marRight w:val="0"/>
      <w:marTop w:val="0"/>
      <w:marBottom w:val="0"/>
      <w:divBdr>
        <w:top w:val="none" w:sz="0" w:space="0" w:color="auto"/>
        <w:left w:val="none" w:sz="0" w:space="0" w:color="auto"/>
        <w:bottom w:val="none" w:sz="0" w:space="0" w:color="auto"/>
        <w:right w:val="none" w:sz="0" w:space="0" w:color="auto"/>
      </w:divBdr>
    </w:div>
    <w:div w:id="603152654">
      <w:bodyDiv w:val="1"/>
      <w:marLeft w:val="0"/>
      <w:marRight w:val="0"/>
      <w:marTop w:val="0"/>
      <w:marBottom w:val="0"/>
      <w:divBdr>
        <w:top w:val="none" w:sz="0" w:space="0" w:color="auto"/>
        <w:left w:val="none" w:sz="0" w:space="0" w:color="auto"/>
        <w:bottom w:val="none" w:sz="0" w:space="0" w:color="auto"/>
        <w:right w:val="none" w:sz="0" w:space="0" w:color="auto"/>
      </w:divBdr>
    </w:div>
    <w:div w:id="604732377">
      <w:bodyDiv w:val="1"/>
      <w:marLeft w:val="0"/>
      <w:marRight w:val="0"/>
      <w:marTop w:val="0"/>
      <w:marBottom w:val="0"/>
      <w:divBdr>
        <w:top w:val="none" w:sz="0" w:space="0" w:color="auto"/>
        <w:left w:val="none" w:sz="0" w:space="0" w:color="auto"/>
        <w:bottom w:val="none" w:sz="0" w:space="0" w:color="auto"/>
        <w:right w:val="none" w:sz="0" w:space="0" w:color="auto"/>
      </w:divBdr>
    </w:div>
    <w:div w:id="604919521">
      <w:bodyDiv w:val="1"/>
      <w:marLeft w:val="0"/>
      <w:marRight w:val="0"/>
      <w:marTop w:val="0"/>
      <w:marBottom w:val="0"/>
      <w:divBdr>
        <w:top w:val="none" w:sz="0" w:space="0" w:color="auto"/>
        <w:left w:val="none" w:sz="0" w:space="0" w:color="auto"/>
        <w:bottom w:val="none" w:sz="0" w:space="0" w:color="auto"/>
        <w:right w:val="none" w:sz="0" w:space="0" w:color="auto"/>
      </w:divBdr>
    </w:div>
    <w:div w:id="605237368">
      <w:bodyDiv w:val="1"/>
      <w:marLeft w:val="0"/>
      <w:marRight w:val="0"/>
      <w:marTop w:val="0"/>
      <w:marBottom w:val="0"/>
      <w:divBdr>
        <w:top w:val="none" w:sz="0" w:space="0" w:color="auto"/>
        <w:left w:val="none" w:sz="0" w:space="0" w:color="auto"/>
        <w:bottom w:val="none" w:sz="0" w:space="0" w:color="auto"/>
        <w:right w:val="none" w:sz="0" w:space="0" w:color="auto"/>
      </w:divBdr>
    </w:div>
    <w:div w:id="605305626">
      <w:bodyDiv w:val="1"/>
      <w:marLeft w:val="0"/>
      <w:marRight w:val="0"/>
      <w:marTop w:val="0"/>
      <w:marBottom w:val="0"/>
      <w:divBdr>
        <w:top w:val="none" w:sz="0" w:space="0" w:color="auto"/>
        <w:left w:val="none" w:sz="0" w:space="0" w:color="auto"/>
        <w:bottom w:val="none" w:sz="0" w:space="0" w:color="auto"/>
        <w:right w:val="none" w:sz="0" w:space="0" w:color="auto"/>
      </w:divBdr>
    </w:div>
    <w:div w:id="606038311">
      <w:bodyDiv w:val="1"/>
      <w:marLeft w:val="0"/>
      <w:marRight w:val="0"/>
      <w:marTop w:val="0"/>
      <w:marBottom w:val="0"/>
      <w:divBdr>
        <w:top w:val="none" w:sz="0" w:space="0" w:color="auto"/>
        <w:left w:val="none" w:sz="0" w:space="0" w:color="auto"/>
        <w:bottom w:val="none" w:sz="0" w:space="0" w:color="auto"/>
        <w:right w:val="none" w:sz="0" w:space="0" w:color="auto"/>
      </w:divBdr>
    </w:div>
    <w:div w:id="606079965">
      <w:bodyDiv w:val="1"/>
      <w:marLeft w:val="0"/>
      <w:marRight w:val="0"/>
      <w:marTop w:val="0"/>
      <w:marBottom w:val="0"/>
      <w:divBdr>
        <w:top w:val="none" w:sz="0" w:space="0" w:color="auto"/>
        <w:left w:val="none" w:sz="0" w:space="0" w:color="auto"/>
        <w:bottom w:val="none" w:sz="0" w:space="0" w:color="auto"/>
        <w:right w:val="none" w:sz="0" w:space="0" w:color="auto"/>
      </w:divBdr>
    </w:div>
    <w:div w:id="606086805">
      <w:bodyDiv w:val="1"/>
      <w:marLeft w:val="0"/>
      <w:marRight w:val="0"/>
      <w:marTop w:val="0"/>
      <w:marBottom w:val="0"/>
      <w:divBdr>
        <w:top w:val="none" w:sz="0" w:space="0" w:color="auto"/>
        <w:left w:val="none" w:sz="0" w:space="0" w:color="auto"/>
        <w:bottom w:val="none" w:sz="0" w:space="0" w:color="auto"/>
        <w:right w:val="none" w:sz="0" w:space="0" w:color="auto"/>
      </w:divBdr>
    </w:div>
    <w:div w:id="606352699">
      <w:bodyDiv w:val="1"/>
      <w:marLeft w:val="0"/>
      <w:marRight w:val="0"/>
      <w:marTop w:val="0"/>
      <w:marBottom w:val="0"/>
      <w:divBdr>
        <w:top w:val="none" w:sz="0" w:space="0" w:color="auto"/>
        <w:left w:val="none" w:sz="0" w:space="0" w:color="auto"/>
        <w:bottom w:val="none" w:sz="0" w:space="0" w:color="auto"/>
        <w:right w:val="none" w:sz="0" w:space="0" w:color="auto"/>
      </w:divBdr>
    </w:div>
    <w:div w:id="606472130">
      <w:bodyDiv w:val="1"/>
      <w:marLeft w:val="0"/>
      <w:marRight w:val="0"/>
      <w:marTop w:val="0"/>
      <w:marBottom w:val="0"/>
      <w:divBdr>
        <w:top w:val="none" w:sz="0" w:space="0" w:color="auto"/>
        <w:left w:val="none" w:sz="0" w:space="0" w:color="auto"/>
        <w:bottom w:val="none" w:sz="0" w:space="0" w:color="auto"/>
        <w:right w:val="none" w:sz="0" w:space="0" w:color="auto"/>
      </w:divBdr>
    </w:div>
    <w:div w:id="606930388">
      <w:bodyDiv w:val="1"/>
      <w:marLeft w:val="0"/>
      <w:marRight w:val="0"/>
      <w:marTop w:val="0"/>
      <w:marBottom w:val="0"/>
      <w:divBdr>
        <w:top w:val="none" w:sz="0" w:space="0" w:color="auto"/>
        <w:left w:val="none" w:sz="0" w:space="0" w:color="auto"/>
        <w:bottom w:val="none" w:sz="0" w:space="0" w:color="auto"/>
        <w:right w:val="none" w:sz="0" w:space="0" w:color="auto"/>
      </w:divBdr>
    </w:div>
    <w:div w:id="607077793">
      <w:bodyDiv w:val="1"/>
      <w:marLeft w:val="0"/>
      <w:marRight w:val="0"/>
      <w:marTop w:val="0"/>
      <w:marBottom w:val="0"/>
      <w:divBdr>
        <w:top w:val="none" w:sz="0" w:space="0" w:color="auto"/>
        <w:left w:val="none" w:sz="0" w:space="0" w:color="auto"/>
        <w:bottom w:val="none" w:sz="0" w:space="0" w:color="auto"/>
        <w:right w:val="none" w:sz="0" w:space="0" w:color="auto"/>
      </w:divBdr>
    </w:div>
    <w:div w:id="607549130">
      <w:bodyDiv w:val="1"/>
      <w:marLeft w:val="0"/>
      <w:marRight w:val="0"/>
      <w:marTop w:val="0"/>
      <w:marBottom w:val="0"/>
      <w:divBdr>
        <w:top w:val="none" w:sz="0" w:space="0" w:color="auto"/>
        <w:left w:val="none" w:sz="0" w:space="0" w:color="auto"/>
        <w:bottom w:val="none" w:sz="0" w:space="0" w:color="auto"/>
        <w:right w:val="none" w:sz="0" w:space="0" w:color="auto"/>
      </w:divBdr>
    </w:div>
    <w:div w:id="609363562">
      <w:bodyDiv w:val="1"/>
      <w:marLeft w:val="0"/>
      <w:marRight w:val="0"/>
      <w:marTop w:val="0"/>
      <w:marBottom w:val="0"/>
      <w:divBdr>
        <w:top w:val="none" w:sz="0" w:space="0" w:color="auto"/>
        <w:left w:val="none" w:sz="0" w:space="0" w:color="auto"/>
        <w:bottom w:val="none" w:sz="0" w:space="0" w:color="auto"/>
        <w:right w:val="none" w:sz="0" w:space="0" w:color="auto"/>
      </w:divBdr>
    </w:div>
    <w:div w:id="609701062">
      <w:bodyDiv w:val="1"/>
      <w:marLeft w:val="0"/>
      <w:marRight w:val="0"/>
      <w:marTop w:val="0"/>
      <w:marBottom w:val="0"/>
      <w:divBdr>
        <w:top w:val="none" w:sz="0" w:space="0" w:color="auto"/>
        <w:left w:val="none" w:sz="0" w:space="0" w:color="auto"/>
        <w:bottom w:val="none" w:sz="0" w:space="0" w:color="auto"/>
        <w:right w:val="none" w:sz="0" w:space="0" w:color="auto"/>
      </w:divBdr>
    </w:div>
    <w:div w:id="609702789">
      <w:bodyDiv w:val="1"/>
      <w:marLeft w:val="0"/>
      <w:marRight w:val="0"/>
      <w:marTop w:val="0"/>
      <w:marBottom w:val="0"/>
      <w:divBdr>
        <w:top w:val="none" w:sz="0" w:space="0" w:color="auto"/>
        <w:left w:val="none" w:sz="0" w:space="0" w:color="auto"/>
        <w:bottom w:val="none" w:sz="0" w:space="0" w:color="auto"/>
        <w:right w:val="none" w:sz="0" w:space="0" w:color="auto"/>
      </w:divBdr>
    </w:div>
    <w:div w:id="610473262">
      <w:bodyDiv w:val="1"/>
      <w:marLeft w:val="0"/>
      <w:marRight w:val="0"/>
      <w:marTop w:val="0"/>
      <w:marBottom w:val="0"/>
      <w:divBdr>
        <w:top w:val="none" w:sz="0" w:space="0" w:color="auto"/>
        <w:left w:val="none" w:sz="0" w:space="0" w:color="auto"/>
        <w:bottom w:val="none" w:sz="0" w:space="0" w:color="auto"/>
        <w:right w:val="none" w:sz="0" w:space="0" w:color="auto"/>
      </w:divBdr>
    </w:div>
    <w:div w:id="610668957">
      <w:bodyDiv w:val="1"/>
      <w:marLeft w:val="0"/>
      <w:marRight w:val="0"/>
      <w:marTop w:val="0"/>
      <w:marBottom w:val="0"/>
      <w:divBdr>
        <w:top w:val="none" w:sz="0" w:space="0" w:color="auto"/>
        <w:left w:val="none" w:sz="0" w:space="0" w:color="auto"/>
        <w:bottom w:val="none" w:sz="0" w:space="0" w:color="auto"/>
        <w:right w:val="none" w:sz="0" w:space="0" w:color="auto"/>
      </w:divBdr>
    </w:div>
    <w:div w:id="611936672">
      <w:bodyDiv w:val="1"/>
      <w:marLeft w:val="0"/>
      <w:marRight w:val="0"/>
      <w:marTop w:val="0"/>
      <w:marBottom w:val="0"/>
      <w:divBdr>
        <w:top w:val="none" w:sz="0" w:space="0" w:color="auto"/>
        <w:left w:val="none" w:sz="0" w:space="0" w:color="auto"/>
        <w:bottom w:val="none" w:sz="0" w:space="0" w:color="auto"/>
        <w:right w:val="none" w:sz="0" w:space="0" w:color="auto"/>
      </w:divBdr>
    </w:div>
    <w:div w:id="612052272">
      <w:bodyDiv w:val="1"/>
      <w:marLeft w:val="0"/>
      <w:marRight w:val="0"/>
      <w:marTop w:val="0"/>
      <w:marBottom w:val="0"/>
      <w:divBdr>
        <w:top w:val="none" w:sz="0" w:space="0" w:color="auto"/>
        <w:left w:val="none" w:sz="0" w:space="0" w:color="auto"/>
        <w:bottom w:val="none" w:sz="0" w:space="0" w:color="auto"/>
        <w:right w:val="none" w:sz="0" w:space="0" w:color="auto"/>
      </w:divBdr>
    </w:div>
    <w:div w:id="612054339">
      <w:bodyDiv w:val="1"/>
      <w:marLeft w:val="0"/>
      <w:marRight w:val="0"/>
      <w:marTop w:val="0"/>
      <w:marBottom w:val="0"/>
      <w:divBdr>
        <w:top w:val="none" w:sz="0" w:space="0" w:color="auto"/>
        <w:left w:val="none" w:sz="0" w:space="0" w:color="auto"/>
        <w:bottom w:val="none" w:sz="0" w:space="0" w:color="auto"/>
        <w:right w:val="none" w:sz="0" w:space="0" w:color="auto"/>
      </w:divBdr>
    </w:div>
    <w:div w:id="612594761">
      <w:bodyDiv w:val="1"/>
      <w:marLeft w:val="0"/>
      <w:marRight w:val="0"/>
      <w:marTop w:val="0"/>
      <w:marBottom w:val="0"/>
      <w:divBdr>
        <w:top w:val="none" w:sz="0" w:space="0" w:color="auto"/>
        <w:left w:val="none" w:sz="0" w:space="0" w:color="auto"/>
        <w:bottom w:val="none" w:sz="0" w:space="0" w:color="auto"/>
        <w:right w:val="none" w:sz="0" w:space="0" w:color="auto"/>
      </w:divBdr>
    </w:div>
    <w:div w:id="612978030">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13749156">
      <w:bodyDiv w:val="1"/>
      <w:marLeft w:val="0"/>
      <w:marRight w:val="0"/>
      <w:marTop w:val="0"/>
      <w:marBottom w:val="0"/>
      <w:divBdr>
        <w:top w:val="none" w:sz="0" w:space="0" w:color="auto"/>
        <w:left w:val="none" w:sz="0" w:space="0" w:color="auto"/>
        <w:bottom w:val="none" w:sz="0" w:space="0" w:color="auto"/>
        <w:right w:val="none" w:sz="0" w:space="0" w:color="auto"/>
      </w:divBdr>
    </w:div>
    <w:div w:id="614138359">
      <w:bodyDiv w:val="1"/>
      <w:marLeft w:val="0"/>
      <w:marRight w:val="0"/>
      <w:marTop w:val="0"/>
      <w:marBottom w:val="0"/>
      <w:divBdr>
        <w:top w:val="none" w:sz="0" w:space="0" w:color="auto"/>
        <w:left w:val="none" w:sz="0" w:space="0" w:color="auto"/>
        <w:bottom w:val="none" w:sz="0" w:space="0" w:color="auto"/>
        <w:right w:val="none" w:sz="0" w:space="0" w:color="auto"/>
      </w:divBdr>
    </w:div>
    <w:div w:id="614562666">
      <w:bodyDiv w:val="1"/>
      <w:marLeft w:val="0"/>
      <w:marRight w:val="0"/>
      <w:marTop w:val="0"/>
      <w:marBottom w:val="0"/>
      <w:divBdr>
        <w:top w:val="none" w:sz="0" w:space="0" w:color="auto"/>
        <w:left w:val="none" w:sz="0" w:space="0" w:color="auto"/>
        <w:bottom w:val="none" w:sz="0" w:space="0" w:color="auto"/>
        <w:right w:val="none" w:sz="0" w:space="0" w:color="auto"/>
      </w:divBdr>
    </w:div>
    <w:div w:id="614873093">
      <w:bodyDiv w:val="1"/>
      <w:marLeft w:val="0"/>
      <w:marRight w:val="0"/>
      <w:marTop w:val="0"/>
      <w:marBottom w:val="0"/>
      <w:divBdr>
        <w:top w:val="none" w:sz="0" w:space="0" w:color="auto"/>
        <w:left w:val="none" w:sz="0" w:space="0" w:color="auto"/>
        <w:bottom w:val="none" w:sz="0" w:space="0" w:color="auto"/>
        <w:right w:val="none" w:sz="0" w:space="0" w:color="auto"/>
      </w:divBdr>
    </w:div>
    <w:div w:id="615060653">
      <w:bodyDiv w:val="1"/>
      <w:marLeft w:val="0"/>
      <w:marRight w:val="0"/>
      <w:marTop w:val="0"/>
      <w:marBottom w:val="0"/>
      <w:divBdr>
        <w:top w:val="none" w:sz="0" w:space="0" w:color="auto"/>
        <w:left w:val="none" w:sz="0" w:space="0" w:color="auto"/>
        <w:bottom w:val="none" w:sz="0" w:space="0" w:color="auto"/>
        <w:right w:val="none" w:sz="0" w:space="0" w:color="auto"/>
      </w:divBdr>
    </w:div>
    <w:div w:id="615917146">
      <w:bodyDiv w:val="1"/>
      <w:marLeft w:val="0"/>
      <w:marRight w:val="0"/>
      <w:marTop w:val="0"/>
      <w:marBottom w:val="0"/>
      <w:divBdr>
        <w:top w:val="none" w:sz="0" w:space="0" w:color="auto"/>
        <w:left w:val="none" w:sz="0" w:space="0" w:color="auto"/>
        <w:bottom w:val="none" w:sz="0" w:space="0" w:color="auto"/>
        <w:right w:val="none" w:sz="0" w:space="0" w:color="auto"/>
      </w:divBdr>
    </w:div>
    <w:div w:id="616058556">
      <w:bodyDiv w:val="1"/>
      <w:marLeft w:val="0"/>
      <w:marRight w:val="0"/>
      <w:marTop w:val="0"/>
      <w:marBottom w:val="0"/>
      <w:divBdr>
        <w:top w:val="none" w:sz="0" w:space="0" w:color="auto"/>
        <w:left w:val="none" w:sz="0" w:space="0" w:color="auto"/>
        <w:bottom w:val="none" w:sz="0" w:space="0" w:color="auto"/>
        <w:right w:val="none" w:sz="0" w:space="0" w:color="auto"/>
      </w:divBdr>
    </w:div>
    <w:div w:id="616063980">
      <w:bodyDiv w:val="1"/>
      <w:marLeft w:val="0"/>
      <w:marRight w:val="0"/>
      <w:marTop w:val="0"/>
      <w:marBottom w:val="0"/>
      <w:divBdr>
        <w:top w:val="none" w:sz="0" w:space="0" w:color="auto"/>
        <w:left w:val="none" w:sz="0" w:space="0" w:color="auto"/>
        <w:bottom w:val="none" w:sz="0" w:space="0" w:color="auto"/>
        <w:right w:val="none" w:sz="0" w:space="0" w:color="auto"/>
      </w:divBdr>
    </w:div>
    <w:div w:id="616836202">
      <w:bodyDiv w:val="1"/>
      <w:marLeft w:val="0"/>
      <w:marRight w:val="0"/>
      <w:marTop w:val="0"/>
      <w:marBottom w:val="0"/>
      <w:divBdr>
        <w:top w:val="none" w:sz="0" w:space="0" w:color="auto"/>
        <w:left w:val="none" w:sz="0" w:space="0" w:color="auto"/>
        <w:bottom w:val="none" w:sz="0" w:space="0" w:color="auto"/>
        <w:right w:val="none" w:sz="0" w:space="0" w:color="auto"/>
      </w:divBdr>
    </w:div>
    <w:div w:id="617180935">
      <w:bodyDiv w:val="1"/>
      <w:marLeft w:val="0"/>
      <w:marRight w:val="0"/>
      <w:marTop w:val="0"/>
      <w:marBottom w:val="0"/>
      <w:divBdr>
        <w:top w:val="none" w:sz="0" w:space="0" w:color="auto"/>
        <w:left w:val="none" w:sz="0" w:space="0" w:color="auto"/>
        <w:bottom w:val="none" w:sz="0" w:space="0" w:color="auto"/>
        <w:right w:val="none" w:sz="0" w:space="0" w:color="auto"/>
      </w:divBdr>
    </w:div>
    <w:div w:id="617685718">
      <w:bodyDiv w:val="1"/>
      <w:marLeft w:val="0"/>
      <w:marRight w:val="0"/>
      <w:marTop w:val="0"/>
      <w:marBottom w:val="0"/>
      <w:divBdr>
        <w:top w:val="none" w:sz="0" w:space="0" w:color="auto"/>
        <w:left w:val="none" w:sz="0" w:space="0" w:color="auto"/>
        <w:bottom w:val="none" w:sz="0" w:space="0" w:color="auto"/>
        <w:right w:val="none" w:sz="0" w:space="0" w:color="auto"/>
      </w:divBdr>
    </w:div>
    <w:div w:id="618295269">
      <w:bodyDiv w:val="1"/>
      <w:marLeft w:val="0"/>
      <w:marRight w:val="0"/>
      <w:marTop w:val="0"/>
      <w:marBottom w:val="0"/>
      <w:divBdr>
        <w:top w:val="none" w:sz="0" w:space="0" w:color="auto"/>
        <w:left w:val="none" w:sz="0" w:space="0" w:color="auto"/>
        <w:bottom w:val="none" w:sz="0" w:space="0" w:color="auto"/>
        <w:right w:val="none" w:sz="0" w:space="0" w:color="auto"/>
      </w:divBdr>
    </w:div>
    <w:div w:id="618609967">
      <w:bodyDiv w:val="1"/>
      <w:marLeft w:val="0"/>
      <w:marRight w:val="0"/>
      <w:marTop w:val="0"/>
      <w:marBottom w:val="0"/>
      <w:divBdr>
        <w:top w:val="none" w:sz="0" w:space="0" w:color="auto"/>
        <w:left w:val="none" w:sz="0" w:space="0" w:color="auto"/>
        <w:bottom w:val="none" w:sz="0" w:space="0" w:color="auto"/>
        <w:right w:val="none" w:sz="0" w:space="0" w:color="auto"/>
      </w:divBdr>
    </w:div>
    <w:div w:id="620262080">
      <w:bodyDiv w:val="1"/>
      <w:marLeft w:val="0"/>
      <w:marRight w:val="0"/>
      <w:marTop w:val="0"/>
      <w:marBottom w:val="0"/>
      <w:divBdr>
        <w:top w:val="none" w:sz="0" w:space="0" w:color="auto"/>
        <w:left w:val="none" w:sz="0" w:space="0" w:color="auto"/>
        <w:bottom w:val="none" w:sz="0" w:space="0" w:color="auto"/>
        <w:right w:val="none" w:sz="0" w:space="0" w:color="auto"/>
      </w:divBdr>
    </w:div>
    <w:div w:id="620770747">
      <w:bodyDiv w:val="1"/>
      <w:marLeft w:val="0"/>
      <w:marRight w:val="0"/>
      <w:marTop w:val="0"/>
      <w:marBottom w:val="0"/>
      <w:divBdr>
        <w:top w:val="none" w:sz="0" w:space="0" w:color="auto"/>
        <w:left w:val="none" w:sz="0" w:space="0" w:color="auto"/>
        <w:bottom w:val="none" w:sz="0" w:space="0" w:color="auto"/>
        <w:right w:val="none" w:sz="0" w:space="0" w:color="auto"/>
      </w:divBdr>
    </w:div>
    <w:div w:id="620956725">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21687899">
      <w:bodyDiv w:val="1"/>
      <w:marLeft w:val="0"/>
      <w:marRight w:val="0"/>
      <w:marTop w:val="0"/>
      <w:marBottom w:val="0"/>
      <w:divBdr>
        <w:top w:val="none" w:sz="0" w:space="0" w:color="auto"/>
        <w:left w:val="none" w:sz="0" w:space="0" w:color="auto"/>
        <w:bottom w:val="none" w:sz="0" w:space="0" w:color="auto"/>
        <w:right w:val="none" w:sz="0" w:space="0" w:color="auto"/>
      </w:divBdr>
    </w:div>
    <w:div w:id="621887672">
      <w:bodyDiv w:val="1"/>
      <w:marLeft w:val="0"/>
      <w:marRight w:val="0"/>
      <w:marTop w:val="0"/>
      <w:marBottom w:val="0"/>
      <w:divBdr>
        <w:top w:val="none" w:sz="0" w:space="0" w:color="auto"/>
        <w:left w:val="none" w:sz="0" w:space="0" w:color="auto"/>
        <w:bottom w:val="none" w:sz="0" w:space="0" w:color="auto"/>
        <w:right w:val="none" w:sz="0" w:space="0" w:color="auto"/>
      </w:divBdr>
    </w:div>
    <w:div w:id="623117582">
      <w:bodyDiv w:val="1"/>
      <w:marLeft w:val="0"/>
      <w:marRight w:val="0"/>
      <w:marTop w:val="0"/>
      <w:marBottom w:val="0"/>
      <w:divBdr>
        <w:top w:val="none" w:sz="0" w:space="0" w:color="auto"/>
        <w:left w:val="none" w:sz="0" w:space="0" w:color="auto"/>
        <w:bottom w:val="none" w:sz="0" w:space="0" w:color="auto"/>
        <w:right w:val="none" w:sz="0" w:space="0" w:color="auto"/>
      </w:divBdr>
    </w:div>
    <w:div w:id="623271398">
      <w:bodyDiv w:val="1"/>
      <w:marLeft w:val="0"/>
      <w:marRight w:val="0"/>
      <w:marTop w:val="0"/>
      <w:marBottom w:val="0"/>
      <w:divBdr>
        <w:top w:val="none" w:sz="0" w:space="0" w:color="auto"/>
        <w:left w:val="none" w:sz="0" w:space="0" w:color="auto"/>
        <w:bottom w:val="none" w:sz="0" w:space="0" w:color="auto"/>
        <w:right w:val="none" w:sz="0" w:space="0" w:color="auto"/>
      </w:divBdr>
    </w:div>
    <w:div w:id="623804095">
      <w:bodyDiv w:val="1"/>
      <w:marLeft w:val="0"/>
      <w:marRight w:val="0"/>
      <w:marTop w:val="0"/>
      <w:marBottom w:val="0"/>
      <w:divBdr>
        <w:top w:val="none" w:sz="0" w:space="0" w:color="auto"/>
        <w:left w:val="none" w:sz="0" w:space="0" w:color="auto"/>
        <w:bottom w:val="none" w:sz="0" w:space="0" w:color="auto"/>
        <w:right w:val="none" w:sz="0" w:space="0" w:color="auto"/>
      </w:divBdr>
    </w:div>
    <w:div w:id="623854288">
      <w:bodyDiv w:val="1"/>
      <w:marLeft w:val="0"/>
      <w:marRight w:val="0"/>
      <w:marTop w:val="0"/>
      <w:marBottom w:val="0"/>
      <w:divBdr>
        <w:top w:val="none" w:sz="0" w:space="0" w:color="auto"/>
        <w:left w:val="none" w:sz="0" w:space="0" w:color="auto"/>
        <w:bottom w:val="none" w:sz="0" w:space="0" w:color="auto"/>
        <w:right w:val="none" w:sz="0" w:space="0" w:color="auto"/>
      </w:divBdr>
    </w:div>
    <w:div w:id="626009065">
      <w:bodyDiv w:val="1"/>
      <w:marLeft w:val="0"/>
      <w:marRight w:val="0"/>
      <w:marTop w:val="0"/>
      <w:marBottom w:val="0"/>
      <w:divBdr>
        <w:top w:val="none" w:sz="0" w:space="0" w:color="auto"/>
        <w:left w:val="none" w:sz="0" w:space="0" w:color="auto"/>
        <w:bottom w:val="none" w:sz="0" w:space="0" w:color="auto"/>
        <w:right w:val="none" w:sz="0" w:space="0" w:color="auto"/>
      </w:divBdr>
    </w:div>
    <w:div w:id="626930514">
      <w:bodyDiv w:val="1"/>
      <w:marLeft w:val="0"/>
      <w:marRight w:val="0"/>
      <w:marTop w:val="0"/>
      <w:marBottom w:val="0"/>
      <w:divBdr>
        <w:top w:val="none" w:sz="0" w:space="0" w:color="auto"/>
        <w:left w:val="none" w:sz="0" w:space="0" w:color="auto"/>
        <w:bottom w:val="none" w:sz="0" w:space="0" w:color="auto"/>
        <w:right w:val="none" w:sz="0" w:space="0" w:color="auto"/>
      </w:divBdr>
    </w:div>
    <w:div w:id="626930602">
      <w:bodyDiv w:val="1"/>
      <w:marLeft w:val="0"/>
      <w:marRight w:val="0"/>
      <w:marTop w:val="0"/>
      <w:marBottom w:val="0"/>
      <w:divBdr>
        <w:top w:val="none" w:sz="0" w:space="0" w:color="auto"/>
        <w:left w:val="none" w:sz="0" w:space="0" w:color="auto"/>
        <w:bottom w:val="none" w:sz="0" w:space="0" w:color="auto"/>
        <w:right w:val="none" w:sz="0" w:space="0" w:color="auto"/>
      </w:divBdr>
    </w:div>
    <w:div w:id="627661066">
      <w:bodyDiv w:val="1"/>
      <w:marLeft w:val="0"/>
      <w:marRight w:val="0"/>
      <w:marTop w:val="0"/>
      <w:marBottom w:val="0"/>
      <w:divBdr>
        <w:top w:val="none" w:sz="0" w:space="0" w:color="auto"/>
        <w:left w:val="none" w:sz="0" w:space="0" w:color="auto"/>
        <w:bottom w:val="none" w:sz="0" w:space="0" w:color="auto"/>
        <w:right w:val="none" w:sz="0" w:space="0" w:color="auto"/>
      </w:divBdr>
    </w:div>
    <w:div w:id="628050303">
      <w:bodyDiv w:val="1"/>
      <w:marLeft w:val="0"/>
      <w:marRight w:val="0"/>
      <w:marTop w:val="0"/>
      <w:marBottom w:val="0"/>
      <w:divBdr>
        <w:top w:val="none" w:sz="0" w:space="0" w:color="auto"/>
        <w:left w:val="none" w:sz="0" w:space="0" w:color="auto"/>
        <w:bottom w:val="none" w:sz="0" w:space="0" w:color="auto"/>
        <w:right w:val="none" w:sz="0" w:space="0" w:color="auto"/>
      </w:divBdr>
    </w:div>
    <w:div w:id="628170244">
      <w:bodyDiv w:val="1"/>
      <w:marLeft w:val="0"/>
      <w:marRight w:val="0"/>
      <w:marTop w:val="0"/>
      <w:marBottom w:val="0"/>
      <w:divBdr>
        <w:top w:val="none" w:sz="0" w:space="0" w:color="auto"/>
        <w:left w:val="none" w:sz="0" w:space="0" w:color="auto"/>
        <w:bottom w:val="none" w:sz="0" w:space="0" w:color="auto"/>
        <w:right w:val="none" w:sz="0" w:space="0" w:color="auto"/>
      </w:divBdr>
    </w:div>
    <w:div w:id="628560559">
      <w:bodyDiv w:val="1"/>
      <w:marLeft w:val="0"/>
      <w:marRight w:val="0"/>
      <w:marTop w:val="0"/>
      <w:marBottom w:val="0"/>
      <w:divBdr>
        <w:top w:val="none" w:sz="0" w:space="0" w:color="auto"/>
        <w:left w:val="none" w:sz="0" w:space="0" w:color="auto"/>
        <w:bottom w:val="none" w:sz="0" w:space="0" w:color="auto"/>
        <w:right w:val="none" w:sz="0" w:space="0" w:color="auto"/>
      </w:divBdr>
    </w:div>
    <w:div w:id="628631457">
      <w:bodyDiv w:val="1"/>
      <w:marLeft w:val="0"/>
      <w:marRight w:val="0"/>
      <w:marTop w:val="0"/>
      <w:marBottom w:val="0"/>
      <w:divBdr>
        <w:top w:val="none" w:sz="0" w:space="0" w:color="auto"/>
        <w:left w:val="none" w:sz="0" w:space="0" w:color="auto"/>
        <w:bottom w:val="none" w:sz="0" w:space="0" w:color="auto"/>
        <w:right w:val="none" w:sz="0" w:space="0" w:color="auto"/>
      </w:divBdr>
    </w:div>
    <w:div w:id="629094304">
      <w:bodyDiv w:val="1"/>
      <w:marLeft w:val="0"/>
      <w:marRight w:val="0"/>
      <w:marTop w:val="0"/>
      <w:marBottom w:val="0"/>
      <w:divBdr>
        <w:top w:val="none" w:sz="0" w:space="0" w:color="auto"/>
        <w:left w:val="none" w:sz="0" w:space="0" w:color="auto"/>
        <w:bottom w:val="none" w:sz="0" w:space="0" w:color="auto"/>
        <w:right w:val="none" w:sz="0" w:space="0" w:color="auto"/>
      </w:divBdr>
    </w:div>
    <w:div w:id="629439788">
      <w:bodyDiv w:val="1"/>
      <w:marLeft w:val="0"/>
      <w:marRight w:val="0"/>
      <w:marTop w:val="0"/>
      <w:marBottom w:val="0"/>
      <w:divBdr>
        <w:top w:val="none" w:sz="0" w:space="0" w:color="auto"/>
        <w:left w:val="none" w:sz="0" w:space="0" w:color="auto"/>
        <w:bottom w:val="none" w:sz="0" w:space="0" w:color="auto"/>
        <w:right w:val="none" w:sz="0" w:space="0" w:color="auto"/>
      </w:divBdr>
    </w:div>
    <w:div w:id="630088581">
      <w:bodyDiv w:val="1"/>
      <w:marLeft w:val="0"/>
      <w:marRight w:val="0"/>
      <w:marTop w:val="0"/>
      <w:marBottom w:val="0"/>
      <w:divBdr>
        <w:top w:val="none" w:sz="0" w:space="0" w:color="auto"/>
        <w:left w:val="none" w:sz="0" w:space="0" w:color="auto"/>
        <w:bottom w:val="none" w:sz="0" w:space="0" w:color="auto"/>
        <w:right w:val="none" w:sz="0" w:space="0" w:color="auto"/>
      </w:divBdr>
    </w:div>
    <w:div w:id="630599403">
      <w:bodyDiv w:val="1"/>
      <w:marLeft w:val="0"/>
      <w:marRight w:val="0"/>
      <w:marTop w:val="0"/>
      <w:marBottom w:val="0"/>
      <w:divBdr>
        <w:top w:val="none" w:sz="0" w:space="0" w:color="auto"/>
        <w:left w:val="none" w:sz="0" w:space="0" w:color="auto"/>
        <w:bottom w:val="none" w:sz="0" w:space="0" w:color="auto"/>
        <w:right w:val="none" w:sz="0" w:space="0" w:color="auto"/>
      </w:divBdr>
    </w:div>
    <w:div w:id="630742677">
      <w:bodyDiv w:val="1"/>
      <w:marLeft w:val="0"/>
      <w:marRight w:val="0"/>
      <w:marTop w:val="0"/>
      <w:marBottom w:val="0"/>
      <w:divBdr>
        <w:top w:val="none" w:sz="0" w:space="0" w:color="auto"/>
        <w:left w:val="none" w:sz="0" w:space="0" w:color="auto"/>
        <w:bottom w:val="none" w:sz="0" w:space="0" w:color="auto"/>
        <w:right w:val="none" w:sz="0" w:space="0" w:color="auto"/>
      </w:divBdr>
    </w:div>
    <w:div w:id="632104180">
      <w:bodyDiv w:val="1"/>
      <w:marLeft w:val="0"/>
      <w:marRight w:val="0"/>
      <w:marTop w:val="0"/>
      <w:marBottom w:val="0"/>
      <w:divBdr>
        <w:top w:val="none" w:sz="0" w:space="0" w:color="auto"/>
        <w:left w:val="none" w:sz="0" w:space="0" w:color="auto"/>
        <w:bottom w:val="none" w:sz="0" w:space="0" w:color="auto"/>
        <w:right w:val="none" w:sz="0" w:space="0" w:color="auto"/>
      </w:divBdr>
    </w:div>
    <w:div w:id="633172365">
      <w:bodyDiv w:val="1"/>
      <w:marLeft w:val="0"/>
      <w:marRight w:val="0"/>
      <w:marTop w:val="0"/>
      <w:marBottom w:val="0"/>
      <w:divBdr>
        <w:top w:val="none" w:sz="0" w:space="0" w:color="auto"/>
        <w:left w:val="none" w:sz="0" w:space="0" w:color="auto"/>
        <w:bottom w:val="none" w:sz="0" w:space="0" w:color="auto"/>
        <w:right w:val="none" w:sz="0" w:space="0" w:color="auto"/>
      </w:divBdr>
    </w:div>
    <w:div w:id="633213029">
      <w:bodyDiv w:val="1"/>
      <w:marLeft w:val="0"/>
      <w:marRight w:val="0"/>
      <w:marTop w:val="0"/>
      <w:marBottom w:val="0"/>
      <w:divBdr>
        <w:top w:val="none" w:sz="0" w:space="0" w:color="auto"/>
        <w:left w:val="none" w:sz="0" w:space="0" w:color="auto"/>
        <w:bottom w:val="none" w:sz="0" w:space="0" w:color="auto"/>
        <w:right w:val="none" w:sz="0" w:space="0" w:color="auto"/>
      </w:divBdr>
    </w:div>
    <w:div w:id="634021573">
      <w:bodyDiv w:val="1"/>
      <w:marLeft w:val="0"/>
      <w:marRight w:val="0"/>
      <w:marTop w:val="0"/>
      <w:marBottom w:val="0"/>
      <w:divBdr>
        <w:top w:val="none" w:sz="0" w:space="0" w:color="auto"/>
        <w:left w:val="none" w:sz="0" w:space="0" w:color="auto"/>
        <w:bottom w:val="none" w:sz="0" w:space="0" w:color="auto"/>
        <w:right w:val="none" w:sz="0" w:space="0" w:color="auto"/>
      </w:divBdr>
    </w:div>
    <w:div w:id="635256264">
      <w:bodyDiv w:val="1"/>
      <w:marLeft w:val="0"/>
      <w:marRight w:val="0"/>
      <w:marTop w:val="0"/>
      <w:marBottom w:val="0"/>
      <w:divBdr>
        <w:top w:val="none" w:sz="0" w:space="0" w:color="auto"/>
        <w:left w:val="none" w:sz="0" w:space="0" w:color="auto"/>
        <w:bottom w:val="none" w:sz="0" w:space="0" w:color="auto"/>
        <w:right w:val="none" w:sz="0" w:space="0" w:color="auto"/>
      </w:divBdr>
    </w:div>
    <w:div w:id="635724289">
      <w:bodyDiv w:val="1"/>
      <w:marLeft w:val="0"/>
      <w:marRight w:val="0"/>
      <w:marTop w:val="0"/>
      <w:marBottom w:val="0"/>
      <w:divBdr>
        <w:top w:val="none" w:sz="0" w:space="0" w:color="auto"/>
        <w:left w:val="none" w:sz="0" w:space="0" w:color="auto"/>
        <w:bottom w:val="none" w:sz="0" w:space="0" w:color="auto"/>
        <w:right w:val="none" w:sz="0" w:space="0" w:color="auto"/>
      </w:divBdr>
    </w:div>
    <w:div w:id="635991604">
      <w:bodyDiv w:val="1"/>
      <w:marLeft w:val="0"/>
      <w:marRight w:val="0"/>
      <w:marTop w:val="0"/>
      <w:marBottom w:val="0"/>
      <w:divBdr>
        <w:top w:val="none" w:sz="0" w:space="0" w:color="auto"/>
        <w:left w:val="none" w:sz="0" w:space="0" w:color="auto"/>
        <w:bottom w:val="none" w:sz="0" w:space="0" w:color="auto"/>
        <w:right w:val="none" w:sz="0" w:space="0" w:color="auto"/>
      </w:divBdr>
    </w:div>
    <w:div w:id="635992585">
      <w:bodyDiv w:val="1"/>
      <w:marLeft w:val="0"/>
      <w:marRight w:val="0"/>
      <w:marTop w:val="0"/>
      <w:marBottom w:val="0"/>
      <w:divBdr>
        <w:top w:val="none" w:sz="0" w:space="0" w:color="auto"/>
        <w:left w:val="none" w:sz="0" w:space="0" w:color="auto"/>
        <w:bottom w:val="none" w:sz="0" w:space="0" w:color="auto"/>
        <w:right w:val="none" w:sz="0" w:space="0" w:color="auto"/>
      </w:divBdr>
    </w:div>
    <w:div w:id="636030466">
      <w:bodyDiv w:val="1"/>
      <w:marLeft w:val="0"/>
      <w:marRight w:val="0"/>
      <w:marTop w:val="0"/>
      <w:marBottom w:val="0"/>
      <w:divBdr>
        <w:top w:val="none" w:sz="0" w:space="0" w:color="auto"/>
        <w:left w:val="none" w:sz="0" w:space="0" w:color="auto"/>
        <w:bottom w:val="none" w:sz="0" w:space="0" w:color="auto"/>
        <w:right w:val="none" w:sz="0" w:space="0" w:color="auto"/>
      </w:divBdr>
    </w:div>
    <w:div w:id="636107564">
      <w:bodyDiv w:val="1"/>
      <w:marLeft w:val="0"/>
      <w:marRight w:val="0"/>
      <w:marTop w:val="0"/>
      <w:marBottom w:val="0"/>
      <w:divBdr>
        <w:top w:val="none" w:sz="0" w:space="0" w:color="auto"/>
        <w:left w:val="none" w:sz="0" w:space="0" w:color="auto"/>
        <w:bottom w:val="none" w:sz="0" w:space="0" w:color="auto"/>
        <w:right w:val="none" w:sz="0" w:space="0" w:color="auto"/>
      </w:divBdr>
    </w:div>
    <w:div w:id="637607117">
      <w:bodyDiv w:val="1"/>
      <w:marLeft w:val="0"/>
      <w:marRight w:val="0"/>
      <w:marTop w:val="0"/>
      <w:marBottom w:val="0"/>
      <w:divBdr>
        <w:top w:val="none" w:sz="0" w:space="0" w:color="auto"/>
        <w:left w:val="none" w:sz="0" w:space="0" w:color="auto"/>
        <w:bottom w:val="none" w:sz="0" w:space="0" w:color="auto"/>
        <w:right w:val="none" w:sz="0" w:space="0" w:color="auto"/>
      </w:divBdr>
    </w:div>
    <w:div w:id="637731594">
      <w:bodyDiv w:val="1"/>
      <w:marLeft w:val="0"/>
      <w:marRight w:val="0"/>
      <w:marTop w:val="0"/>
      <w:marBottom w:val="0"/>
      <w:divBdr>
        <w:top w:val="none" w:sz="0" w:space="0" w:color="auto"/>
        <w:left w:val="none" w:sz="0" w:space="0" w:color="auto"/>
        <w:bottom w:val="none" w:sz="0" w:space="0" w:color="auto"/>
        <w:right w:val="none" w:sz="0" w:space="0" w:color="auto"/>
      </w:divBdr>
    </w:div>
    <w:div w:id="637957299">
      <w:bodyDiv w:val="1"/>
      <w:marLeft w:val="0"/>
      <w:marRight w:val="0"/>
      <w:marTop w:val="0"/>
      <w:marBottom w:val="0"/>
      <w:divBdr>
        <w:top w:val="none" w:sz="0" w:space="0" w:color="auto"/>
        <w:left w:val="none" w:sz="0" w:space="0" w:color="auto"/>
        <w:bottom w:val="none" w:sz="0" w:space="0" w:color="auto"/>
        <w:right w:val="none" w:sz="0" w:space="0" w:color="auto"/>
      </w:divBdr>
    </w:div>
    <w:div w:id="638151542">
      <w:bodyDiv w:val="1"/>
      <w:marLeft w:val="0"/>
      <w:marRight w:val="0"/>
      <w:marTop w:val="0"/>
      <w:marBottom w:val="0"/>
      <w:divBdr>
        <w:top w:val="none" w:sz="0" w:space="0" w:color="auto"/>
        <w:left w:val="none" w:sz="0" w:space="0" w:color="auto"/>
        <w:bottom w:val="none" w:sz="0" w:space="0" w:color="auto"/>
        <w:right w:val="none" w:sz="0" w:space="0" w:color="auto"/>
      </w:divBdr>
    </w:div>
    <w:div w:id="638345027">
      <w:bodyDiv w:val="1"/>
      <w:marLeft w:val="0"/>
      <w:marRight w:val="0"/>
      <w:marTop w:val="0"/>
      <w:marBottom w:val="0"/>
      <w:divBdr>
        <w:top w:val="none" w:sz="0" w:space="0" w:color="auto"/>
        <w:left w:val="none" w:sz="0" w:space="0" w:color="auto"/>
        <w:bottom w:val="none" w:sz="0" w:space="0" w:color="auto"/>
        <w:right w:val="none" w:sz="0" w:space="0" w:color="auto"/>
      </w:divBdr>
    </w:div>
    <w:div w:id="638919711">
      <w:bodyDiv w:val="1"/>
      <w:marLeft w:val="0"/>
      <w:marRight w:val="0"/>
      <w:marTop w:val="0"/>
      <w:marBottom w:val="0"/>
      <w:divBdr>
        <w:top w:val="none" w:sz="0" w:space="0" w:color="auto"/>
        <w:left w:val="none" w:sz="0" w:space="0" w:color="auto"/>
        <w:bottom w:val="none" w:sz="0" w:space="0" w:color="auto"/>
        <w:right w:val="none" w:sz="0" w:space="0" w:color="auto"/>
      </w:divBdr>
    </w:div>
    <w:div w:id="639581316">
      <w:bodyDiv w:val="1"/>
      <w:marLeft w:val="0"/>
      <w:marRight w:val="0"/>
      <w:marTop w:val="0"/>
      <w:marBottom w:val="0"/>
      <w:divBdr>
        <w:top w:val="none" w:sz="0" w:space="0" w:color="auto"/>
        <w:left w:val="none" w:sz="0" w:space="0" w:color="auto"/>
        <w:bottom w:val="none" w:sz="0" w:space="0" w:color="auto"/>
        <w:right w:val="none" w:sz="0" w:space="0" w:color="auto"/>
      </w:divBdr>
    </w:div>
    <w:div w:id="640160580">
      <w:bodyDiv w:val="1"/>
      <w:marLeft w:val="0"/>
      <w:marRight w:val="0"/>
      <w:marTop w:val="0"/>
      <w:marBottom w:val="0"/>
      <w:divBdr>
        <w:top w:val="none" w:sz="0" w:space="0" w:color="auto"/>
        <w:left w:val="none" w:sz="0" w:space="0" w:color="auto"/>
        <w:bottom w:val="none" w:sz="0" w:space="0" w:color="auto"/>
        <w:right w:val="none" w:sz="0" w:space="0" w:color="auto"/>
      </w:divBdr>
    </w:div>
    <w:div w:id="640697386">
      <w:bodyDiv w:val="1"/>
      <w:marLeft w:val="0"/>
      <w:marRight w:val="0"/>
      <w:marTop w:val="0"/>
      <w:marBottom w:val="0"/>
      <w:divBdr>
        <w:top w:val="none" w:sz="0" w:space="0" w:color="auto"/>
        <w:left w:val="none" w:sz="0" w:space="0" w:color="auto"/>
        <w:bottom w:val="none" w:sz="0" w:space="0" w:color="auto"/>
        <w:right w:val="none" w:sz="0" w:space="0" w:color="auto"/>
      </w:divBdr>
    </w:div>
    <w:div w:id="640887849">
      <w:bodyDiv w:val="1"/>
      <w:marLeft w:val="0"/>
      <w:marRight w:val="0"/>
      <w:marTop w:val="0"/>
      <w:marBottom w:val="0"/>
      <w:divBdr>
        <w:top w:val="none" w:sz="0" w:space="0" w:color="auto"/>
        <w:left w:val="none" w:sz="0" w:space="0" w:color="auto"/>
        <w:bottom w:val="none" w:sz="0" w:space="0" w:color="auto"/>
        <w:right w:val="none" w:sz="0" w:space="0" w:color="auto"/>
      </w:divBdr>
    </w:div>
    <w:div w:id="641153363">
      <w:bodyDiv w:val="1"/>
      <w:marLeft w:val="0"/>
      <w:marRight w:val="0"/>
      <w:marTop w:val="0"/>
      <w:marBottom w:val="0"/>
      <w:divBdr>
        <w:top w:val="none" w:sz="0" w:space="0" w:color="auto"/>
        <w:left w:val="none" w:sz="0" w:space="0" w:color="auto"/>
        <w:bottom w:val="none" w:sz="0" w:space="0" w:color="auto"/>
        <w:right w:val="none" w:sz="0" w:space="0" w:color="auto"/>
      </w:divBdr>
    </w:div>
    <w:div w:id="641234218">
      <w:bodyDiv w:val="1"/>
      <w:marLeft w:val="0"/>
      <w:marRight w:val="0"/>
      <w:marTop w:val="0"/>
      <w:marBottom w:val="0"/>
      <w:divBdr>
        <w:top w:val="none" w:sz="0" w:space="0" w:color="auto"/>
        <w:left w:val="none" w:sz="0" w:space="0" w:color="auto"/>
        <w:bottom w:val="none" w:sz="0" w:space="0" w:color="auto"/>
        <w:right w:val="none" w:sz="0" w:space="0" w:color="auto"/>
      </w:divBdr>
    </w:div>
    <w:div w:id="641466877">
      <w:bodyDiv w:val="1"/>
      <w:marLeft w:val="0"/>
      <w:marRight w:val="0"/>
      <w:marTop w:val="0"/>
      <w:marBottom w:val="0"/>
      <w:divBdr>
        <w:top w:val="none" w:sz="0" w:space="0" w:color="auto"/>
        <w:left w:val="none" w:sz="0" w:space="0" w:color="auto"/>
        <w:bottom w:val="none" w:sz="0" w:space="0" w:color="auto"/>
        <w:right w:val="none" w:sz="0" w:space="0" w:color="auto"/>
      </w:divBdr>
    </w:div>
    <w:div w:id="641469053">
      <w:bodyDiv w:val="1"/>
      <w:marLeft w:val="0"/>
      <w:marRight w:val="0"/>
      <w:marTop w:val="0"/>
      <w:marBottom w:val="0"/>
      <w:divBdr>
        <w:top w:val="none" w:sz="0" w:space="0" w:color="auto"/>
        <w:left w:val="none" w:sz="0" w:space="0" w:color="auto"/>
        <w:bottom w:val="none" w:sz="0" w:space="0" w:color="auto"/>
        <w:right w:val="none" w:sz="0" w:space="0" w:color="auto"/>
      </w:divBdr>
    </w:div>
    <w:div w:id="641540421">
      <w:bodyDiv w:val="1"/>
      <w:marLeft w:val="0"/>
      <w:marRight w:val="0"/>
      <w:marTop w:val="0"/>
      <w:marBottom w:val="0"/>
      <w:divBdr>
        <w:top w:val="none" w:sz="0" w:space="0" w:color="auto"/>
        <w:left w:val="none" w:sz="0" w:space="0" w:color="auto"/>
        <w:bottom w:val="none" w:sz="0" w:space="0" w:color="auto"/>
        <w:right w:val="none" w:sz="0" w:space="0" w:color="auto"/>
      </w:divBdr>
    </w:div>
    <w:div w:id="642389719">
      <w:bodyDiv w:val="1"/>
      <w:marLeft w:val="0"/>
      <w:marRight w:val="0"/>
      <w:marTop w:val="0"/>
      <w:marBottom w:val="0"/>
      <w:divBdr>
        <w:top w:val="none" w:sz="0" w:space="0" w:color="auto"/>
        <w:left w:val="none" w:sz="0" w:space="0" w:color="auto"/>
        <w:bottom w:val="none" w:sz="0" w:space="0" w:color="auto"/>
        <w:right w:val="none" w:sz="0" w:space="0" w:color="auto"/>
      </w:divBdr>
    </w:div>
    <w:div w:id="642540051">
      <w:bodyDiv w:val="1"/>
      <w:marLeft w:val="0"/>
      <w:marRight w:val="0"/>
      <w:marTop w:val="0"/>
      <w:marBottom w:val="0"/>
      <w:divBdr>
        <w:top w:val="none" w:sz="0" w:space="0" w:color="auto"/>
        <w:left w:val="none" w:sz="0" w:space="0" w:color="auto"/>
        <w:bottom w:val="none" w:sz="0" w:space="0" w:color="auto"/>
        <w:right w:val="none" w:sz="0" w:space="0" w:color="auto"/>
      </w:divBdr>
    </w:div>
    <w:div w:id="642927692">
      <w:bodyDiv w:val="1"/>
      <w:marLeft w:val="0"/>
      <w:marRight w:val="0"/>
      <w:marTop w:val="0"/>
      <w:marBottom w:val="0"/>
      <w:divBdr>
        <w:top w:val="none" w:sz="0" w:space="0" w:color="auto"/>
        <w:left w:val="none" w:sz="0" w:space="0" w:color="auto"/>
        <w:bottom w:val="none" w:sz="0" w:space="0" w:color="auto"/>
        <w:right w:val="none" w:sz="0" w:space="0" w:color="auto"/>
      </w:divBdr>
    </w:div>
    <w:div w:id="642927940">
      <w:bodyDiv w:val="1"/>
      <w:marLeft w:val="0"/>
      <w:marRight w:val="0"/>
      <w:marTop w:val="0"/>
      <w:marBottom w:val="0"/>
      <w:divBdr>
        <w:top w:val="none" w:sz="0" w:space="0" w:color="auto"/>
        <w:left w:val="none" w:sz="0" w:space="0" w:color="auto"/>
        <w:bottom w:val="none" w:sz="0" w:space="0" w:color="auto"/>
        <w:right w:val="none" w:sz="0" w:space="0" w:color="auto"/>
      </w:divBdr>
    </w:div>
    <w:div w:id="643002973">
      <w:bodyDiv w:val="1"/>
      <w:marLeft w:val="0"/>
      <w:marRight w:val="0"/>
      <w:marTop w:val="0"/>
      <w:marBottom w:val="0"/>
      <w:divBdr>
        <w:top w:val="none" w:sz="0" w:space="0" w:color="auto"/>
        <w:left w:val="none" w:sz="0" w:space="0" w:color="auto"/>
        <w:bottom w:val="none" w:sz="0" w:space="0" w:color="auto"/>
        <w:right w:val="none" w:sz="0" w:space="0" w:color="auto"/>
      </w:divBdr>
    </w:div>
    <w:div w:id="643319224">
      <w:bodyDiv w:val="1"/>
      <w:marLeft w:val="0"/>
      <w:marRight w:val="0"/>
      <w:marTop w:val="0"/>
      <w:marBottom w:val="0"/>
      <w:divBdr>
        <w:top w:val="none" w:sz="0" w:space="0" w:color="auto"/>
        <w:left w:val="none" w:sz="0" w:space="0" w:color="auto"/>
        <w:bottom w:val="none" w:sz="0" w:space="0" w:color="auto"/>
        <w:right w:val="none" w:sz="0" w:space="0" w:color="auto"/>
      </w:divBdr>
    </w:div>
    <w:div w:id="643580800">
      <w:bodyDiv w:val="1"/>
      <w:marLeft w:val="0"/>
      <w:marRight w:val="0"/>
      <w:marTop w:val="0"/>
      <w:marBottom w:val="0"/>
      <w:divBdr>
        <w:top w:val="none" w:sz="0" w:space="0" w:color="auto"/>
        <w:left w:val="none" w:sz="0" w:space="0" w:color="auto"/>
        <w:bottom w:val="none" w:sz="0" w:space="0" w:color="auto"/>
        <w:right w:val="none" w:sz="0" w:space="0" w:color="auto"/>
      </w:divBdr>
    </w:div>
    <w:div w:id="644049898">
      <w:bodyDiv w:val="1"/>
      <w:marLeft w:val="0"/>
      <w:marRight w:val="0"/>
      <w:marTop w:val="0"/>
      <w:marBottom w:val="0"/>
      <w:divBdr>
        <w:top w:val="none" w:sz="0" w:space="0" w:color="auto"/>
        <w:left w:val="none" w:sz="0" w:space="0" w:color="auto"/>
        <w:bottom w:val="none" w:sz="0" w:space="0" w:color="auto"/>
        <w:right w:val="none" w:sz="0" w:space="0" w:color="auto"/>
      </w:divBdr>
    </w:div>
    <w:div w:id="644512592">
      <w:bodyDiv w:val="1"/>
      <w:marLeft w:val="0"/>
      <w:marRight w:val="0"/>
      <w:marTop w:val="0"/>
      <w:marBottom w:val="0"/>
      <w:divBdr>
        <w:top w:val="none" w:sz="0" w:space="0" w:color="auto"/>
        <w:left w:val="none" w:sz="0" w:space="0" w:color="auto"/>
        <w:bottom w:val="none" w:sz="0" w:space="0" w:color="auto"/>
        <w:right w:val="none" w:sz="0" w:space="0" w:color="auto"/>
      </w:divBdr>
    </w:div>
    <w:div w:id="645014805">
      <w:bodyDiv w:val="1"/>
      <w:marLeft w:val="0"/>
      <w:marRight w:val="0"/>
      <w:marTop w:val="0"/>
      <w:marBottom w:val="0"/>
      <w:divBdr>
        <w:top w:val="none" w:sz="0" w:space="0" w:color="auto"/>
        <w:left w:val="none" w:sz="0" w:space="0" w:color="auto"/>
        <w:bottom w:val="none" w:sz="0" w:space="0" w:color="auto"/>
        <w:right w:val="none" w:sz="0" w:space="0" w:color="auto"/>
      </w:divBdr>
    </w:div>
    <w:div w:id="645083779">
      <w:bodyDiv w:val="1"/>
      <w:marLeft w:val="0"/>
      <w:marRight w:val="0"/>
      <w:marTop w:val="0"/>
      <w:marBottom w:val="0"/>
      <w:divBdr>
        <w:top w:val="none" w:sz="0" w:space="0" w:color="auto"/>
        <w:left w:val="none" w:sz="0" w:space="0" w:color="auto"/>
        <w:bottom w:val="none" w:sz="0" w:space="0" w:color="auto"/>
        <w:right w:val="none" w:sz="0" w:space="0" w:color="auto"/>
      </w:divBdr>
    </w:div>
    <w:div w:id="645476703">
      <w:bodyDiv w:val="1"/>
      <w:marLeft w:val="0"/>
      <w:marRight w:val="0"/>
      <w:marTop w:val="0"/>
      <w:marBottom w:val="0"/>
      <w:divBdr>
        <w:top w:val="none" w:sz="0" w:space="0" w:color="auto"/>
        <w:left w:val="none" w:sz="0" w:space="0" w:color="auto"/>
        <w:bottom w:val="none" w:sz="0" w:space="0" w:color="auto"/>
        <w:right w:val="none" w:sz="0" w:space="0" w:color="auto"/>
      </w:divBdr>
    </w:div>
    <w:div w:id="646009230">
      <w:bodyDiv w:val="1"/>
      <w:marLeft w:val="0"/>
      <w:marRight w:val="0"/>
      <w:marTop w:val="0"/>
      <w:marBottom w:val="0"/>
      <w:divBdr>
        <w:top w:val="none" w:sz="0" w:space="0" w:color="auto"/>
        <w:left w:val="none" w:sz="0" w:space="0" w:color="auto"/>
        <w:bottom w:val="none" w:sz="0" w:space="0" w:color="auto"/>
        <w:right w:val="none" w:sz="0" w:space="0" w:color="auto"/>
      </w:divBdr>
    </w:div>
    <w:div w:id="646057415">
      <w:bodyDiv w:val="1"/>
      <w:marLeft w:val="0"/>
      <w:marRight w:val="0"/>
      <w:marTop w:val="0"/>
      <w:marBottom w:val="0"/>
      <w:divBdr>
        <w:top w:val="none" w:sz="0" w:space="0" w:color="auto"/>
        <w:left w:val="none" w:sz="0" w:space="0" w:color="auto"/>
        <w:bottom w:val="none" w:sz="0" w:space="0" w:color="auto"/>
        <w:right w:val="none" w:sz="0" w:space="0" w:color="auto"/>
      </w:divBdr>
    </w:div>
    <w:div w:id="646470962">
      <w:bodyDiv w:val="1"/>
      <w:marLeft w:val="0"/>
      <w:marRight w:val="0"/>
      <w:marTop w:val="0"/>
      <w:marBottom w:val="0"/>
      <w:divBdr>
        <w:top w:val="none" w:sz="0" w:space="0" w:color="auto"/>
        <w:left w:val="none" w:sz="0" w:space="0" w:color="auto"/>
        <w:bottom w:val="none" w:sz="0" w:space="0" w:color="auto"/>
        <w:right w:val="none" w:sz="0" w:space="0" w:color="auto"/>
      </w:divBdr>
    </w:div>
    <w:div w:id="646862805">
      <w:bodyDiv w:val="1"/>
      <w:marLeft w:val="0"/>
      <w:marRight w:val="0"/>
      <w:marTop w:val="0"/>
      <w:marBottom w:val="0"/>
      <w:divBdr>
        <w:top w:val="none" w:sz="0" w:space="0" w:color="auto"/>
        <w:left w:val="none" w:sz="0" w:space="0" w:color="auto"/>
        <w:bottom w:val="none" w:sz="0" w:space="0" w:color="auto"/>
        <w:right w:val="none" w:sz="0" w:space="0" w:color="auto"/>
      </w:divBdr>
    </w:div>
    <w:div w:id="647051515">
      <w:bodyDiv w:val="1"/>
      <w:marLeft w:val="0"/>
      <w:marRight w:val="0"/>
      <w:marTop w:val="0"/>
      <w:marBottom w:val="0"/>
      <w:divBdr>
        <w:top w:val="none" w:sz="0" w:space="0" w:color="auto"/>
        <w:left w:val="none" w:sz="0" w:space="0" w:color="auto"/>
        <w:bottom w:val="none" w:sz="0" w:space="0" w:color="auto"/>
        <w:right w:val="none" w:sz="0" w:space="0" w:color="auto"/>
      </w:divBdr>
    </w:div>
    <w:div w:id="647174754">
      <w:bodyDiv w:val="1"/>
      <w:marLeft w:val="0"/>
      <w:marRight w:val="0"/>
      <w:marTop w:val="0"/>
      <w:marBottom w:val="0"/>
      <w:divBdr>
        <w:top w:val="none" w:sz="0" w:space="0" w:color="auto"/>
        <w:left w:val="none" w:sz="0" w:space="0" w:color="auto"/>
        <w:bottom w:val="none" w:sz="0" w:space="0" w:color="auto"/>
        <w:right w:val="none" w:sz="0" w:space="0" w:color="auto"/>
      </w:divBdr>
    </w:div>
    <w:div w:id="647518830">
      <w:bodyDiv w:val="1"/>
      <w:marLeft w:val="0"/>
      <w:marRight w:val="0"/>
      <w:marTop w:val="0"/>
      <w:marBottom w:val="0"/>
      <w:divBdr>
        <w:top w:val="none" w:sz="0" w:space="0" w:color="auto"/>
        <w:left w:val="none" w:sz="0" w:space="0" w:color="auto"/>
        <w:bottom w:val="none" w:sz="0" w:space="0" w:color="auto"/>
        <w:right w:val="none" w:sz="0" w:space="0" w:color="auto"/>
      </w:divBdr>
    </w:div>
    <w:div w:id="647708821">
      <w:bodyDiv w:val="1"/>
      <w:marLeft w:val="0"/>
      <w:marRight w:val="0"/>
      <w:marTop w:val="0"/>
      <w:marBottom w:val="0"/>
      <w:divBdr>
        <w:top w:val="none" w:sz="0" w:space="0" w:color="auto"/>
        <w:left w:val="none" w:sz="0" w:space="0" w:color="auto"/>
        <w:bottom w:val="none" w:sz="0" w:space="0" w:color="auto"/>
        <w:right w:val="none" w:sz="0" w:space="0" w:color="auto"/>
      </w:divBdr>
    </w:div>
    <w:div w:id="647830375">
      <w:bodyDiv w:val="1"/>
      <w:marLeft w:val="0"/>
      <w:marRight w:val="0"/>
      <w:marTop w:val="0"/>
      <w:marBottom w:val="0"/>
      <w:divBdr>
        <w:top w:val="none" w:sz="0" w:space="0" w:color="auto"/>
        <w:left w:val="none" w:sz="0" w:space="0" w:color="auto"/>
        <w:bottom w:val="none" w:sz="0" w:space="0" w:color="auto"/>
        <w:right w:val="none" w:sz="0" w:space="0" w:color="auto"/>
      </w:divBdr>
    </w:div>
    <w:div w:id="648637171">
      <w:bodyDiv w:val="1"/>
      <w:marLeft w:val="0"/>
      <w:marRight w:val="0"/>
      <w:marTop w:val="0"/>
      <w:marBottom w:val="0"/>
      <w:divBdr>
        <w:top w:val="none" w:sz="0" w:space="0" w:color="auto"/>
        <w:left w:val="none" w:sz="0" w:space="0" w:color="auto"/>
        <w:bottom w:val="none" w:sz="0" w:space="0" w:color="auto"/>
        <w:right w:val="none" w:sz="0" w:space="0" w:color="auto"/>
      </w:divBdr>
    </w:div>
    <w:div w:id="649865379">
      <w:bodyDiv w:val="1"/>
      <w:marLeft w:val="0"/>
      <w:marRight w:val="0"/>
      <w:marTop w:val="0"/>
      <w:marBottom w:val="0"/>
      <w:divBdr>
        <w:top w:val="none" w:sz="0" w:space="0" w:color="auto"/>
        <w:left w:val="none" w:sz="0" w:space="0" w:color="auto"/>
        <w:bottom w:val="none" w:sz="0" w:space="0" w:color="auto"/>
        <w:right w:val="none" w:sz="0" w:space="0" w:color="auto"/>
      </w:divBdr>
    </w:div>
    <w:div w:id="650519494">
      <w:bodyDiv w:val="1"/>
      <w:marLeft w:val="0"/>
      <w:marRight w:val="0"/>
      <w:marTop w:val="0"/>
      <w:marBottom w:val="0"/>
      <w:divBdr>
        <w:top w:val="none" w:sz="0" w:space="0" w:color="auto"/>
        <w:left w:val="none" w:sz="0" w:space="0" w:color="auto"/>
        <w:bottom w:val="none" w:sz="0" w:space="0" w:color="auto"/>
        <w:right w:val="none" w:sz="0" w:space="0" w:color="auto"/>
      </w:divBdr>
    </w:div>
    <w:div w:id="650716817">
      <w:bodyDiv w:val="1"/>
      <w:marLeft w:val="0"/>
      <w:marRight w:val="0"/>
      <w:marTop w:val="0"/>
      <w:marBottom w:val="0"/>
      <w:divBdr>
        <w:top w:val="none" w:sz="0" w:space="0" w:color="auto"/>
        <w:left w:val="none" w:sz="0" w:space="0" w:color="auto"/>
        <w:bottom w:val="none" w:sz="0" w:space="0" w:color="auto"/>
        <w:right w:val="none" w:sz="0" w:space="0" w:color="auto"/>
      </w:divBdr>
    </w:div>
    <w:div w:id="650796912">
      <w:bodyDiv w:val="1"/>
      <w:marLeft w:val="0"/>
      <w:marRight w:val="0"/>
      <w:marTop w:val="0"/>
      <w:marBottom w:val="0"/>
      <w:divBdr>
        <w:top w:val="none" w:sz="0" w:space="0" w:color="auto"/>
        <w:left w:val="none" w:sz="0" w:space="0" w:color="auto"/>
        <w:bottom w:val="none" w:sz="0" w:space="0" w:color="auto"/>
        <w:right w:val="none" w:sz="0" w:space="0" w:color="auto"/>
      </w:divBdr>
    </w:div>
    <w:div w:id="652368201">
      <w:bodyDiv w:val="1"/>
      <w:marLeft w:val="0"/>
      <w:marRight w:val="0"/>
      <w:marTop w:val="0"/>
      <w:marBottom w:val="0"/>
      <w:divBdr>
        <w:top w:val="none" w:sz="0" w:space="0" w:color="auto"/>
        <w:left w:val="none" w:sz="0" w:space="0" w:color="auto"/>
        <w:bottom w:val="none" w:sz="0" w:space="0" w:color="auto"/>
        <w:right w:val="none" w:sz="0" w:space="0" w:color="auto"/>
      </w:divBdr>
    </w:div>
    <w:div w:id="652368685">
      <w:bodyDiv w:val="1"/>
      <w:marLeft w:val="0"/>
      <w:marRight w:val="0"/>
      <w:marTop w:val="0"/>
      <w:marBottom w:val="0"/>
      <w:divBdr>
        <w:top w:val="none" w:sz="0" w:space="0" w:color="auto"/>
        <w:left w:val="none" w:sz="0" w:space="0" w:color="auto"/>
        <w:bottom w:val="none" w:sz="0" w:space="0" w:color="auto"/>
        <w:right w:val="none" w:sz="0" w:space="0" w:color="auto"/>
      </w:divBdr>
    </w:div>
    <w:div w:id="652375626">
      <w:bodyDiv w:val="1"/>
      <w:marLeft w:val="0"/>
      <w:marRight w:val="0"/>
      <w:marTop w:val="0"/>
      <w:marBottom w:val="0"/>
      <w:divBdr>
        <w:top w:val="none" w:sz="0" w:space="0" w:color="auto"/>
        <w:left w:val="none" w:sz="0" w:space="0" w:color="auto"/>
        <w:bottom w:val="none" w:sz="0" w:space="0" w:color="auto"/>
        <w:right w:val="none" w:sz="0" w:space="0" w:color="auto"/>
      </w:divBdr>
    </w:div>
    <w:div w:id="652442347">
      <w:bodyDiv w:val="1"/>
      <w:marLeft w:val="0"/>
      <w:marRight w:val="0"/>
      <w:marTop w:val="0"/>
      <w:marBottom w:val="0"/>
      <w:divBdr>
        <w:top w:val="none" w:sz="0" w:space="0" w:color="auto"/>
        <w:left w:val="none" w:sz="0" w:space="0" w:color="auto"/>
        <w:bottom w:val="none" w:sz="0" w:space="0" w:color="auto"/>
        <w:right w:val="none" w:sz="0" w:space="0" w:color="auto"/>
      </w:divBdr>
    </w:div>
    <w:div w:id="652491339">
      <w:bodyDiv w:val="1"/>
      <w:marLeft w:val="0"/>
      <w:marRight w:val="0"/>
      <w:marTop w:val="0"/>
      <w:marBottom w:val="0"/>
      <w:divBdr>
        <w:top w:val="none" w:sz="0" w:space="0" w:color="auto"/>
        <w:left w:val="none" w:sz="0" w:space="0" w:color="auto"/>
        <w:bottom w:val="none" w:sz="0" w:space="0" w:color="auto"/>
        <w:right w:val="none" w:sz="0" w:space="0" w:color="auto"/>
      </w:divBdr>
    </w:div>
    <w:div w:id="652681705">
      <w:bodyDiv w:val="1"/>
      <w:marLeft w:val="0"/>
      <w:marRight w:val="0"/>
      <w:marTop w:val="0"/>
      <w:marBottom w:val="0"/>
      <w:divBdr>
        <w:top w:val="none" w:sz="0" w:space="0" w:color="auto"/>
        <w:left w:val="none" w:sz="0" w:space="0" w:color="auto"/>
        <w:bottom w:val="none" w:sz="0" w:space="0" w:color="auto"/>
        <w:right w:val="none" w:sz="0" w:space="0" w:color="auto"/>
      </w:divBdr>
    </w:div>
    <w:div w:id="653218431">
      <w:bodyDiv w:val="1"/>
      <w:marLeft w:val="0"/>
      <w:marRight w:val="0"/>
      <w:marTop w:val="0"/>
      <w:marBottom w:val="0"/>
      <w:divBdr>
        <w:top w:val="none" w:sz="0" w:space="0" w:color="auto"/>
        <w:left w:val="none" w:sz="0" w:space="0" w:color="auto"/>
        <w:bottom w:val="none" w:sz="0" w:space="0" w:color="auto"/>
        <w:right w:val="none" w:sz="0" w:space="0" w:color="auto"/>
      </w:divBdr>
    </w:div>
    <w:div w:id="653531632">
      <w:bodyDiv w:val="1"/>
      <w:marLeft w:val="0"/>
      <w:marRight w:val="0"/>
      <w:marTop w:val="0"/>
      <w:marBottom w:val="0"/>
      <w:divBdr>
        <w:top w:val="none" w:sz="0" w:space="0" w:color="auto"/>
        <w:left w:val="none" w:sz="0" w:space="0" w:color="auto"/>
        <w:bottom w:val="none" w:sz="0" w:space="0" w:color="auto"/>
        <w:right w:val="none" w:sz="0" w:space="0" w:color="auto"/>
      </w:divBdr>
    </w:div>
    <w:div w:id="653607937">
      <w:bodyDiv w:val="1"/>
      <w:marLeft w:val="0"/>
      <w:marRight w:val="0"/>
      <w:marTop w:val="0"/>
      <w:marBottom w:val="0"/>
      <w:divBdr>
        <w:top w:val="none" w:sz="0" w:space="0" w:color="auto"/>
        <w:left w:val="none" w:sz="0" w:space="0" w:color="auto"/>
        <w:bottom w:val="none" w:sz="0" w:space="0" w:color="auto"/>
        <w:right w:val="none" w:sz="0" w:space="0" w:color="auto"/>
      </w:divBdr>
    </w:div>
    <w:div w:id="653991190">
      <w:bodyDiv w:val="1"/>
      <w:marLeft w:val="0"/>
      <w:marRight w:val="0"/>
      <w:marTop w:val="0"/>
      <w:marBottom w:val="0"/>
      <w:divBdr>
        <w:top w:val="none" w:sz="0" w:space="0" w:color="auto"/>
        <w:left w:val="none" w:sz="0" w:space="0" w:color="auto"/>
        <w:bottom w:val="none" w:sz="0" w:space="0" w:color="auto"/>
        <w:right w:val="none" w:sz="0" w:space="0" w:color="auto"/>
      </w:divBdr>
    </w:div>
    <w:div w:id="654182682">
      <w:bodyDiv w:val="1"/>
      <w:marLeft w:val="0"/>
      <w:marRight w:val="0"/>
      <w:marTop w:val="0"/>
      <w:marBottom w:val="0"/>
      <w:divBdr>
        <w:top w:val="none" w:sz="0" w:space="0" w:color="auto"/>
        <w:left w:val="none" w:sz="0" w:space="0" w:color="auto"/>
        <w:bottom w:val="none" w:sz="0" w:space="0" w:color="auto"/>
        <w:right w:val="none" w:sz="0" w:space="0" w:color="auto"/>
      </w:divBdr>
    </w:div>
    <w:div w:id="654337215">
      <w:bodyDiv w:val="1"/>
      <w:marLeft w:val="0"/>
      <w:marRight w:val="0"/>
      <w:marTop w:val="0"/>
      <w:marBottom w:val="0"/>
      <w:divBdr>
        <w:top w:val="none" w:sz="0" w:space="0" w:color="auto"/>
        <w:left w:val="none" w:sz="0" w:space="0" w:color="auto"/>
        <w:bottom w:val="none" w:sz="0" w:space="0" w:color="auto"/>
        <w:right w:val="none" w:sz="0" w:space="0" w:color="auto"/>
      </w:divBdr>
    </w:div>
    <w:div w:id="655256555">
      <w:bodyDiv w:val="1"/>
      <w:marLeft w:val="0"/>
      <w:marRight w:val="0"/>
      <w:marTop w:val="0"/>
      <w:marBottom w:val="0"/>
      <w:divBdr>
        <w:top w:val="none" w:sz="0" w:space="0" w:color="auto"/>
        <w:left w:val="none" w:sz="0" w:space="0" w:color="auto"/>
        <w:bottom w:val="none" w:sz="0" w:space="0" w:color="auto"/>
        <w:right w:val="none" w:sz="0" w:space="0" w:color="auto"/>
      </w:divBdr>
    </w:div>
    <w:div w:id="655381760">
      <w:bodyDiv w:val="1"/>
      <w:marLeft w:val="0"/>
      <w:marRight w:val="0"/>
      <w:marTop w:val="0"/>
      <w:marBottom w:val="0"/>
      <w:divBdr>
        <w:top w:val="none" w:sz="0" w:space="0" w:color="auto"/>
        <w:left w:val="none" w:sz="0" w:space="0" w:color="auto"/>
        <w:bottom w:val="none" w:sz="0" w:space="0" w:color="auto"/>
        <w:right w:val="none" w:sz="0" w:space="0" w:color="auto"/>
      </w:divBdr>
    </w:div>
    <w:div w:id="655382893">
      <w:bodyDiv w:val="1"/>
      <w:marLeft w:val="0"/>
      <w:marRight w:val="0"/>
      <w:marTop w:val="0"/>
      <w:marBottom w:val="0"/>
      <w:divBdr>
        <w:top w:val="none" w:sz="0" w:space="0" w:color="auto"/>
        <w:left w:val="none" w:sz="0" w:space="0" w:color="auto"/>
        <w:bottom w:val="none" w:sz="0" w:space="0" w:color="auto"/>
        <w:right w:val="none" w:sz="0" w:space="0" w:color="auto"/>
      </w:divBdr>
    </w:div>
    <w:div w:id="657003788">
      <w:bodyDiv w:val="1"/>
      <w:marLeft w:val="0"/>
      <w:marRight w:val="0"/>
      <w:marTop w:val="0"/>
      <w:marBottom w:val="0"/>
      <w:divBdr>
        <w:top w:val="none" w:sz="0" w:space="0" w:color="auto"/>
        <w:left w:val="none" w:sz="0" w:space="0" w:color="auto"/>
        <w:bottom w:val="none" w:sz="0" w:space="0" w:color="auto"/>
        <w:right w:val="none" w:sz="0" w:space="0" w:color="auto"/>
      </w:divBdr>
    </w:div>
    <w:div w:id="657073824">
      <w:bodyDiv w:val="1"/>
      <w:marLeft w:val="0"/>
      <w:marRight w:val="0"/>
      <w:marTop w:val="0"/>
      <w:marBottom w:val="0"/>
      <w:divBdr>
        <w:top w:val="none" w:sz="0" w:space="0" w:color="auto"/>
        <w:left w:val="none" w:sz="0" w:space="0" w:color="auto"/>
        <w:bottom w:val="none" w:sz="0" w:space="0" w:color="auto"/>
        <w:right w:val="none" w:sz="0" w:space="0" w:color="auto"/>
      </w:divBdr>
    </w:div>
    <w:div w:id="657073981">
      <w:bodyDiv w:val="1"/>
      <w:marLeft w:val="0"/>
      <w:marRight w:val="0"/>
      <w:marTop w:val="0"/>
      <w:marBottom w:val="0"/>
      <w:divBdr>
        <w:top w:val="none" w:sz="0" w:space="0" w:color="auto"/>
        <w:left w:val="none" w:sz="0" w:space="0" w:color="auto"/>
        <w:bottom w:val="none" w:sz="0" w:space="0" w:color="auto"/>
        <w:right w:val="none" w:sz="0" w:space="0" w:color="auto"/>
      </w:divBdr>
    </w:div>
    <w:div w:id="657458869">
      <w:bodyDiv w:val="1"/>
      <w:marLeft w:val="0"/>
      <w:marRight w:val="0"/>
      <w:marTop w:val="0"/>
      <w:marBottom w:val="0"/>
      <w:divBdr>
        <w:top w:val="none" w:sz="0" w:space="0" w:color="auto"/>
        <w:left w:val="none" w:sz="0" w:space="0" w:color="auto"/>
        <w:bottom w:val="none" w:sz="0" w:space="0" w:color="auto"/>
        <w:right w:val="none" w:sz="0" w:space="0" w:color="auto"/>
      </w:divBdr>
    </w:div>
    <w:div w:id="657618230">
      <w:bodyDiv w:val="1"/>
      <w:marLeft w:val="0"/>
      <w:marRight w:val="0"/>
      <w:marTop w:val="0"/>
      <w:marBottom w:val="0"/>
      <w:divBdr>
        <w:top w:val="none" w:sz="0" w:space="0" w:color="auto"/>
        <w:left w:val="none" w:sz="0" w:space="0" w:color="auto"/>
        <w:bottom w:val="none" w:sz="0" w:space="0" w:color="auto"/>
        <w:right w:val="none" w:sz="0" w:space="0" w:color="auto"/>
      </w:divBdr>
    </w:div>
    <w:div w:id="658120298">
      <w:bodyDiv w:val="1"/>
      <w:marLeft w:val="0"/>
      <w:marRight w:val="0"/>
      <w:marTop w:val="0"/>
      <w:marBottom w:val="0"/>
      <w:divBdr>
        <w:top w:val="none" w:sz="0" w:space="0" w:color="auto"/>
        <w:left w:val="none" w:sz="0" w:space="0" w:color="auto"/>
        <w:bottom w:val="none" w:sz="0" w:space="0" w:color="auto"/>
        <w:right w:val="none" w:sz="0" w:space="0" w:color="auto"/>
      </w:divBdr>
    </w:div>
    <w:div w:id="658538038">
      <w:bodyDiv w:val="1"/>
      <w:marLeft w:val="0"/>
      <w:marRight w:val="0"/>
      <w:marTop w:val="0"/>
      <w:marBottom w:val="0"/>
      <w:divBdr>
        <w:top w:val="none" w:sz="0" w:space="0" w:color="auto"/>
        <w:left w:val="none" w:sz="0" w:space="0" w:color="auto"/>
        <w:bottom w:val="none" w:sz="0" w:space="0" w:color="auto"/>
        <w:right w:val="none" w:sz="0" w:space="0" w:color="auto"/>
      </w:divBdr>
    </w:div>
    <w:div w:id="658928133">
      <w:bodyDiv w:val="1"/>
      <w:marLeft w:val="0"/>
      <w:marRight w:val="0"/>
      <w:marTop w:val="0"/>
      <w:marBottom w:val="0"/>
      <w:divBdr>
        <w:top w:val="none" w:sz="0" w:space="0" w:color="auto"/>
        <w:left w:val="none" w:sz="0" w:space="0" w:color="auto"/>
        <w:bottom w:val="none" w:sz="0" w:space="0" w:color="auto"/>
        <w:right w:val="none" w:sz="0" w:space="0" w:color="auto"/>
      </w:divBdr>
    </w:div>
    <w:div w:id="659314481">
      <w:bodyDiv w:val="1"/>
      <w:marLeft w:val="0"/>
      <w:marRight w:val="0"/>
      <w:marTop w:val="0"/>
      <w:marBottom w:val="0"/>
      <w:divBdr>
        <w:top w:val="none" w:sz="0" w:space="0" w:color="auto"/>
        <w:left w:val="none" w:sz="0" w:space="0" w:color="auto"/>
        <w:bottom w:val="none" w:sz="0" w:space="0" w:color="auto"/>
        <w:right w:val="none" w:sz="0" w:space="0" w:color="auto"/>
      </w:divBdr>
    </w:div>
    <w:div w:id="659776149">
      <w:bodyDiv w:val="1"/>
      <w:marLeft w:val="0"/>
      <w:marRight w:val="0"/>
      <w:marTop w:val="0"/>
      <w:marBottom w:val="0"/>
      <w:divBdr>
        <w:top w:val="none" w:sz="0" w:space="0" w:color="auto"/>
        <w:left w:val="none" w:sz="0" w:space="0" w:color="auto"/>
        <w:bottom w:val="none" w:sz="0" w:space="0" w:color="auto"/>
        <w:right w:val="none" w:sz="0" w:space="0" w:color="auto"/>
      </w:divBdr>
    </w:div>
    <w:div w:id="660162400">
      <w:bodyDiv w:val="1"/>
      <w:marLeft w:val="0"/>
      <w:marRight w:val="0"/>
      <w:marTop w:val="0"/>
      <w:marBottom w:val="0"/>
      <w:divBdr>
        <w:top w:val="none" w:sz="0" w:space="0" w:color="auto"/>
        <w:left w:val="none" w:sz="0" w:space="0" w:color="auto"/>
        <w:bottom w:val="none" w:sz="0" w:space="0" w:color="auto"/>
        <w:right w:val="none" w:sz="0" w:space="0" w:color="auto"/>
      </w:divBdr>
    </w:div>
    <w:div w:id="660740179">
      <w:bodyDiv w:val="1"/>
      <w:marLeft w:val="0"/>
      <w:marRight w:val="0"/>
      <w:marTop w:val="0"/>
      <w:marBottom w:val="0"/>
      <w:divBdr>
        <w:top w:val="none" w:sz="0" w:space="0" w:color="auto"/>
        <w:left w:val="none" w:sz="0" w:space="0" w:color="auto"/>
        <w:bottom w:val="none" w:sz="0" w:space="0" w:color="auto"/>
        <w:right w:val="none" w:sz="0" w:space="0" w:color="auto"/>
      </w:divBdr>
    </w:div>
    <w:div w:id="661394511">
      <w:bodyDiv w:val="1"/>
      <w:marLeft w:val="0"/>
      <w:marRight w:val="0"/>
      <w:marTop w:val="0"/>
      <w:marBottom w:val="0"/>
      <w:divBdr>
        <w:top w:val="none" w:sz="0" w:space="0" w:color="auto"/>
        <w:left w:val="none" w:sz="0" w:space="0" w:color="auto"/>
        <w:bottom w:val="none" w:sz="0" w:space="0" w:color="auto"/>
        <w:right w:val="none" w:sz="0" w:space="0" w:color="auto"/>
      </w:divBdr>
    </w:div>
    <w:div w:id="661618635">
      <w:bodyDiv w:val="1"/>
      <w:marLeft w:val="0"/>
      <w:marRight w:val="0"/>
      <w:marTop w:val="0"/>
      <w:marBottom w:val="0"/>
      <w:divBdr>
        <w:top w:val="none" w:sz="0" w:space="0" w:color="auto"/>
        <w:left w:val="none" w:sz="0" w:space="0" w:color="auto"/>
        <w:bottom w:val="none" w:sz="0" w:space="0" w:color="auto"/>
        <w:right w:val="none" w:sz="0" w:space="0" w:color="auto"/>
      </w:divBdr>
    </w:div>
    <w:div w:id="662205147">
      <w:bodyDiv w:val="1"/>
      <w:marLeft w:val="0"/>
      <w:marRight w:val="0"/>
      <w:marTop w:val="0"/>
      <w:marBottom w:val="0"/>
      <w:divBdr>
        <w:top w:val="none" w:sz="0" w:space="0" w:color="auto"/>
        <w:left w:val="none" w:sz="0" w:space="0" w:color="auto"/>
        <w:bottom w:val="none" w:sz="0" w:space="0" w:color="auto"/>
        <w:right w:val="none" w:sz="0" w:space="0" w:color="auto"/>
      </w:divBdr>
    </w:div>
    <w:div w:id="662783485">
      <w:bodyDiv w:val="1"/>
      <w:marLeft w:val="0"/>
      <w:marRight w:val="0"/>
      <w:marTop w:val="0"/>
      <w:marBottom w:val="0"/>
      <w:divBdr>
        <w:top w:val="none" w:sz="0" w:space="0" w:color="auto"/>
        <w:left w:val="none" w:sz="0" w:space="0" w:color="auto"/>
        <w:bottom w:val="none" w:sz="0" w:space="0" w:color="auto"/>
        <w:right w:val="none" w:sz="0" w:space="0" w:color="auto"/>
      </w:divBdr>
    </w:div>
    <w:div w:id="663048676">
      <w:bodyDiv w:val="1"/>
      <w:marLeft w:val="0"/>
      <w:marRight w:val="0"/>
      <w:marTop w:val="0"/>
      <w:marBottom w:val="0"/>
      <w:divBdr>
        <w:top w:val="none" w:sz="0" w:space="0" w:color="auto"/>
        <w:left w:val="none" w:sz="0" w:space="0" w:color="auto"/>
        <w:bottom w:val="none" w:sz="0" w:space="0" w:color="auto"/>
        <w:right w:val="none" w:sz="0" w:space="0" w:color="auto"/>
      </w:divBdr>
    </w:div>
    <w:div w:id="663436276">
      <w:bodyDiv w:val="1"/>
      <w:marLeft w:val="0"/>
      <w:marRight w:val="0"/>
      <w:marTop w:val="0"/>
      <w:marBottom w:val="0"/>
      <w:divBdr>
        <w:top w:val="none" w:sz="0" w:space="0" w:color="auto"/>
        <w:left w:val="none" w:sz="0" w:space="0" w:color="auto"/>
        <w:bottom w:val="none" w:sz="0" w:space="0" w:color="auto"/>
        <w:right w:val="none" w:sz="0" w:space="0" w:color="auto"/>
      </w:divBdr>
    </w:div>
    <w:div w:id="664282810">
      <w:bodyDiv w:val="1"/>
      <w:marLeft w:val="0"/>
      <w:marRight w:val="0"/>
      <w:marTop w:val="0"/>
      <w:marBottom w:val="0"/>
      <w:divBdr>
        <w:top w:val="none" w:sz="0" w:space="0" w:color="auto"/>
        <w:left w:val="none" w:sz="0" w:space="0" w:color="auto"/>
        <w:bottom w:val="none" w:sz="0" w:space="0" w:color="auto"/>
        <w:right w:val="none" w:sz="0" w:space="0" w:color="auto"/>
      </w:divBdr>
    </w:div>
    <w:div w:id="664475943">
      <w:bodyDiv w:val="1"/>
      <w:marLeft w:val="0"/>
      <w:marRight w:val="0"/>
      <w:marTop w:val="0"/>
      <w:marBottom w:val="0"/>
      <w:divBdr>
        <w:top w:val="none" w:sz="0" w:space="0" w:color="auto"/>
        <w:left w:val="none" w:sz="0" w:space="0" w:color="auto"/>
        <w:bottom w:val="none" w:sz="0" w:space="0" w:color="auto"/>
        <w:right w:val="none" w:sz="0" w:space="0" w:color="auto"/>
      </w:divBdr>
    </w:div>
    <w:div w:id="666205276">
      <w:bodyDiv w:val="1"/>
      <w:marLeft w:val="0"/>
      <w:marRight w:val="0"/>
      <w:marTop w:val="0"/>
      <w:marBottom w:val="0"/>
      <w:divBdr>
        <w:top w:val="none" w:sz="0" w:space="0" w:color="auto"/>
        <w:left w:val="none" w:sz="0" w:space="0" w:color="auto"/>
        <w:bottom w:val="none" w:sz="0" w:space="0" w:color="auto"/>
        <w:right w:val="none" w:sz="0" w:space="0" w:color="auto"/>
      </w:divBdr>
    </w:div>
    <w:div w:id="666632195">
      <w:bodyDiv w:val="1"/>
      <w:marLeft w:val="0"/>
      <w:marRight w:val="0"/>
      <w:marTop w:val="0"/>
      <w:marBottom w:val="0"/>
      <w:divBdr>
        <w:top w:val="none" w:sz="0" w:space="0" w:color="auto"/>
        <w:left w:val="none" w:sz="0" w:space="0" w:color="auto"/>
        <w:bottom w:val="none" w:sz="0" w:space="0" w:color="auto"/>
        <w:right w:val="none" w:sz="0" w:space="0" w:color="auto"/>
      </w:divBdr>
    </w:div>
    <w:div w:id="667095622">
      <w:bodyDiv w:val="1"/>
      <w:marLeft w:val="0"/>
      <w:marRight w:val="0"/>
      <w:marTop w:val="0"/>
      <w:marBottom w:val="0"/>
      <w:divBdr>
        <w:top w:val="none" w:sz="0" w:space="0" w:color="auto"/>
        <w:left w:val="none" w:sz="0" w:space="0" w:color="auto"/>
        <w:bottom w:val="none" w:sz="0" w:space="0" w:color="auto"/>
        <w:right w:val="none" w:sz="0" w:space="0" w:color="auto"/>
      </w:divBdr>
    </w:div>
    <w:div w:id="667751105">
      <w:bodyDiv w:val="1"/>
      <w:marLeft w:val="0"/>
      <w:marRight w:val="0"/>
      <w:marTop w:val="0"/>
      <w:marBottom w:val="0"/>
      <w:divBdr>
        <w:top w:val="none" w:sz="0" w:space="0" w:color="auto"/>
        <w:left w:val="none" w:sz="0" w:space="0" w:color="auto"/>
        <w:bottom w:val="none" w:sz="0" w:space="0" w:color="auto"/>
        <w:right w:val="none" w:sz="0" w:space="0" w:color="auto"/>
      </w:divBdr>
    </w:div>
    <w:div w:id="669336427">
      <w:bodyDiv w:val="1"/>
      <w:marLeft w:val="0"/>
      <w:marRight w:val="0"/>
      <w:marTop w:val="0"/>
      <w:marBottom w:val="0"/>
      <w:divBdr>
        <w:top w:val="none" w:sz="0" w:space="0" w:color="auto"/>
        <w:left w:val="none" w:sz="0" w:space="0" w:color="auto"/>
        <w:bottom w:val="none" w:sz="0" w:space="0" w:color="auto"/>
        <w:right w:val="none" w:sz="0" w:space="0" w:color="auto"/>
      </w:divBdr>
    </w:div>
    <w:div w:id="669872012">
      <w:bodyDiv w:val="1"/>
      <w:marLeft w:val="0"/>
      <w:marRight w:val="0"/>
      <w:marTop w:val="0"/>
      <w:marBottom w:val="0"/>
      <w:divBdr>
        <w:top w:val="none" w:sz="0" w:space="0" w:color="auto"/>
        <w:left w:val="none" w:sz="0" w:space="0" w:color="auto"/>
        <w:bottom w:val="none" w:sz="0" w:space="0" w:color="auto"/>
        <w:right w:val="none" w:sz="0" w:space="0" w:color="auto"/>
      </w:divBdr>
    </w:div>
    <w:div w:id="670065455">
      <w:bodyDiv w:val="1"/>
      <w:marLeft w:val="0"/>
      <w:marRight w:val="0"/>
      <w:marTop w:val="0"/>
      <w:marBottom w:val="0"/>
      <w:divBdr>
        <w:top w:val="none" w:sz="0" w:space="0" w:color="auto"/>
        <w:left w:val="none" w:sz="0" w:space="0" w:color="auto"/>
        <w:bottom w:val="none" w:sz="0" w:space="0" w:color="auto"/>
        <w:right w:val="none" w:sz="0" w:space="0" w:color="auto"/>
      </w:divBdr>
    </w:div>
    <w:div w:id="670377576">
      <w:bodyDiv w:val="1"/>
      <w:marLeft w:val="0"/>
      <w:marRight w:val="0"/>
      <w:marTop w:val="0"/>
      <w:marBottom w:val="0"/>
      <w:divBdr>
        <w:top w:val="none" w:sz="0" w:space="0" w:color="auto"/>
        <w:left w:val="none" w:sz="0" w:space="0" w:color="auto"/>
        <w:bottom w:val="none" w:sz="0" w:space="0" w:color="auto"/>
        <w:right w:val="none" w:sz="0" w:space="0" w:color="auto"/>
      </w:divBdr>
    </w:div>
    <w:div w:id="670455042">
      <w:bodyDiv w:val="1"/>
      <w:marLeft w:val="0"/>
      <w:marRight w:val="0"/>
      <w:marTop w:val="0"/>
      <w:marBottom w:val="0"/>
      <w:divBdr>
        <w:top w:val="none" w:sz="0" w:space="0" w:color="auto"/>
        <w:left w:val="none" w:sz="0" w:space="0" w:color="auto"/>
        <w:bottom w:val="none" w:sz="0" w:space="0" w:color="auto"/>
        <w:right w:val="none" w:sz="0" w:space="0" w:color="auto"/>
      </w:divBdr>
    </w:div>
    <w:div w:id="670647620">
      <w:bodyDiv w:val="1"/>
      <w:marLeft w:val="0"/>
      <w:marRight w:val="0"/>
      <w:marTop w:val="0"/>
      <w:marBottom w:val="0"/>
      <w:divBdr>
        <w:top w:val="none" w:sz="0" w:space="0" w:color="auto"/>
        <w:left w:val="none" w:sz="0" w:space="0" w:color="auto"/>
        <w:bottom w:val="none" w:sz="0" w:space="0" w:color="auto"/>
        <w:right w:val="none" w:sz="0" w:space="0" w:color="auto"/>
      </w:divBdr>
    </w:div>
    <w:div w:id="670909915">
      <w:bodyDiv w:val="1"/>
      <w:marLeft w:val="0"/>
      <w:marRight w:val="0"/>
      <w:marTop w:val="0"/>
      <w:marBottom w:val="0"/>
      <w:divBdr>
        <w:top w:val="none" w:sz="0" w:space="0" w:color="auto"/>
        <w:left w:val="none" w:sz="0" w:space="0" w:color="auto"/>
        <w:bottom w:val="none" w:sz="0" w:space="0" w:color="auto"/>
        <w:right w:val="none" w:sz="0" w:space="0" w:color="auto"/>
      </w:divBdr>
    </w:div>
    <w:div w:id="672687855">
      <w:bodyDiv w:val="1"/>
      <w:marLeft w:val="0"/>
      <w:marRight w:val="0"/>
      <w:marTop w:val="0"/>
      <w:marBottom w:val="0"/>
      <w:divBdr>
        <w:top w:val="none" w:sz="0" w:space="0" w:color="auto"/>
        <w:left w:val="none" w:sz="0" w:space="0" w:color="auto"/>
        <w:bottom w:val="none" w:sz="0" w:space="0" w:color="auto"/>
        <w:right w:val="none" w:sz="0" w:space="0" w:color="auto"/>
      </w:divBdr>
    </w:div>
    <w:div w:id="673000478">
      <w:bodyDiv w:val="1"/>
      <w:marLeft w:val="0"/>
      <w:marRight w:val="0"/>
      <w:marTop w:val="0"/>
      <w:marBottom w:val="0"/>
      <w:divBdr>
        <w:top w:val="none" w:sz="0" w:space="0" w:color="auto"/>
        <w:left w:val="none" w:sz="0" w:space="0" w:color="auto"/>
        <w:bottom w:val="none" w:sz="0" w:space="0" w:color="auto"/>
        <w:right w:val="none" w:sz="0" w:space="0" w:color="auto"/>
      </w:divBdr>
    </w:div>
    <w:div w:id="673148981">
      <w:bodyDiv w:val="1"/>
      <w:marLeft w:val="0"/>
      <w:marRight w:val="0"/>
      <w:marTop w:val="0"/>
      <w:marBottom w:val="0"/>
      <w:divBdr>
        <w:top w:val="none" w:sz="0" w:space="0" w:color="auto"/>
        <w:left w:val="none" w:sz="0" w:space="0" w:color="auto"/>
        <w:bottom w:val="none" w:sz="0" w:space="0" w:color="auto"/>
        <w:right w:val="none" w:sz="0" w:space="0" w:color="auto"/>
      </w:divBdr>
    </w:div>
    <w:div w:id="674379347">
      <w:bodyDiv w:val="1"/>
      <w:marLeft w:val="0"/>
      <w:marRight w:val="0"/>
      <w:marTop w:val="0"/>
      <w:marBottom w:val="0"/>
      <w:divBdr>
        <w:top w:val="none" w:sz="0" w:space="0" w:color="auto"/>
        <w:left w:val="none" w:sz="0" w:space="0" w:color="auto"/>
        <w:bottom w:val="none" w:sz="0" w:space="0" w:color="auto"/>
        <w:right w:val="none" w:sz="0" w:space="0" w:color="auto"/>
      </w:divBdr>
    </w:div>
    <w:div w:id="674652656">
      <w:bodyDiv w:val="1"/>
      <w:marLeft w:val="0"/>
      <w:marRight w:val="0"/>
      <w:marTop w:val="0"/>
      <w:marBottom w:val="0"/>
      <w:divBdr>
        <w:top w:val="none" w:sz="0" w:space="0" w:color="auto"/>
        <w:left w:val="none" w:sz="0" w:space="0" w:color="auto"/>
        <w:bottom w:val="none" w:sz="0" w:space="0" w:color="auto"/>
        <w:right w:val="none" w:sz="0" w:space="0" w:color="auto"/>
      </w:divBdr>
    </w:div>
    <w:div w:id="674770420">
      <w:bodyDiv w:val="1"/>
      <w:marLeft w:val="0"/>
      <w:marRight w:val="0"/>
      <w:marTop w:val="0"/>
      <w:marBottom w:val="0"/>
      <w:divBdr>
        <w:top w:val="none" w:sz="0" w:space="0" w:color="auto"/>
        <w:left w:val="none" w:sz="0" w:space="0" w:color="auto"/>
        <w:bottom w:val="none" w:sz="0" w:space="0" w:color="auto"/>
        <w:right w:val="none" w:sz="0" w:space="0" w:color="auto"/>
      </w:divBdr>
    </w:div>
    <w:div w:id="676467566">
      <w:bodyDiv w:val="1"/>
      <w:marLeft w:val="0"/>
      <w:marRight w:val="0"/>
      <w:marTop w:val="0"/>
      <w:marBottom w:val="0"/>
      <w:divBdr>
        <w:top w:val="none" w:sz="0" w:space="0" w:color="auto"/>
        <w:left w:val="none" w:sz="0" w:space="0" w:color="auto"/>
        <w:bottom w:val="none" w:sz="0" w:space="0" w:color="auto"/>
        <w:right w:val="none" w:sz="0" w:space="0" w:color="auto"/>
      </w:divBdr>
    </w:div>
    <w:div w:id="676886514">
      <w:bodyDiv w:val="1"/>
      <w:marLeft w:val="0"/>
      <w:marRight w:val="0"/>
      <w:marTop w:val="0"/>
      <w:marBottom w:val="0"/>
      <w:divBdr>
        <w:top w:val="none" w:sz="0" w:space="0" w:color="auto"/>
        <w:left w:val="none" w:sz="0" w:space="0" w:color="auto"/>
        <w:bottom w:val="none" w:sz="0" w:space="0" w:color="auto"/>
        <w:right w:val="none" w:sz="0" w:space="0" w:color="auto"/>
      </w:divBdr>
    </w:div>
    <w:div w:id="677536821">
      <w:bodyDiv w:val="1"/>
      <w:marLeft w:val="0"/>
      <w:marRight w:val="0"/>
      <w:marTop w:val="0"/>
      <w:marBottom w:val="0"/>
      <w:divBdr>
        <w:top w:val="none" w:sz="0" w:space="0" w:color="auto"/>
        <w:left w:val="none" w:sz="0" w:space="0" w:color="auto"/>
        <w:bottom w:val="none" w:sz="0" w:space="0" w:color="auto"/>
        <w:right w:val="none" w:sz="0" w:space="0" w:color="auto"/>
      </w:divBdr>
    </w:div>
    <w:div w:id="677851380">
      <w:bodyDiv w:val="1"/>
      <w:marLeft w:val="0"/>
      <w:marRight w:val="0"/>
      <w:marTop w:val="0"/>
      <w:marBottom w:val="0"/>
      <w:divBdr>
        <w:top w:val="none" w:sz="0" w:space="0" w:color="auto"/>
        <w:left w:val="none" w:sz="0" w:space="0" w:color="auto"/>
        <w:bottom w:val="none" w:sz="0" w:space="0" w:color="auto"/>
        <w:right w:val="none" w:sz="0" w:space="0" w:color="auto"/>
      </w:divBdr>
    </w:div>
    <w:div w:id="677852719">
      <w:bodyDiv w:val="1"/>
      <w:marLeft w:val="0"/>
      <w:marRight w:val="0"/>
      <w:marTop w:val="0"/>
      <w:marBottom w:val="0"/>
      <w:divBdr>
        <w:top w:val="none" w:sz="0" w:space="0" w:color="auto"/>
        <w:left w:val="none" w:sz="0" w:space="0" w:color="auto"/>
        <w:bottom w:val="none" w:sz="0" w:space="0" w:color="auto"/>
        <w:right w:val="none" w:sz="0" w:space="0" w:color="auto"/>
      </w:divBdr>
    </w:div>
    <w:div w:id="677929057">
      <w:bodyDiv w:val="1"/>
      <w:marLeft w:val="0"/>
      <w:marRight w:val="0"/>
      <w:marTop w:val="0"/>
      <w:marBottom w:val="0"/>
      <w:divBdr>
        <w:top w:val="none" w:sz="0" w:space="0" w:color="auto"/>
        <w:left w:val="none" w:sz="0" w:space="0" w:color="auto"/>
        <w:bottom w:val="none" w:sz="0" w:space="0" w:color="auto"/>
        <w:right w:val="none" w:sz="0" w:space="0" w:color="auto"/>
      </w:divBdr>
    </w:div>
    <w:div w:id="678310098">
      <w:bodyDiv w:val="1"/>
      <w:marLeft w:val="0"/>
      <w:marRight w:val="0"/>
      <w:marTop w:val="0"/>
      <w:marBottom w:val="0"/>
      <w:divBdr>
        <w:top w:val="none" w:sz="0" w:space="0" w:color="auto"/>
        <w:left w:val="none" w:sz="0" w:space="0" w:color="auto"/>
        <w:bottom w:val="none" w:sz="0" w:space="0" w:color="auto"/>
        <w:right w:val="none" w:sz="0" w:space="0" w:color="auto"/>
      </w:divBdr>
    </w:div>
    <w:div w:id="678891256">
      <w:bodyDiv w:val="1"/>
      <w:marLeft w:val="0"/>
      <w:marRight w:val="0"/>
      <w:marTop w:val="0"/>
      <w:marBottom w:val="0"/>
      <w:divBdr>
        <w:top w:val="none" w:sz="0" w:space="0" w:color="auto"/>
        <w:left w:val="none" w:sz="0" w:space="0" w:color="auto"/>
        <w:bottom w:val="none" w:sz="0" w:space="0" w:color="auto"/>
        <w:right w:val="none" w:sz="0" w:space="0" w:color="auto"/>
      </w:divBdr>
    </w:div>
    <w:div w:id="679506687">
      <w:bodyDiv w:val="1"/>
      <w:marLeft w:val="0"/>
      <w:marRight w:val="0"/>
      <w:marTop w:val="0"/>
      <w:marBottom w:val="0"/>
      <w:divBdr>
        <w:top w:val="none" w:sz="0" w:space="0" w:color="auto"/>
        <w:left w:val="none" w:sz="0" w:space="0" w:color="auto"/>
        <w:bottom w:val="none" w:sz="0" w:space="0" w:color="auto"/>
        <w:right w:val="none" w:sz="0" w:space="0" w:color="auto"/>
      </w:divBdr>
    </w:div>
    <w:div w:id="679544080">
      <w:bodyDiv w:val="1"/>
      <w:marLeft w:val="0"/>
      <w:marRight w:val="0"/>
      <w:marTop w:val="0"/>
      <w:marBottom w:val="0"/>
      <w:divBdr>
        <w:top w:val="none" w:sz="0" w:space="0" w:color="auto"/>
        <w:left w:val="none" w:sz="0" w:space="0" w:color="auto"/>
        <w:bottom w:val="none" w:sz="0" w:space="0" w:color="auto"/>
        <w:right w:val="none" w:sz="0" w:space="0" w:color="auto"/>
      </w:divBdr>
    </w:div>
    <w:div w:id="680469178">
      <w:bodyDiv w:val="1"/>
      <w:marLeft w:val="0"/>
      <w:marRight w:val="0"/>
      <w:marTop w:val="0"/>
      <w:marBottom w:val="0"/>
      <w:divBdr>
        <w:top w:val="none" w:sz="0" w:space="0" w:color="auto"/>
        <w:left w:val="none" w:sz="0" w:space="0" w:color="auto"/>
        <w:bottom w:val="none" w:sz="0" w:space="0" w:color="auto"/>
        <w:right w:val="none" w:sz="0" w:space="0" w:color="auto"/>
      </w:divBdr>
    </w:div>
    <w:div w:id="681198918">
      <w:bodyDiv w:val="1"/>
      <w:marLeft w:val="0"/>
      <w:marRight w:val="0"/>
      <w:marTop w:val="0"/>
      <w:marBottom w:val="0"/>
      <w:divBdr>
        <w:top w:val="none" w:sz="0" w:space="0" w:color="auto"/>
        <w:left w:val="none" w:sz="0" w:space="0" w:color="auto"/>
        <w:bottom w:val="none" w:sz="0" w:space="0" w:color="auto"/>
        <w:right w:val="none" w:sz="0" w:space="0" w:color="auto"/>
      </w:divBdr>
    </w:div>
    <w:div w:id="681204873">
      <w:bodyDiv w:val="1"/>
      <w:marLeft w:val="0"/>
      <w:marRight w:val="0"/>
      <w:marTop w:val="0"/>
      <w:marBottom w:val="0"/>
      <w:divBdr>
        <w:top w:val="none" w:sz="0" w:space="0" w:color="auto"/>
        <w:left w:val="none" w:sz="0" w:space="0" w:color="auto"/>
        <w:bottom w:val="none" w:sz="0" w:space="0" w:color="auto"/>
        <w:right w:val="none" w:sz="0" w:space="0" w:color="auto"/>
      </w:divBdr>
    </w:div>
    <w:div w:id="681205693">
      <w:bodyDiv w:val="1"/>
      <w:marLeft w:val="0"/>
      <w:marRight w:val="0"/>
      <w:marTop w:val="0"/>
      <w:marBottom w:val="0"/>
      <w:divBdr>
        <w:top w:val="none" w:sz="0" w:space="0" w:color="auto"/>
        <w:left w:val="none" w:sz="0" w:space="0" w:color="auto"/>
        <w:bottom w:val="none" w:sz="0" w:space="0" w:color="auto"/>
        <w:right w:val="none" w:sz="0" w:space="0" w:color="auto"/>
      </w:divBdr>
    </w:div>
    <w:div w:id="681400978">
      <w:bodyDiv w:val="1"/>
      <w:marLeft w:val="0"/>
      <w:marRight w:val="0"/>
      <w:marTop w:val="0"/>
      <w:marBottom w:val="0"/>
      <w:divBdr>
        <w:top w:val="none" w:sz="0" w:space="0" w:color="auto"/>
        <w:left w:val="none" w:sz="0" w:space="0" w:color="auto"/>
        <w:bottom w:val="none" w:sz="0" w:space="0" w:color="auto"/>
        <w:right w:val="none" w:sz="0" w:space="0" w:color="auto"/>
      </w:divBdr>
    </w:div>
    <w:div w:id="681593810">
      <w:bodyDiv w:val="1"/>
      <w:marLeft w:val="0"/>
      <w:marRight w:val="0"/>
      <w:marTop w:val="0"/>
      <w:marBottom w:val="0"/>
      <w:divBdr>
        <w:top w:val="none" w:sz="0" w:space="0" w:color="auto"/>
        <w:left w:val="none" w:sz="0" w:space="0" w:color="auto"/>
        <w:bottom w:val="none" w:sz="0" w:space="0" w:color="auto"/>
        <w:right w:val="none" w:sz="0" w:space="0" w:color="auto"/>
      </w:divBdr>
    </w:div>
    <w:div w:id="681737993">
      <w:bodyDiv w:val="1"/>
      <w:marLeft w:val="0"/>
      <w:marRight w:val="0"/>
      <w:marTop w:val="0"/>
      <w:marBottom w:val="0"/>
      <w:divBdr>
        <w:top w:val="none" w:sz="0" w:space="0" w:color="auto"/>
        <w:left w:val="none" w:sz="0" w:space="0" w:color="auto"/>
        <w:bottom w:val="none" w:sz="0" w:space="0" w:color="auto"/>
        <w:right w:val="none" w:sz="0" w:space="0" w:color="auto"/>
      </w:divBdr>
    </w:div>
    <w:div w:id="682705274">
      <w:bodyDiv w:val="1"/>
      <w:marLeft w:val="0"/>
      <w:marRight w:val="0"/>
      <w:marTop w:val="0"/>
      <w:marBottom w:val="0"/>
      <w:divBdr>
        <w:top w:val="none" w:sz="0" w:space="0" w:color="auto"/>
        <w:left w:val="none" w:sz="0" w:space="0" w:color="auto"/>
        <w:bottom w:val="none" w:sz="0" w:space="0" w:color="auto"/>
        <w:right w:val="none" w:sz="0" w:space="0" w:color="auto"/>
      </w:divBdr>
    </w:div>
    <w:div w:id="682973107">
      <w:bodyDiv w:val="1"/>
      <w:marLeft w:val="0"/>
      <w:marRight w:val="0"/>
      <w:marTop w:val="0"/>
      <w:marBottom w:val="0"/>
      <w:divBdr>
        <w:top w:val="none" w:sz="0" w:space="0" w:color="auto"/>
        <w:left w:val="none" w:sz="0" w:space="0" w:color="auto"/>
        <w:bottom w:val="none" w:sz="0" w:space="0" w:color="auto"/>
        <w:right w:val="none" w:sz="0" w:space="0" w:color="auto"/>
      </w:divBdr>
    </w:div>
    <w:div w:id="683166323">
      <w:bodyDiv w:val="1"/>
      <w:marLeft w:val="0"/>
      <w:marRight w:val="0"/>
      <w:marTop w:val="0"/>
      <w:marBottom w:val="0"/>
      <w:divBdr>
        <w:top w:val="none" w:sz="0" w:space="0" w:color="auto"/>
        <w:left w:val="none" w:sz="0" w:space="0" w:color="auto"/>
        <w:bottom w:val="none" w:sz="0" w:space="0" w:color="auto"/>
        <w:right w:val="none" w:sz="0" w:space="0" w:color="auto"/>
      </w:divBdr>
    </w:div>
    <w:div w:id="683823021">
      <w:bodyDiv w:val="1"/>
      <w:marLeft w:val="0"/>
      <w:marRight w:val="0"/>
      <w:marTop w:val="0"/>
      <w:marBottom w:val="0"/>
      <w:divBdr>
        <w:top w:val="none" w:sz="0" w:space="0" w:color="auto"/>
        <w:left w:val="none" w:sz="0" w:space="0" w:color="auto"/>
        <w:bottom w:val="none" w:sz="0" w:space="0" w:color="auto"/>
        <w:right w:val="none" w:sz="0" w:space="0" w:color="auto"/>
      </w:divBdr>
    </w:div>
    <w:div w:id="684290119">
      <w:bodyDiv w:val="1"/>
      <w:marLeft w:val="0"/>
      <w:marRight w:val="0"/>
      <w:marTop w:val="0"/>
      <w:marBottom w:val="0"/>
      <w:divBdr>
        <w:top w:val="none" w:sz="0" w:space="0" w:color="auto"/>
        <w:left w:val="none" w:sz="0" w:space="0" w:color="auto"/>
        <w:bottom w:val="none" w:sz="0" w:space="0" w:color="auto"/>
        <w:right w:val="none" w:sz="0" w:space="0" w:color="auto"/>
      </w:divBdr>
    </w:div>
    <w:div w:id="684790355">
      <w:bodyDiv w:val="1"/>
      <w:marLeft w:val="0"/>
      <w:marRight w:val="0"/>
      <w:marTop w:val="0"/>
      <w:marBottom w:val="0"/>
      <w:divBdr>
        <w:top w:val="none" w:sz="0" w:space="0" w:color="auto"/>
        <w:left w:val="none" w:sz="0" w:space="0" w:color="auto"/>
        <w:bottom w:val="none" w:sz="0" w:space="0" w:color="auto"/>
        <w:right w:val="none" w:sz="0" w:space="0" w:color="auto"/>
      </w:divBdr>
    </w:div>
    <w:div w:id="685595711">
      <w:bodyDiv w:val="1"/>
      <w:marLeft w:val="0"/>
      <w:marRight w:val="0"/>
      <w:marTop w:val="0"/>
      <w:marBottom w:val="0"/>
      <w:divBdr>
        <w:top w:val="none" w:sz="0" w:space="0" w:color="auto"/>
        <w:left w:val="none" w:sz="0" w:space="0" w:color="auto"/>
        <w:bottom w:val="none" w:sz="0" w:space="0" w:color="auto"/>
        <w:right w:val="none" w:sz="0" w:space="0" w:color="auto"/>
      </w:divBdr>
    </w:div>
    <w:div w:id="685711661">
      <w:bodyDiv w:val="1"/>
      <w:marLeft w:val="0"/>
      <w:marRight w:val="0"/>
      <w:marTop w:val="0"/>
      <w:marBottom w:val="0"/>
      <w:divBdr>
        <w:top w:val="none" w:sz="0" w:space="0" w:color="auto"/>
        <w:left w:val="none" w:sz="0" w:space="0" w:color="auto"/>
        <w:bottom w:val="none" w:sz="0" w:space="0" w:color="auto"/>
        <w:right w:val="none" w:sz="0" w:space="0" w:color="auto"/>
      </w:divBdr>
    </w:div>
    <w:div w:id="686448762">
      <w:bodyDiv w:val="1"/>
      <w:marLeft w:val="0"/>
      <w:marRight w:val="0"/>
      <w:marTop w:val="0"/>
      <w:marBottom w:val="0"/>
      <w:divBdr>
        <w:top w:val="none" w:sz="0" w:space="0" w:color="auto"/>
        <w:left w:val="none" w:sz="0" w:space="0" w:color="auto"/>
        <w:bottom w:val="none" w:sz="0" w:space="0" w:color="auto"/>
        <w:right w:val="none" w:sz="0" w:space="0" w:color="auto"/>
      </w:divBdr>
    </w:div>
    <w:div w:id="686516787">
      <w:bodyDiv w:val="1"/>
      <w:marLeft w:val="0"/>
      <w:marRight w:val="0"/>
      <w:marTop w:val="0"/>
      <w:marBottom w:val="0"/>
      <w:divBdr>
        <w:top w:val="none" w:sz="0" w:space="0" w:color="auto"/>
        <w:left w:val="none" w:sz="0" w:space="0" w:color="auto"/>
        <w:bottom w:val="none" w:sz="0" w:space="0" w:color="auto"/>
        <w:right w:val="none" w:sz="0" w:space="0" w:color="auto"/>
      </w:divBdr>
    </w:div>
    <w:div w:id="687414008">
      <w:bodyDiv w:val="1"/>
      <w:marLeft w:val="0"/>
      <w:marRight w:val="0"/>
      <w:marTop w:val="0"/>
      <w:marBottom w:val="0"/>
      <w:divBdr>
        <w:top w:val="none" w:sz="0" w:space="0" w:color="auto"/>
        <w:left w:val="none" w:sz="0" w:space="0" w:color="auto"/>
        <w:bottom w:val="none" w:sz="0" w:space="0" w:color="auto"/>
        <w:right w:val="none" w:sz="0" w:space="0" w:color="auto"/>
      </w:divBdr>
    </w:div>
    <w:div w:id="687606341">
      <w:bodyDiv w:val="1"/>
      <w:marLeft w:val="0"/>
      <w:marRight w:val="0"/>
      <w:marTop w:val="0"/>
      <w:marBottom w:val="0"/>
      <w:divBdr>
        <w:top w:val="none" w:sz="0" w:space="0" w:color="auto"/>
        <w:left w:val="none" w:sz="0" w:space="0" w:color="auto"/>
        <w:bottom w:val="none" w:sz="0" w:space="0" w:color="auto"/>
        <w:right w:val="none" w:sz="0" w:space="0" w:color="auto"/>
      </w:divBdr>
    </w:div>
    <w:div w:id="687758469">
      <w:bodyDiv w:val="1"/>
      <w:marLeft w:val="0"/>
      <w:marRight w:val="0"/>
      <w:marTop w:val="0"/>
      <w:marBottom w:val="0"/>
      <w:divBdr>
        <w:top w:val="none" w:sz="0" w:space="0" w:color="auto"/>
        <w:left w:val="none" w:sz="0" w:space="0" w:color="auto"/>
        <w:bottom w:val="none" w:sz="0" w:space="0" w:color="auto"/>
        <w:right w:val="none" w:sz="0" w:space="0" w:color="auto"/>
      </w:divBdr>
    </w:div>
    <w:div w:id="689139298">
      <w:bodyDiv w:val="1"/>
      <w:marLeft w:val="0"/>
      <w:marRight w:val="0"/>
      <w:marTop w:val="0"/>
      <w:marBottom w:val="0"/>
      <w:divBdr>
        <w:top w:val="none" w:sz="0" w:space="0" w:color="auto"/>
        <w:left w:val="none" w:sz="0" w:space="0" w:color="auto"/>
        <w:bottom w:val="none" w:sz="0" w:space="0" w:color="auto"/>
        <w:right w:val="none" w:sz="0" w:space="0" w:color="auto"/>
      </w:divBdr>
    </w:div>
    <w:div w:id="690103799">
      <w:bodyDiv w:val="1"/>
      <w:marLeft w:val="0"/>
      <w:marRight w:val="0"/>
      <w:marTop w:val="0"/>
      <w:marBottom w:val="0"/>
      <w:divBdr>
        <w:top w:val="none" w:sz="0" w:space="0" w:color="auto"/>
        <w:left w:val="none" w:sz="0" w:space="0" w:color="auto"/>
        <w:bottom w:val="none" w:sz="0" w:space="0" w:color="auto"/>
        <w:right w:val="none" w:sz="0" w:space="0" w:color="auto"/>
      </w:divBdr>
    </w:div>
    <w:div w:id="690572956">
      <w:bodyDiv w:val="1"/>
      <w:marLeft w:val="0"/>
      <w:marRight w:val="0"/>
      <w:marTop w:val="0"/>
      <w:marBottom w:val="0"/>
      <w:divBdr>
        <w:top w:val="none" w:sz="0" w:space="0" w:color="auto"/>
        <w:left w:val="none" w:sz="0" w:space="0" w:color="auto"/>
        <w:bottom w:val="none" w:sz="0" w:space="0" w:color="auto"/>
        <w:right w:val="none" w:sz="0" w:space="0" w:color="auto"/>
      </w:divBdr>
    </w:div>
    <w:div w:id="690649932">
      <w:bodyDiv w:val="1"/>
      <w:marLeft w:val="0"/>
      <w:marRight w:val="0"/>
      <w:marTop w:val="0"/>
      <w:marBottom w:val="0"/>
      <w:divBdr>
        <w:top w:val="none" w:sz="0" w:space="0" w:color="auto"/>
        <w:left w:val="none" w:sz="0" w:space="0" w:color="auto"/>
        <w:bottom w:val="none" w:sz="0" w:space="0" w:color="auto"/>
        <w:right w:val="none" w:sz="0" w:space="0" w:color="auto"/>
      </w:divBdr>
    </w:div>
    <w:div w:id="690761038">
      <w:bodyDiv w:val="1"/>
      <w:marLeft w:val="0"/>
      <w:marRight w:val="0"/>
      <w:marTop w:val="0"/>
      <w:marBottom w:val="0"/>
      <w:divBdr>
        <w:top w:val="none" w:sz="0" w:space="0" w:color="auto"/>
        <w:left w:val="none" w:sz="0" w:space="0" w:color="auto"/>
        <w:bottom w:val="none" w:sz="0" w:space="0" w:color="auto"/>
        <w:right w:val="none" w:sz="0" w:space="0" w:color="auto"/>
      </w:divBdr>
    </w:div>
    <w:div w:id="691298977">
      <w:bodyDiv w:val="1"/>
      <w:marLeft w:val="0"/>
      <w:marRight w:val="0"/>
      <w:marTop w:val="0"/>
      <w:marBottom w:val="0"/>
      <w:divBdr>
        <w:top w:val="none" w:sz="0" w:space="0" w:color="auto"/>
        <w:left w:val="none" w:sz="0" w:space="0" w:color="auto"/>
        <w:bottom w:val="none" w:sz="0" w:space="0" w:color="auto"/>
        <w:right w:val="none" w:sz="0" w:space="0" w:color="auto"/>
      </w:divBdr>
    </w:div>
    <w:div w:id="692149619">
      <w:bodyDiv w:val="1"/>
      <w:marLeft w:val="0"/>
      <w:marRight w:val="0"/>
      <w:marTop w:val="0"/>
      <w:marBottom w:val="0"/>
      <w:divBdr>
        <w:top w:val="none" w:sz="0" w:space="0" w:color="auto"/>
        <w:left w:val="none" w:sz="0" w:space="0" w:color="auto"/>
        <w:bottom w:val="none" w:sz="0" w:space="0" w:color="auto"/>
        <w:right w:val="none" w:sz="0" w:space="0" w:color="auto"/>
      </w:divBdr>
    </w:div>
    <w:div w:id="692267811">
      <w:bodyDiv w:val="1"/>
      <w:marLeft w:val="0"/>
      <w:marRight w:val="0"/>
      <w:marTop w:val="0"/>
      <w:marBottom w:val="0"/>
      <w:divBdr>
        <w:top w:val="none" w:sz="0" w:space="0" w:color="auto"/>
        <w:left w:val="none" w:sz="0" w:space="0" w:color="auto"/>
        <w:bottom w:val="none" w:sz="0" w:space="0" w:color="auto"/>
        <w:right w:val="none" w:sz="0" w:space="0" w:color="auto"/>
      </w:divBdr>
    </w:div>
    <w:div w:id="692613761">
      <w:bodyDiv w:val="1"/>
      <w:marLeft w:val="0"/>
      <w:marRight w:val="0"/>
      <w:marTop w:val="0"/>
      <w:marBottom w:val="0"/>
      <w:divBdr>
        <w:top w:val="none" w:sz="0" w:space="0" w:color="auto"/>
        <w:left w:val="none" w:sz="0" w:space="0" w:color="auto"/>
        <w:bottom w:val="none" w:sz="0" w:space="0" w:color="auto"/>
        <w:right w:val="none" w:sz="0" w:space="0" w:color="auto"/>
      </w:divBdr>
    </w:div>
    <w:div w:id="692997454">
      <w:bodyDiv w:val="1"/>
      <w:marLeft w:val="0"/>
      <w:marRight w:val="0"/>
      <w:marTop w:val="0"/>
      <w:marBottom w:val="0"/>
      <w:divBdr>
        <w:top w:val="none" w:sz="0" w:space="0" w:color="auto"/>
        <w:left w:val="none" w:sz="0" w:space="0" w:color="auto"/>
        <w:bottom w:val="none" w:sz="0" w:space="0" w:color="auto"/>
        <w:right w:val="none" w:sz="0" w:space="0" w:color="auto"/>
      </w:divBdr>
    </w:div>
    <w:div w:id="693261930">
      <w:bodyDiv w:val="1"/>
      <w:marLeft w:val="0"/>
      <w:marRight w:val="0"/>
      <w:marTop w:val="0"/>
      <w:marBottom w:val="0"/>
      <w:divBdr>
        <w:top w:val="none" w:sz="0" w:space="0" w:color="auto"/>
        <w:left w:val="none" w:sz="0" w:space="0" w:color="auto"/>
        <w:bottom w:val="none" w:sz="0" w:space="0" w:color="auto"/>
        <w:right w:val="none" w:sz="0" w:space="0" w:color="auto"/>
      </w:divBdr>
    </w:div>
    <w:div w:id="693531840">
      <w:bodyDiv w:val="1"/>
      <w:marLeft w:val="0"/>
      <w:marRight w:val="0"/>
      <w:marTop w:val="0"/>
      <w:marBottom w:val="0"/>
      <w:divBdr>
        <w:top w:val="none" w:sz="0" w:space="0" w:color="auto"/>
        <w:left w:val="none" w:sz="0" w:space="0" w:color="auto"/>
        <w:bottom w:val="none" w:sz="0" w:space="0" w:color="auto"/>
        <w:right w:val="none" w:sz="0" w:space="0" w:color="auto"/>
      </w:divBdr>
    </w:div>
    <w:div w:id="693655322">
      <w:bodyDiv w:val="1"/>
      <w:marLeft w:val="0"/>
      <w:marRight w:val="0"/>
      <w:marTop w:val="0"/>
      <w:marBottom w:val="0"/>
      <w:divBdr>
        <w:top w:val="none" w:sz="0" w:space="0" w:color="auto"/>
        <w:left w:val="none" w:sz="0" w:space="0" w:color="auto"/>
        <w:bottom w:val="none" w:sz="0" w:space="0" w:color="auto"/>
        <w:right w:val="none" w:sz="0" w:space="0" w:color="auto"/>
      </w:divBdr>
    </w:div>
    <w:div w:id="693918891">
      <w:bodyDiv w:val="1"/>
      <w:marLeft w:val="0"/>
      <w:marRight w:val="0"/>
      <w:marTop w:val="0"/>
      <w:marBottom w:val="0"/>
      <w:divBdr>
        <w:top w:val="none" w:sz="0" w:space="0" w:color="auto"/>
        <w:left w:val="none" w:sz="0" w:space="0" w:color="auto"/>
        <w:bottom w:val="none" w:sz="0" w:space="0" w:color="auto"/>
        <w:right w:val="none" w:sz="0" w:space="0" w:color="auto"/>
      </w:divBdr>
    </w:div>
    <w:div w:id="694161683">
      <w:bodyDiv w:val="1"/>
      <w:marLeft w:val="0"/>
      <w:marRight w:val="0"/>
      <w:marTop w:val="0"/>
      <w:marBottom w:val="0"/>
      <w:divBdr>
        <w:top w:val="none" w:sz="0" w:space="0" w:color="auto"/>
        <w:left w:val="none" w:sz="0" w:space="0" w:color="auto"/>
        <w:bottom w:val="none" w:sz="0" w:space="0" w:color="auto"/>
        <w:right w:val="none" w:sz="0" w:space="0" w:color="auto"/>
      </w:divBdr>
    </w:div>
    <w:div w:id="694619700">
      <w:bodyDiv w:val="1"/>
      <w:marLeft w:val="0"/>
      <w:marRight w:val="0"/>
      <w:marTop w:val="0"/>
      <w:marBottom w:val="0"/>
      <w:divBdr>
        <w:top w:val="none" w:sz="0" w:space="0" w:color="auto"/>
        <w:left w:val="none" w:sz="0" w:space="0" w:color="auto"/>
        <w:bottom w:val="none" w:sz="0" w:space="0" w:color="auto"/>
        <w:right w:val="none" w:sz="0" w:space="0" w:color="auto"/>
      </w:divBdr>
    </w:div>
    <w:div w:id="695085193">
      <w:bodyDiv w:val="1"/>
      <w:marLeft w:val="0"/>
      <w:marRight w:val="0"/>
      <w:marTop w:val="0"/>
      <w:marBottom w:val="0"/>
      <w:divBdr>
        <w:top w:val="none" w:sz="0" w:space="0" w:color="auto"/>
        <w:left w:val="none" w:sz="0" w:space="0" w:color="auto"/>
        <w:bottom w:val="none" w:sz="0" w:space="0" w:color="auto"/>
        <w:right w:val="none" w:sz="0" w:space="0" w:color="auto"/>
      </w:divBdr>
    </w:div>
    <w:div w:id="697001431">
      <w:bodyDiv w:val="1"/>
      <w:marLeft w:val="0"/>
      <w:marRight w:val="0"/>
      <w:marTop w:val="0"/>
      <w:marBottom w:val="0"/>
      <w:divBdr>
        <w:top w:val="none" w:sz="0" w:space="0" w:color="auto"/>
        <w:left w:val="none" w:sz="0" w:space="0" w:color="auto"/>
        <w:bottom w:val="none" w:sz="0" w:space="0" w:color="auto"/>
        <w:right w:val="none" w:sz="0" w:space="0" w:color="auto"/>
      </w:divBdr>
    </w:div>
    <w:div w:id="697269177">
      <w:bodyDiv w:val="1"/>
      <w:marLeft w:val="0"/>
      <w:marRight w:val="0"/>
      <w:marTop w:val="0"/>
      <w:marBottom w:val="0"/>
      <w:divBdr>
        <w:top w:val="none" w:sz="0" w:space="0" w:color="auto"/>
        <w:left w:val="none" w:sz="0" w:space="0" w:color="auto"/>
        <w:bottom w:val="none" w:sz="0" w:space="0" w:color="auto"/>
        <w:right w:val="none" w:sz="0" w:space="0" w:color="auto"/>
      </w:divBdr>
    </w:div>
    <w:div w:id="698821888">
      <w:bodyDiv w:val="1"/>
      <w:marLeft w:val="0"/>
      <w:marRight w:val="0"/>
      <w:marTop w:val="0"/>
      <w:marBottom w:val="0"/>
      <w:divBdr>
        <w:top w:val="none" w:sz="0" w:space="0" w:color="auto"/>
        <w:left w:val="none" w:sz="0" w:space="0" w:color="auto"/>
        <w:bottom w:val="none" w:sz="0" w:space="0" w:color="auto"/>
        <w:right w:val="none" w:sz="0" w:space="0" w:color="auto"/>
      </w:divBdr>
    </w:div>
    <w:div w:id="699090652">
      <w:bodyDiv w:val="1"/>
      <w:marLeft w:val="0"/>
      <w:marRight w:val="0"/>
      <w:marTop w:val="0"/>
      <w:marBottom w:val="0"/>
      <w:divBdr>
        <w:top w:val="none" w:sz="0" w:space="0" w:color="auto"/>
        <w:left w:val="none" w:sz="0" w:space="0" w:color="auto"/>
        <w:bottom w:val="none" w:sz="0" w:space="0" w:color="auto"/>
        <w:right w:val="none" w:sz="0" w:space="0" w:color="auto"/>
      </w:divBdr>
    </w:div>
    <w:div w:id="699353378">
      <w:bodyDiv w:val="1"/>
      <w:marLeft w:val="0"/>
      <w:marRight w:val="0"/>
      <w:marTop w:val="0"/>
      <w:marBottom w:val="0"/>
      <w:divBdr>
        <w:top w:val="none" w:sz="0" w:space="0" w:color="auto"/>
        <w:left w:val="none" w:sz="0" w:space="0" w:color="auto"/>
        <w:bottom w:val="none" w:sz="0" w:space="0" w:color="auto"/>
        <w:right w:val="none" w:sz="0" w:space="0" w:color="auto"/>
      </w:divBdr>
    </w:div>
    <w:div w:id="699939334">
      <w:bodyDiv w:val="1"/>
      <w:marLeft w:val="0"/>
      <w:marRight w:val="0"/>
      <w:marTop w:val="0"/>
      <w:marBottom w:val="0"/>
      <w:divBdr>
        <w:top w:val="none" w:sz="0" w:space="0" w:color="auto"/>
        <w:left w:val="none" w:sz="0" w:space="0" w:color="auto"/>
        <w:bottom w:val="none" w:sz="0" w:space="0" w:color="auto"/>
        <w:right w:val="none" w:sz="0" w:space="0" w:color="auto"/>
      </w:divBdr>
    </w:div>
    <w:div w:id="701252515">
      <w:bodyDiv w:val="1"/>
      <w:marLeft w:val="0"/>
      <w:marRight w:val="0"/>
      <w:marTop w:val="0"/>
      <w:marBottom w:val="0"/>
      <w:divBdr>
        <w:top w:val="none" w:sz="0" w:space="0" w:color="auto"/>
        <w:left w:val="none" w:sz="0" w:space="0" w:color="auto"/>
        <w:bottom w:val="none" w:sz="0" w:space="0" w:color="auto"/>
        <w:right w:val="none" w:sz="0" w:space="0" w:color="auto"/>
      </w:divBdr>
    </w:div>
    <w:div w:id="701782185">
      <w:bodyDiv w:val="1"/>
      <w:marLeft w:val="0"/>
      <w:marRight w:val="0"/>
      <w:marTop w:val="0"/>
      <w:marBottom w:val="0"/>
      <w:divBdr>
        <w:top w:val="none" w:sz="0" w:space="0" w:color="auto"/>
        <w:left w:val="none" w:sz="0" w:space="0" w:color="auto"/>
        <w:bottom w:val="none" w:sz="0" w:space="0" w:color="auto"/>
        <w:right w:val="none" w:sz="0" w:space="0" w:color="auto"/>
      </w:divBdr>
    </w:div>
    <w:div w:id="702292402">
      <w:bodyDiv w:val="1"/>
      <w:marLeft w:val="0"/>
      <w:marRight w:val="0"/>
      <w:marTop w:val="0"/>
      <w:marBottom w:val="0"/>
      <w:divBdr>
        <w:top w:val="none" w:sz="0" w:space="0" w:color="auto"/>
        <w:left w:val="none" w:sz="0" w:space="0" w:color="auto"/>
        <w:bottom w:val="none" w:sz="0" w:space="0" w:color="auto"/>
        <w:right w:val="none" w:sz="0" w:space="0" w:color="auto"/>
      </w:divBdr>
    </w:div>
    <w:div w:id="702754070">
      <w:bodyDiv w:val="1"/>
      <w:marLeft w:val="0"/>
      <w:marRight w:val="0"/>
      <w:marTop w:val="0"/>
      <w:marBottom w:val="0"/>
      <w:divBdr>
        <w:top w:val="none" w:sz="0" w:space="0" w:color="auto"/>
        <w:left w:val="none" w:sz="0" w:space="0" w:color="auto"/>
        <w:bottom w:val="none" w:sz="0" w:space="0" w:color="auto"/>
        <w:right w:val="none" w:sz="0" w:space="0" w:color="auto"/>
      </w:divBdr>
    </w:div>
    <w:div w:id="703143157">
      <w:bodyDiv w:val="1"/>
      <w:marLeft w:val="0"/>
      <w:marRight w:val="0"/>
      <w:marTop w:val="0"/>
      <w:marBottom w:val="0"/>
      <w:divBdr>
        <w:top w:val="none" w:sz="0" w:space="0" w:color="auto"/>
        <w:left w:val="none" w:sz="0" w:space="0" w:color="auto"/>
        <w:bottom w:val="none" w:sz="0" w:space="0" w:color="auto"/>
        <w:right w:val="none" w:sz="0" w:space="0" w:color="auto"/>
      </w:divBdr>
    </w:div>
    <w:div w:id="703215986">
      <w:bodyDiv w:val="1"/>
      <w:marLeft w:val="0"/>
      <w:marRight w:val="0"/>
      <w:marTop w:val="0"/>
      <w:marBottom w:val="0"/>
      <w:divBdr>
        <w:top w:val="none" w:sz="0" w:space="0" w:color="auto"/>
        <w:left w:val="none" w:sz="0" w:space="0" w:color="auto"/>
        <w:bottom w:val="none" w:sz="0" w:space="0" w:color="auto"/>
        <w:right w:val="none" w:sz="0" w:space="0" w:color="auto"/>
      </w:divBdr>
    </w:div>
    <w:div w:id="704133274">
      <w:bodyDiv w:val="1"/>
      <w:marLeft w:val="0"/>
      <w:marRight w:val="0"/>
      <w:marTop w:val="0"/>
      <w:marBottom w:val="0"/>
      <w:divBdr>
        <w:top w:val="none" w:sz="0" w:space="0" w:color="auto"/>
        <w:left w:val="none" w:sz="0" w:space="0" w:color="auto"/>
        <w:bottom w:val="none" w:sz="0" w:space="0" w:color="auto"/>
        <w:right w:val="none" w:sz="0" w:space="0" w:color="auto"/>
      </w:divBdr>
    </w:div>
    <w:div w:id="704866520">
      <w:bodyDiv w:val="1"/>
      <w:marLeft w:val="0"/>
      <w:marRight w:val="0"/>
      <w:marTop w:val="0"/>
      <w:marBottom w:val="0"/>
      <w:divBdr>
        <w:top w:val="none" w:sz="0" w:space="0" w:color="auto"/>
        <w:left w:val="none" w:sz="0" w:space="0" w:color="auto"/>
        <w:bottom w:val="none" w:sz="0" w:space="0" w:color="auto"/>
        <w:right w:val="none" w:sz="0" w:space="0" w:color="auto"/>
      </w:divBdr>
    </w:div>
    <w:div w:id="705106936">
      <w:bodyDiv w:val="1"/>
      <w:marLeft w:val="0"/>
      <w:marRight w:val="0"/>
      <w:marTop w:val="0"/>
      <w:marBottom w:val="0"/>
      <w:divBdr>
        <w:top w:val="none" w:sz="0" w:space="0" w:color="auto"/>
        <w:left w:val="none" w:sz="0" w:space="0" w:color="auto"/>
        <w:bottom w:val="none" w:sz="0" w:space="0" w:color="auto"/>
        <w:right w:val="none" w:sz="0" w:space="0" w:color="auto"/>
      </w:divBdr>
    </w:div>
    <w:div w:id="705451752">
      <w:bodyDiv w:val="1"/>
      <w:marLeft w:val="0"/>
      <w:marRight w:val="0"/>
      <w:marTop w:val="0"/>
      <w:marBottom w:val="0"/>
      <w:divBdr>
        <w:top w:val="none" w:sz="0" w:space="0" w:color="auto"/>
        <w:left w:val="none" w:sz="0" w:space="0" w:color="auto"/>
        <w:bottom w:val="none" w:sz="0" w:space="0" w:color="auto"/>
        <w:right w:val="none" w:sz="0" w:space="0" w:color="auto"/>
      </w:divBdr>
    </w:div>
    <w:div w:id="705638802">
      <w:bodyDiv w:val="1"/>
      <w:marLeft w:val="0"/>
      <w:marRight w:val="0"/>
      <w:marTop w:val="0"/>
      <w:marBottom w:val="0"/>
      <w:divBdr>
        <w:top w:val="none" w:sz="0" w:space="0" w:color="auto"/>
        <w:left w:val="none" w:sz="0" w:space="0" w:color="auto"/>
        <w:bottom w:val="none" w:sz="0" w:space="0" w:color="auto"/>
        <w:right w:val="none" w:sz="0" w:space="0" w:color="auto"/>
      </w:divBdr>
    </w:div>
    <w:div w:id="705981048">
      <w:bodyDiv w:val="1"/>
      <w:marLeft w:val="0"/>
      <w:marRight w:val="0"/>
      <w:marTop w:val="0"/>
      <w:marBottom w:val="0"/>
      <w:divBdr>
        <w:top w:val="none" w:sz="0" w:space="0" w:color="auto"/>
        <w:left w:val="none" w:sz="0" w:space="0" w:color="auto"/>
        <w:bottom w:val="none" w:sz="0" w:space="0" w:color="auto"/>
        <w:right w:val="none" w:sz="0" w:space="0" w:color="auto"/>
      </w:divBdr>
    </w:div>
    <w:div w:id="706563483">
      <w:bodyDiv w:val="1"/>
      <w:marLeft w:val="0"/>
      <w:marRight w:val="0"/>
      <w:marTop w:val="0"/>
      <w:marBottom w:val="0"/>
      <w:divBdr>
        <w:top w:val="none" w:sz="0" w:space="0" w:color="auto"/>
        <w:left w:val="none" w:sz="0" w:space="0" w:color="auto"/>
        <w:bottom w:val="none" w:sz="0" w:space="0" w:color="auto"/>
        <w:right w:val="none" w:sz="0" w:space="0" w:color="auto"/>
      </w:divBdr>
    </w:div>
    <w:div w:id="706640721">
      <w:bodyDiv w:val="1"/>
      <w:marLeft w:val="0"/>
      <w:marRight w:val="0"/>
      <w:marTop w:val="0"/>
      <w:marBottom w:val="0"/>
      <w:divBdr>
        <w:top w:val="none" w:sz="0" w:space="0" w:color="auto"/>
        <w:left w:val="none" w:sz="0" w:space="0" w:color="auto"/>
        <w:bottom w:val="none" w:sz="0" w:space="0" w:color="auto"/>
        <w:right w:val="none" w:sz="0" w:space="0" w:color="auto"/>
      </w:divBdr>
    </w:div>
    <w:div w:id="706756864">
      <w:bodyDiv w:val="1"/>
      <w:marLeft w:val="0"/>
      <w:marRight w:val="0"/>
      <w:marTop w:val="0"/>
      <w:marBottom w:val="0"/>
      <w:divBdr>
        <w:top w:val="none" w:sz="0" w:space="0" w:color="auto"/>
        <w:left w:val="none" w:sz="0" w:space="0" w:color="auto"/>
        <w:bottom w:val="none" w:sz="0" w:space="0" w:color="auto"/>
        <w:right w:val="none" w:sz="0" w:space="0" w:color="auto"/>
      </w:divBdr>
    </w:div>
    <w:div w:id="707533723">
      <w:bodyDiv w:val="1"/>
      <w:marLeft w:val="0"/>
      <w:marRight w:val="0"/>
      <w:marTop w:val="0"/>
      <w:marBottom w:val="0"/>
      <w:divBdr>
        <w:top w:val="none" w:sz="0" w:space="0" w:color="auto"/>
        <w:left w:val="none" w:sz="0" w:space="0" w:color="auto"/>
        <w:bottom w:val="none" w:sz="0" w:space="0" w:color="auto"/>
        <w:right w:val="none" w:sz="0" w:space="0" w:color="auto"/>
      </w:divBdr>
    </w:div>
    <w:div w:id="707949367">
      <w:bodyDiv w:val="1"/>
      <w:marLeft w:val="0"/>
      <w:marRight w:val="0"/>
      <w:marTop w:val="0"/>
      <w:marBottom w:val="0"/>
      <w:divBdr>
        <w:top w:val="none" w:sz="0" w:space="0" w:color="auto"/>
        <w:left w:val="none" w:sz="0" w:space="0" w:color="auto"/>
        <w:bottom w:val="none" w:sz="0" w:space="0" w:color="auto"/>
        <w:right w:val="none" w:sz="0" w:space="0" w:color="auto"/>
      </w:divBdr>
    </w:div>
    <w:div w:id="707993475">
      <w:bodyDiv w:val="1"/>
      <w:marLeft w:val="0"/>
      <w:marRight w:val="0"/>
      <w:marTop w:val="0"/>
      <w:marBottom w:val="0"/>
      <w:divBdr>
        <w:top w:val="none" w:sz="0" w:space="0" w:color="auto"/>
        <w:left w:val="none" w:sz="0" w:space="0" w:color="auto"/>
        <w:bottom w:val="none" w:sz="0" w:space="0" w:color="auto"/>
        <w:right w:val="none" w:sz="0" w:space="0" w:color="auto"/>
      </w:divBdr>
    </w:div>
    <w:div w:id="708070501">
      <w:bodyDiv w:val="1"/>
      <w:marLeft w:val="0"/>
      <w:marRight w:val="0"/>
      <w:marTop w:val="0"/>
      <w:marBottom w:val="0"/>
      <w:divBdr>
        <w:top w:val="none" w:sz="0" w:space="0" w:color="auto"/>
        <w:left w:val="none" w:sz="0" w:space="0" w:color="auto"/>
        <w:bottom w:val="none" w:sz="0" w:space="0" w:color="auto"/>
        <w:right w:val="none" w:sz="0" w:space="0" w:color="auto"/>
      </w:divBdr>
    </w:div>
    <w:div w:id="708648392">
      <w:bodyDiv w:val="1"/>
      <w:marLeft w:val="0"/>
      <w:marRight w:val="0"/>
      <w:marTop w:val="0"/>
      <w:marBottom w:val="0"/>
      <w:divBdr>
        <w:top w:val="none" w:sz="0" w:space="0" w:color="auto"/>
        <w:left w:val="none" w:sz="0" w:space="0" w:color="auto"/>
        <w:bottom w:val="none" w:sz="0" w:space="0" w:color="auto"/>
        <w:right w:val="none" w:sz="0" w:space="0" w:color="auto"/>
      </w:divBdr>
    </w:div>
    <w:div w:id="709577906">
      <w:bodyDiv w:val="1"/>
      <w:marLeft w:val="0"/>
      <w:marRight w:val="0"/>
      <w:marTop w:val="0"/>
      <w:marBottom w:val="0"/>
      <w:divBdr>
        <w:top w:val="none" w:sz="0" w:space="0" w:color="auto"/>
        <w:left w:val="none" w:sz="0" w:space="0" w:color="auto"/>
        <w:bottom w:val="none" w:sz="0" w:space="0" w:color="auto"/>
        <w:right w:val="none" w:sz="0" w:space="0" w:color="auto"/>
      </w:divBdr>
    </w:div>
    <w:div w:id="709844698">
      <w:bodyDiv w:val="1"/>
      <w:marLeft w:val="0"/>
      <w:marRight w:val="0"/>
      <w:marTop w:val="0"/>
      <w:marBottom w:val="0"/>
      <w:divBdr>
        <w:top w:val="none" w:sz="0" w:space="0" w:color="auto"/>
        <w:left w:val="none" w:sz="0" w:space="0" w:color="auto"/>
        <w:bottom w:val="none" w:sz="0" w:space="0" w:color="auto"/>
        <w:right w:val="none" w:sz="0" w:space="0" w:color="auto"/>
      </w:divBdr>
    </w:div>
    <w:div w:id="709964247">
      <w:bodyDiv w:val="1"/>
      <w:marLeft w:val="0"/>
      <w:marRight w:val="0"/>
      <w:marTop w:val="0"/>
      <w:marBottom w:val="0"/>
      <w:divBdr>
        <w:top w:val="none" w:sz="0" w:space="0" w:color="auto"/>
        <w:left w:val="none" w:sz="0" w:space="0" w:color="auto"/>
        <w:bottom w:val="none" w:sz="0" w:space="0" w:color="auto"/>
        <w:right w:val="none" w:sz="0" w:space="0" w:color="auto"/>
      </w:divBdr>
    </w:div>
    <w:div w:id="711536987">
      <w:bodyDiv w:val="1"/>
      <w:marLeft w:val="0"/>
      <w:marRight w:val="0"/>
      <w:marTop w:val="0"/>
      <w:marBottom w:val="0"/>
      <w:divBdr>
        <w:top w:val="none" w:sz="0" w:space="0" w:color="auto"/>
        <w:left w:val="none" w:sz="0" w:space="0" w:color="auto"/>
        <w:bottom w:val="none" w:sz="0" w:space="0" w:color="auto"/>
        <w:right w:val="none" w:sz="0" w:space="0" w:color="auto"/>
      </w:divBdr>
    </w:div>
    <w:div w:id="711996647">
      <w:bodyDiv w:val="1"/>
      <w:marLeft w:val="0"/>
      <w:marRight w:val="0"/>
      <w:marTop w:val="0"/>
      <w:marBottom w:val="0"/>
      <w:divBdr>
        <w:top w:val="none" w:sz="0" w:space="0" w:color="auto"/>
        <w:left w:val="none" w:sz="0" w:space="0" w:color="auto"/>
        <w:bottom w:val="none" w:sz="0" w:space="0" w:color="auto"/>
        <w:right w:val="none" w:sz="0" w:space="0" w:color="auto"/>
      </w:divBdr>
    </w:div>
    <w:div w:id="712114212">
      <w:bodyDiv w:val="1"/>
      <w:marLeft w:val="0"/>
      <w:marRight w:val="0"/>
      <w:marTop w:val="0"/>
      <w:marBottom w:val="0"/>
      <w:divBdr>
        <w:top w:val="none" w:sz="0" w:space="0" w:color="auto"/>
        <w:left w:val="none" w:sz="0" w:space="0" w:color="auto"/>
        <w:bottom w:val="none" w:sz="0" w:space="0" w:color="auto"/>
        <w:right w:val="none" w:sz="0" w:space="0" w:color="auto"/>
      </w:divBdr>
    </w:div>
    <w:div w:id="713310932">
      <w:bodyDiv w:val="1"/>
      <w:marLeft w:val="0"/>
      <w:marRight w:val="0"/>
      <w:marTop w:val="0"/>
      <w:marBottom w:val="0"/>
      <w:divBdr>
        <w:top w:val="none" w:sz="0" w:space="0" w:color="auto"/>
        <w:left w:val="none" w:sz="0" w:space="0" w:color="auto"/>
        <w:bottom w:val="none" w:sz="0" w:space="0" w:color="auto"/>
        <w:right w:val="none" w:sz="0" w:space="0" w:color="auto"/>
      </w:divBdr>
    </w:div>
    <w:div w:id="713501657">
      <w:bodyDiv w:val="1"/>
      <w:marLeft w:val="0"/>
      <w:marRight w:val="0"/>
      <w:marTop w:val="0"/>
      <w:marBottom w:val="0"/>
      <w:divBdr>
        <w:top w:val="none" w:sz="0" w:space="0" w:color="auto"/>
        <w:left w:val="none" w:sz="0" w:space="0" w:color="auto"/>
        <w:bottom w:val="none" w:sz="0" w:space="0" w:color="auto"/>
        <w:right w:val="none" w:sz="0" w:space="0" w:color="auto"/>
      </w:divBdr>
    </w:div>
    <w:div w:id="713653448">
      <w:bodyDiv w:val="1"/>
      <w:marLeft w:val="0"/>
      <w:marRight w:val="0"/>
      <w:marTop w:val="0"/>
      <w:marBottom w:val="0"/>
      <w:divBdr>
        <w:top w:val="none" w:sz="0" w:space="0" w:color="auto"/>
        <w:left w:val="none" w:sz="0" w:space="0" w:color="auto"/>
        <w:bottom w:val="none" w:sz="0" w:space="0" w:color="auto"/>
        <w:right w:val="none" w:sz="0" w:space="0" w:color="auto"/>
      </w:divBdr>
    </w:div>
    <w:div w:id="713775061">
      <w:bodyDiv w:val="1"/>
      <w:marLeft w:val="0"/>
      <w:marRight w:val="0"/>
      <w:marTop w:val="0"/>
      <w:marBottom w:val="0"/>
      <w:divBdr>
        <w:top w:val="none" w:sz="0" w:space="0" w:color="auto"/>
        <w:left w:val="none" w:sz="0" w:space="0" w:color="auto"/>
        <w:bottom w:val="none" w:sz="0" w:space="0" w:color="auto"/>
        <w:right w:val="none" w:sz="0" w:space="0" w:color="auto"/>
      </w:divBdr>
    </w:div>
    <w:div w:id="714233367">
      <w:bodyDiv w:val="1"/>
      <w:marLeft w:val="0"/>
      <w:marRight w:val="0"/>
      <w:marTop w:val="0"/>
      <w:marBottom w:val="0"/>
      <w:divBdr>
        <w:top w:val="none" w:sz="0" w:space="0" w:color="auto"/>
        <w:left w:val="none" w:sz="0" w:space="0" w:color="auto"/>
        <w:bottom w:val="none" w:sz="0" w:space="0" w:color="auto"/>
        <w:right w:val="none" w:sz="0" w:space="0" w:color="auto"/>
      </w:divBdr>
    </w:div>
    <w:div w:id="714351378">
      <w:bodyDiv w:val="1"/>
      <w:marLeft w:val="0"/>
      <w:marRight w:val="0"/>
      <w:marTop w:val="0"/>
      <w:marBottom w:val="0"/>
      <w:divBdr>
        <w:top w:val="none" w:sz="0" w:space="0" w:color="auto"/>
        <w:left w:val="none" w:sz="0" w:space="0" w:color="auto"/>
        <w:bottom w:val="none" w:sz="0" w:space="0" w:color="auto"/>
        <w:right w:val="none" w:sz="0" w:space="0" w:color="auto"/>
      </w:divBdr>
    </w:div>
    <w:div w:id="714893827">
      <w:bodyDiv w:val="1"/>
      <w:marLeft w:val="0"/>
      <w:marRight w:val="0"/>
      <w:marTop w:val="0"/>
      <w:marBottom w:val="0"/>
      <w:divBdr>
        <w:top w:val="none" w:sz="0" w:space="0" w:color="auto"/>
        <w:left w:val="none" w:sz="0" w:space="0" w:color="auto"/>
        <w:bottom w:val="none" w:sz="0" w:space="0" w:color="auto"/>
        <w:right w:val="none" w:sz="0" w:space="0" w:color="auto"/>
      </w:divBdr>
    </w:div>
    <w:div w:id="714894653">
      <w:bodyDiv w:val="1"/>
      <w:marLeft w:val="0"/>
      <w:marRight w:val="0"/>
      <w:marTop w:val="0"/>
      <w:marBottom w:val="0"/>
      <w:divBdr>
        <w:top w:val="none" w:sz="0" w:space="0" w:color="auto"/>
        <w:left w:val="none" w:sz="0" w:space="0" w:color="auto"/>
        <w:bottom w:val="none" w:sz="0" w:space="0" w:color="auto"/>
        <w:right w:val="none" w:sz="0" w:space="0" w:color="auto"/>
      </w:divBdr>
    </w:div>
    <w:div w:id="715662018">
      <w:bodyDiv w:val="1"/>
      <w:marLeft w:val="0"/>
      <w:marRight w:val="0"/>
      <w:marTop w:val="0"/>
      <w:marBottom w:val="0"/>
      <w:divBdr>
        <w:top w:val="none" w:sz="0" w:space="0" w:color="auto"/>
        <w:left w:val="none" w:sz="0" w:space="0" w:color="auto"/>
        <w:bottom w:val="none" w:sz="0" w:space="0" w:color="auto"/>
        <w:right w:val="none" w:sz="0" w:space="0" w:color="auto"/>
      </w:divBdr>
    </w:div>
    <w:div w:id="715933780">
      <w:bodyDiv w:val="1"/>
      <w:marLeft w:val="0"/>
      <w:marRight w:val="0"/>
      <w:marTop w:val="0"/>
      <w:marBottom w:val="0"/>
      <w:divBdr>
        <w:top w:val="none" w:sz="0" w:space="0" w:color="auto"/>
        <w:left w:val="none" w:sz="0" w:space="0" w:color="auto"/>
        <w:bottom w:val="none" w:sz="0" w:space="0" w:color="auto"/>
        <w:right w:val="none" w:sz="0" w:space="0" w:color="auto"/>
      </w:divBdr>
    </w:div>
    <w:div w:id="716441200">
      <w:bodyDiv w:val="1"/>
      <w:marLeft w:val="0"/>
      <w:marRight w:val="0"/>
      <w:marTop w:val="0"/>
      <w:marBottom w:val="0"/>
      <w:divBdr>
        <w:top w:val="none" w:sz="0" w:space="0" w:color="auto"/>
        <w:left w:val="none" w:sz="0" w:space="0" w:color="auto"/>
        <w:bottom w:val="none" w:sz="0" w:space="0" w:color="auto"/>
        <w:right w:val="none" w:sz="0" w:space="0" w:color="auto"/>
      </w:divBdr>
    </w:div>
    <w:div w:id="717165731">
      <w:bodyDiv w:val="1"/>
      <w:marLeft w:val="0"/>
      <w:marRight w:val="0"/>
      <w:marTop w:val="0"/>
      <w:marBottom w:val="0"/>
      <w:divBdr>
        <w:top w:val="none" w:sz="0" w:space="0" w:color="auto"/>
        <w:left w:val="none" w:sz="0" w:space="0" w:color="auto"/>
        <w:bottom w:val="none" w:sz="0" w:space="0" w:color="auto"/>
        <w:right w:val="none" w:sz="0" w:space="0" w:color="auto"/>
      </w:divBdr>
    </w:div>
    <w:div w:id="717361584">
      <w:bodyDiv w:val="1"/>
      <w:marLeft w:val="0"/>
      <w:marRight w:val="0"/>
      <w:marTop w:val="0"/>
      <w:marBottom w:val="0"/>
      <w:divBdr>
        <w:top w:val="none" w:sz="0" w:space="0" w:color="auto"/>
        <w:left w:val="none" w:sz="0" w:space="0" w:color="auto"/>
        <w:bottom w:val="none" w:sz="0" w:space="0" w:color="auto"/>
        <w:right w:val="none" w:sz="0" w:space="0" w:color="auto"/>
      </w:divBdr>
    </w:div>
    <w:div w:id="717514012">
      <w:bodyDiv w:val="1"/>
      <w:marLeft w:val="0"/>
      <w:marRight w:val="0"/>
      <w:marTop w:val="0"/>
      <w:marBottom w:val="0"/>
      <w:divBdr>
        <w:top w:val="none" w:sz="0" w:space="0" w:color="auto"/>
        <w:left w:val="none" w:sz="0" w:space="0" w:color="auto"/>
        <w:bottom w:val="none" w:sz="0" w:space="0" w:color="auto"/>
        <w:right w:val="none" w:sz="0" w:space="0" w:color="auto"/>
      </w:divBdr>
    </w:div>
    <w:div w:id="717583145">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8361139">
      <w:bodyDiv w:val="1"/>
      <w:marLeft w:val="0"/>
      <w:marRight w:val="0"/>
      <w:marTop w:val="0"/>
      <w:marBottom w:val="0"/>
      <w:divBdr>
        <w:top w:val="none" w:sz="0" w:space="0" w:color="auto"/>
        <w:left w:val="none" w:sz="0" w:space="0" w:color="auto"/>
        <w:bottom w:val="none" w:sz="0" w:space="0" w:color="auto"/>
        <w:right w:val="none" w:sz="0" w:space="0" w:color="auto"/>
      </w:divBdr>
    </w:div>
    <w:div w:id="719131620">
      <w:bodyDiv w:val="1"/>
      <w:marLeft w:val="0"/>
      <w:marRight w:val="0"/>
      <w:marTop w:val="0"/>
      <w:marBottom w:val="0"/>
      <w:divBdr>
        <w:top w:val="none" w:sz="0" w:space="0" w:color="auto"/>
        <w:left w:val="none" w:sz="0" w:space="0" w:color="auto"/>
        <w:bottom w:val="none" w:sz="0" w:space="0" w:color="auto"/>
        <w:right w:val="none" w:sz="0" w:space="0" w:color="auto"/>
      </w:divBdr>
    </w:div>
    <w:div w:id="719133440">
      <w:bodyDiv w:val="1"/>
      <w:marLeft w:val="0"/>
      <w:marRight w:val="0"/>
      <w:marTop w:val="0"/>
      <w:marBottom w:val="0"/>
      <w:divBdr>
        <w:top w:val="none" w:sz="0" w:space="0" w:color="auto"/>
        <w:left w:val="none" w:sz="0" w:space="0" w:color="auto"/>
        <w:bottom w:val="none" w:sz="0" w:space="0" w:color="auto"/>
        <w:right w:val="none" w:sz="0" w:space="0" w:color="auto"/>
      </w:divBdr>
    </w:div>
    <w:div w:id="719522715">
      <w:bodyDiv w:val="1"/>
      <w:marLeft w:val="0"/>
      <w:marRight w:val="0"/>
      <w:marTop w:val="0"/>
      <w:marBottom w:val="0"/>
      <w:divBdr>
        <w:top w:val="none" w:sz="0" w:space="0" w:color="auto"/>
        <w:left w:val="none" w:sz="0" w:space="0" w:color="auto"/>
        <w:bottom w:val="none" w:sz="0" w:space="0" w:color="auto"/>
        <w:right w:val="none" w:sz="0" w:space="0" w:color="auto"/>
      </w:divBdr>
    </w:div>
    <w:div w:id="719599735">
      <w:bodyDiv w:val="1"/>
      <w:marLeft w:val="0"/>
      <w:marRight w:val="0"/>
      <w:marTop w:val="0"/>
      <w:marBottom w:val="0"/>
      <w:divBdr>
        <w:top w:val="none" w:sz="0" w:space="0" w:color="auto"/>
        <w:left w:val="none" w:sz="0" w:space="0" w:color="auto"/>
        <w:bottom w:val="none" w:sz="0" w:space="0" w:color="auto"/>
        <w:right w:val="none" w:sz="0" w:space="0" w:color="auto"/>
      </w:divBdr>
    </w:div>
    <w:div w:id="719986965">
      <w:bodyDiv w:val="1"/>
      <w:marLeft w:val="0"/>
      <w:marRight w:val="0"/>
      <w:marTop w:val="0"/>
      <w:marBottom w:val="0"/>
      <w:divBdr>
        <w:top w:val="none" w:sz="0" w:space="0" w:color="auto"/>
        <w:left w:val="none" w:sz="0" w:space="0" w:color="auto"/>
        <w:bottom w:val="none" w:sz="0" w:space="0" w:color="auto"/>
        <w:right w:val="none" w:sz="0" w:space="0" w:color="auto"/>
      </w:divBdr>
    </w:div>
    <w:div w:id="720442439">
      <w:bodyDiv w:val="1"/>
      <w:marLeft w:val="0"/>
      <w:marRight w:val="0"/>
      <w:marTop w:val="0"/>
      <w:marBottom w:val="0"/>
      <w:divBdr>
        <w:top w:val="none" w:sz="0" w:space="0" w:color="auto"/>
        <w:left w:val="none" w:sz="0" w:space="0" w:color="auto"/>
        <w:bottom w:val="none" w:sz="0" w:space="0" w:color="auto"/>
        <w:right w:val="none" w:sz="0" w:space="0" w:color="auto"/>
      </w:divBdr>
    </w:div>
    <w:div w:id="720592714">
      <w:bodyDiv w:val="1"/>
      <w:marLeft w:val="0"/>
      <w:marRight w:val="0"/>
      <w:marTop w:val="0"/>
      <w:marBottom w:val="0"/>
      <w:divBdr>
        <w:top w:val="none" w:sz="0" w:space="0" w:color="auto"/>
        <w:left w:val="none" w:sz="0" w:space="0" w:color="auto"/>
        <w:bottom w:val="none" w:sz="0" w:space="0" w:color="auto"/>
        <w:right w:val="none" w:sz="0" w:space="0" w:color="auto"/>
      </w:divBdr>
    </w:div>
    <w:div w:id="720907361">
      <w:bodyDiv w:val="1"/>
      <w:marLeft w:val="0"/>
      <w:marRight w:val="0"/>
      <w:marTop w:val="0"/>
      <w:marBottom w:val="0"/>
      <w:divBdr>
        <w:top w:val="none" w:sz="0" w:space="0" w:color="auto"/>
        <w:left w:val="none" w:sz="0" w:space="0" w:color="auto"/>
        <w:bottom w:val="none" w:sz="0" w:space="0" w:color="auto"/>
        <w:right w:val="none" w:sz="0" w:space="0" w:color="auto"/>
      </w:divBdr>
    </w:div>
    <w:div w:id="720979157">
      <w:bodyDiv w:val="1"/>
      <w:marLeft w:val="0"/>
      <w:marRight w:val="0"/>
      <w:marTop w:val="0"/>
      <w:marBottom w:val="0"/>
      <w:divBdr>
        <w:top w:val="none" w:sz="0" w:space="0" w:color="auto"/>
        <w:left w:val="none" w:sz="0" w:space="0" w:color="auto"/>
        <w:bottom w:val="none" w:sz="0" w:space="0" w:color="auto"/>
        <w:right w:val="none" w:sz="0" w:space="0" w:color="auto"/>
      </w:divBdr>
    </w:div>
    <w:div w:id="721252292">
      <w:bodyDiv w:val="1"/>
      <w:marLeft w:val="0"/>
      <w:marRight w:val="0"/>
      <w:marTop w:val="0"/>
      <w:marBottom w:val="0"/>
      <w:divBdr>
        <w:top w:val="none" w:sz="0" w:space="0" w:color="auto"/>
        <w:left w:val="none" w:sz="0" w:space="0" w:color="auto"/>
        <w:bottom w:val="none" w:sz="0" w:space="0" w:color="auto"/>
        <w:right w:val="none" w:sz="0" w:space="0" w:color="auto"/>
      </w:divBdr>
    </w:div>
    <w:div w:id="722220660">
      <w:bodyDiv w:val="1"/>
      <w:marLeft w:val="0"/>
      <w:marRight w:val="0"/>
      <w:marTop w:val="0"/>
      <w:marBottom w:val="0"/>
      <w:divBdr>
        <w:top w:val="none" w:sz="0" w:space="0" w:color="auto"/>
        <w:left w:val="none" w:sz="0" w:space="0" w:color="auto"/>
        <w:bottom w:val="none" w:sz="0" w:space="0" w:color="auto"/>
        <w:right w:val="none" w:sz="0" w:space="0" w:color="auto"/>
      </w:divBdr>
    </w:div>
    <w:div w:id="724068191">
      <w:bodyDiv w:val="1"/>
      <w:marLeft w:val="0"/>
      <w:marRight w:val="0"/>
      <w:marTop w:val="0"/>
      <w:marBottom w:val="0"/>
      <w:divBdr>
        <w:top w:val="none" w:sz="0" w:space="0" w:color="auto"/>
        <w:left w:val="none" w:sz="0" w:space="0" w:color="auto"/>
        <w:bottom w:val="none" w:sz="0" w:space="0" w:color="auto"/>
        <w:right w:val="none" w:sz="0" w:space="0" w:color="auto"/>
      </w:divBdr>
    </w:div>
    <w:div w:id="724136904">
      <w:bodyDiv w:val="1"/>
      <w:marLeft w:val="0"/>
      <w:marRight w:val="0"/>
      <w:marTop w:val="0"/>
      <w:marBottom w:val="0"/>
      <w:divBdr>
        <w:top w:val="none" w:sz="0" w:space="0" w:color="auto"/>
        <w:left w:val="none" w:sz="0" w:space="0" w:color="auto"/>
        <w:bottom w:val="none" w:sz="0" w:space="0" w:color="auto"/>
        <w:right w:val="none" w:sz="0" w:space="0" w:color="auto"/>
      </w:divBdr>
    </w:div>
    <w:div w:id="724569261">
      <w:bodyDiv w:val="1"/>
      <w:marLeft w:val="0"/>
      <w:marRight w:val="0"/>
      <w:marTop w:val="0"/>
      <w:marBottom w:val="0"/>
      <w:divBdr>
        <w:top w:val="none" w:sz="0" w:space="0" w:color="auto"/>
        <w:left w:val="none" w:sz="0" w:space="0" w:color="auto"/>
        <w:bottom w:val="none" w:sz="0" w:space="0" w:color="auto"/>
        <w:right w:val="none" w:sz="0" w:space="0" w:color="auto"/>
      </w:divBdr>
    </w:div>
    <w:div w:id="725488954">
      <w:bodyDiv w:val="1"/>
      <w:marLeft w:val="0"/>
      <w:marRight w:val="0"/>
      <w:marTop w:val="0"/>
      <w:marBottom w:val="0"/>
      <w:divBdr>
        <w:top w:val="none" w:sz="0" w:space="0" w:color="auto"/>
        <w:left w:val="none" w:sz="0" w:space="0" w:color="auto"/>
        <w:bottom w:val="none" w:sz="0" w:space="0" w:color="auto"/>
        <w:right w:val="none" w:sz="0" w:space="0" w:color="auto"/>
      </w:divBdr>
    </w:div>
    <w:div w:id="726761151">
      <w:bodyDiv w:val="1"/>
      <w:marLeft w:val="0"/>
      <w:marRight w:val="0"/>
      <w:marTop w:val="0"/>
      <w:marBottom w:val="0"/>
      <w:divBdr>
        <w:top w:val="none" w:sz="0" w:space="0" w:color="auto"/>
        <w:left w:val="none" w:sz="0" w:space="0" w:color="auto"/>
        <w:bottom w:val="none" w:sz="0" w:space="0" w:color="auto"/>
        <w:right w:val="none" w:sz="0" w:space="0" w:color="auto"/>
      </w:divBdr>
    </w:div>
    <w:div w:id="727262324">
      <w:bodyDiv w:val="1"/>
      <w:marLeft w:val="0"/>
      <w:marRight w:val="0"/>
      <w:marTop w:val="0"/>
      <w:marBottom w:val="0"/>
      <w:divBdr>
        <w:top w:val="none" w:sz="0" w:space="0" w:color="auto"/>
        <w:left w:val="none" w:sz="0" w:space="0" w:color="auto"/>
        <w:bottom w:val="none" w:sz="0" w:space="0" w:color="auto"/>
        <w:right w:val="none" w:sz="0" w:space="0" w:color="auto"/>
      </w:divBdr>
    </w:div>
    <w:div w:id="727654083">
      <w:bodyDiv w:val="1"/>
      <w:marLeft w:val="0"/>
      <w:marRight w:val="0"/>
      <w:marTop w:val="0"/>
      <w:marBottom w:val="0"/>
      <w:divBdr>
        <w:top w:val="none" w:sz="0" w:space="0" w:color="auto"/>
        <w:left w:val="none" w:sz="0" w:space="0" w:color="auto"/>
        <w:bottom w:val="none" w:sz="0" w:space="0" w:color="auto"/>
        <w:right w:val="none" w:sz="0" w:space="0" w:color="auto"/>
      </w:divBdr>
    </w:div>
    <w:div w:id="728502490">
      <w:bodyDiv w:val="1"/>
      <w:marLeft w:val="0"/>
      <w:marRight w:val="0"/>
      <w:marTop w:val="0"/>
      <w:marBottom w:val="0"/>
      <w:divBdr>
        <w:top w:val="none" w:sz="0" w:space="0" w:color="auto"/>
        <w:left w:val="none" w:sz="0" w:space="0" w:color="auto"/>
        <w:bottom w:val="none" w:sz="0" w:space="0" w:color="auto"/>
        <w:right w:val="none" w:sz="0" w:space="0" w:color="auto"/>
      </w:divBdr>
    </w:div>
    <w:div w:id="728574525">
      <w:bodyDiv w:val="1"/>
      <w:marLeft w:val="0"/>
      <w:marRight w:val="0"/>
      <w:marTop w:val="0"/>
      <w:marBottom w:val="0"/>
      <w:divBdr>
        <w:top w:val="none" w:sz="0" w:space="0" w:color="auto"/>
        <w:left w:val="none" w:sz="0" w:space="0" w:color="auto"/>
        <w:bottom w:val="none" w:sz="0" w:space="0" w:color="auto"/>
        <w:right w:val="none" w:sz="0" w:space="0" w:color="auto"/>
      </w:divBdr>
    </w:div>
    <w:div w:id="729117661">
      <w:bodyDiv w:val="1"/>
      <w:marLeft w:val="0"/>
      <w:marRight w:val="0"/>
      <w:marTop w:val="0"/>
      <w:marBottom w:val="0"/>
      <w:divBdr>
        <w:top w:val="none" w:sz="0" w:space="0" w:color="auto"/>
        <w:left w:val="none" w:sz="0" w:space="0" w:color="auto"/>
        <w:bottom w:val="none" w:sz="0" w:space="0" w:color="auto"/>
        <w:right w:val="none" w:sz="0" w:space="0" w:color="auto"/>
      </w:divBdr>
    </w:div>
    <w:div w:id="729231726">
      <w:bodyDiv w:val="1"/>
      <w:marLeft w:val="0"/>
      <w:marRight w:val="0"/>
      <w:marTop w:val="0"/>
      <w:marBottom w:val="0"/>
      <w:divBdr>
        <w:top w:val="none" w:sz="0" w:space="0" w:color="auto"/>
        <w:left w:val="none" w:sz="0" w:space="0" w:color="auto"/>
        <w:bottom w:val="none" w:sz="0" w:space="0" w:color="auto"/>
        <w:right w:val="none" w:sz="0" w:space="0" w:color="auto"/>
      </w:divBdr>
    </w:div>
    <w:div w:id="729425885">
      <w:bodyDiv w:val="1"/>
      <w:marLeft w:val="0"/>
      <w:marRight w:val="0"/>
      <w:marTop w:val="0"/>
      <w:marBottom w:val="0"/>
      <w:divBdr>
        <w:top w:val="none" w:sz="0" w:space="0" w:color="auto"/>
        <w:left w:val="none" w:sz="0" w:space="0" w:color="auto"/>
        <w:bottom w:val="none" w:sz="0" w:space="0" w:color="auto"/>
        <w:right w:val="none" w:sz="0" w:space="0" w:color="auto"/>
      </w:divBdr>
    </w:div>
    <w:div w:id="729497907">
      <w:bodyDiv w:val="1"/>
      <w:marLeft w:val="0"/>
      <w:marRight w:val="0"/>
      <w:marTop w:val="0"/>
      <w:marBottom w:val="0"/>
      <w:divBdr>
        <w:top w:val="none" w:sz="0" w:space="0" w:color="auto"/>
        <w:left w:val="none" w:sz="0" w:space="0" w:color="auto"/>
        <w:bottom w:val="none" w:sz="0" w:space="0" w:color="auto"/>
        <w:right w:val="none" w:sz="0" w:space="0" w:color="auto"/>
      </w:divBdr>
    </w:div>
    <w:div w:id="729579137">
      <w:bodyDiv w:val="1"/>
      <w:marLeft w:val="0"/>
      <w:marRight w:val="0"/>
      <w:marTop w:val="0"/>
      <w:marBottom w:val="0"/>
      <w:divBdr>
        <w:top w:val="none" w:sz="0" w:space="0" w:color="auto"/>
        <w:left w:val="none" w:sz="0" w:space="0" w:color="auto"/>
        <w:bottom w:val="none" w:sz="0" w:space="0" w:color="auto"/>
        <w:right w:val="none" w:sz="0" w:space="0" w:color="auto"/>
      </w:divBdr>
    </w:div>
    <w:div w:id="730425526">
      <w:bodyDiv w:val="1"/>
      <w:marLeft w:val="0"/>
      <w:marRight w:val="0"/>
      <w:marTop w:val="0"/>
      <w:marBottom w:val="0"/>
      <w:divBdr>
        <w:top w:val="none" w:sz="0" w:space="0" w:color="auto"/>
        <w:left w:val="none" w:sz="0" w:space="0" w:color="auto"/>
        <w:bottom w:val="none" w:sz="0" w:space="0" w:color="auto"/>
        <w:right w:val="none" w:sz="0" w:space="0" w:color="auto"/>
      </w:divBdr>
    </w:div>
    <w:div w:id="730929602">
      <w:bodyDiv w:val="1"/>
      <w:marLeft w:val="0"/>
      <w:marRight w:val="0"/>
      <w:marTop w:val="0"/>
      <w:marBottom w:val="0"/>
      <w:divBdr>
        <w:top w:val="none" w:sz="0" w:space="0" w:color="auto"/>
        <w:left w:val="none" w:sz="0" w:space="0" w:color="auto"/>
        <w:bottom w:val="none" w:sz="0" w:space="0" w:color="auto"/>
        <w:right w:val="none" w:sz="0" w:space="0" w:color="auto"/>
      </w:divBdr>
    </w:div>
    <w:div w:id="731200330">
      <w:bodyDiv w:val="1"/>
      <w:marLeft w:val="0"/>
      <w:marRight w:val="0"/>
      <w:marTop w:val="0"/>
      <w:marBottom w:val="0"/>
      <w:divBdr>
        <w:top w:val="none" w:sz="0" w:space="0" w:color="auto"/>
        <w:left w:val="none" w:sz="0" w:space="0" w:color="auto"/>
        <w:bottom w:val="none" w:sz="0" w:space="0" w:color="auto"/>
        <w:right w:val="none" w:sz="0" w:space="0" w:color="auto"/>
      </w:divBdr>
    </w:div>
    <w:div w:id="731972720">
      <w:bodyDiv w:val="1"/>
      <w:marLeft w:val="0"/>
      <w:marRight w:val="0"/>
      <w:marTop w:val="0"/>
      <w:marBottom w:val="0"/>
      <w:divBdr>
        <w:top w:val="none" w:sz="0" w:space="0" w:color="auto"/>
        <w:left w:val="none" w:sz="0" w:space="0" w:color="auto"/>
        <w:bottom w:val="none" w:sz="0" w:space="0" w:color="auto"/>
        <w:right w:val="none" w:sz="0" w:space="0" w:color="auto"/>
      </w:divBdr>
    </w:div>
    <w:div w:id="732582513">
      <w:bodyDiv w:val="1"/>
      <w:marLeft w:val="0"/>
      <w:marRight w:val="0"/>
      <w:marTop w:val="0"/>
      <w:marBottom w:val="0"/>
      <w:divBdr>
        <w:top w:val="none" w:sz="0" w:space="0" w:color="auto"/>
        <w:left w:val="none" w:sz="0" w:space="0" w:color="auto"/>
        <w:bottom w:val="none" w:sz="0" w:space="0" w:color="auto"/>
        <w:right w:val="none" w:sz="0" w:space="0" w:color="auto"/>
      </w:divBdr>
    </w:div>
    <w:div w:id="732849443">
      <w:bodyDiv w:val="1"/>
      <w:marLeft w:val="0"/>
      <w:marRight w:val="0"/>
      <w:marTop w:val="0"/>
      <w:marBottom w:val="0"/>
      <w:divBdr>
        <w:top w:val="none" w:sz="0" w:space="0" w:color="auto"/>
        <w:left w:val="none" w:sz="0" w:space="0" w:color="auto"/>
        <w:bottom w:val="none" w:sz="0" w:space="0" w:color="auto"/>
        <w:right w:val="none" w:sz="0" w:space="0" w:color="auto"/>
      </w:divBdr>
    </w:div>
    <w:div w:id="734208619">
      <w:bodyDiv w:val="1"/>
      <w:marLeft w:val="0"/>
      <w:marRight w:val="0"/>
      <w:marTop w:val="0"/>
      <w:marBottom w:val="0"/>
      <w:divBdr>
        <w:top w:val="none" w:sz="0" w:space="0" w:color="auto"/>
        <w:left w:val="none" w:sz="0" w:space="0" w:color="auto"/>
        <w:bottom w:val="none" w:sz="0" w:space="0" w:color="auto"/>
        <w:right w:val="none" w:sz="0" w:space="0" w:color="auto"/>
      </w:divBdr>
    </w:div>
    <w:div w:id="734814323">
      <w:bodyDiv w:val="1"/>
      <w:marLeft w:val="0"/>
      <w:marRight w:val="0"/>
      <w:marTop w:val="0"/>
      <w:marBottom w:val="0"/>
      <w:divBdr>
        <w:top w:val="none" w:sz="0" w:space="0" w:color="auto"/>
        <w:left w:val="none" w:sz="0" w:space="0" w:color="auto"/>
        <w:bottom w:val="none" w:sz="0" w:space="0" w:color="auto"/>
        <w:right w:val="none" w:sz="0" w:space="0" w:color="auto"/>
      </w:divBdr>
    </w:div>
    <w:div w:id="734932006">
      <w:bodyDiv w:val="1"/>
      <w:marLeft w:val="0"/>
      <w:marRight w:val="0"/>
      <w:marTop w:val="0"/>
      <w:marBottom w:val="0"/>
      <w:divBdr>
        <w:top w:val="none" w:sz="0" w:space="0" w:color="auto"/>
        <w:left w:val="none" w:sz="0" w:space="0" w:color="auto"/>
        <w:bottom w:val="none" w:sz="0" w:space="0" w:color="auto"/>
        <w:right w:val="none" w:sz="0" w:space="0" w:color="auto"/>
      </w:divBdr>
    </w:div>
    <w:div w:id="734939491">
      <w:bodyDiv w:val="1"/>
      <w:marLeft w:val="0"/>
      <w:marRight w:val="0"/>
      <w:marTop w:val="0"/>
      <w:marBottom w:val="0"/>
      <w:divBdr>
        <w:top w:val="none" w:sz="0" w:space="0" w:color="auto"/>
        <w:left w:val="none" w:sz="0" w:space="0" w:color="auto"/>
        <w:bottom w:val="none" w:sz="0" w:space="0" w:color="auto"/>
        <w:right w:val="none" w:sz="0" w:space="0" w:color="auto"/>
      </w:divBdr>
    </w:div>
    <w:div w:id="735470989">
      <w:bodyDiv w:val="1"/>
      <w:marLeft w:val="0"/>
      <w:marRight w:val="0"/>
      <w:marTop w:val="0"/>
      <w:marBottom w:val="0"/>
      <w:divBdr>
        <w:top w:val="none" w:sz="0" w:space="0" w:color="auto"/>
        <w:left w:val="none" w:sz="0" w:space="0" w:color="auto"/>
        <w:bottom w:val="none" w:sz="0" w:space="0" w:color="auto"/>
        <w:right w:val="none" w:sz="0" w:space="0" w:color="auto"/>
      </w:divBdr>
    </w:div>
    <w:div w:id="735511378">
      <w:bodyDiv w:val="1"/>
      <w:marLeft w:val="0"/>
      <w:marRight w:val="0"/>
      <w:marTop w:val="0"/>
      <w:marBottom w:val="0"/>
      <w:divBdr>
        <w:top w:val="none" w:sz="0" w:space="0" w:color="auto"/>
        <w:left w:val="none" w:sz="0" w:space="0" w:color="auto"/>
        <w:bottom w:val="none" w:sz="0" w:space="0" w:color="auto"/>
        <w:right w:val="none" w:sz="0" w:space="0" w:color="auto"/>
      </w:divBdr>
    </w:div>
    <w:div w:id="735859783">
      <w:bodyDiv w:val="1"/>
      <w:marLeft w:val="0"/>
      <w:marRight w:val="0"/>
      <w:marTop w:val="0"/>
      <w:marBottom w:val="0"/>
      <w:divBdr>
        <w:top w:val="none" w:sz="0" w:space="0" w:color="auto"/>
        <w:left w:val="none" w:sz="0" w:space="0" w:color="auto"/>
        <w:bottom w:val="none" w:sz="0" w:space="0" w:color="auto"/>
        <w:right w:val="none" w:sz="0" w:space="0" w:color="auto"/>
      </w:divBdr>
    </w:div>
    <w:div w:id="737020186">
      <w:bodyDiv w:val="1"/>
      <w:marLeft w:val="0"/>
      <w:marRight w:val="0"/>
      <w:marTop w:val="0"/>
      <w:marBottom w:val="0"/>
      <w:divBdr>
        <w:top w:val="none" w:sz="0" w:space="0" w:color="auto"/>
        <w:left w:val="none" w:sz="0" w:space="0" w:color="auto"/>
        <w:bottom w:val="none" w:sz="0" w:space="0" w:color="auto"/>
        <w:right w:val="none" w:sz="0" w:space="0" w:color="auto"/>
      </w:divBdr>
    </w:div>
    <w:div w:id="737435107">
      <w:bodyDiv w:val="1"/>
      <w:marLeft w:val="0"/>
      <w:marRight w:val="0"/>
      <w:marTop w:val="0"/>
      <w:marBottom w:val="0"/>
      <w:divBdr>
        <w:top w:val="none" w:sz="0" w:space="0" w:color="auto"/>
        <w:left w:val="none" w:sz="0" w:space="0" w:color="auto"/>
        <w:bottom w:val="none" w:sz="0" w:space="0" w:color="auto"/>
        <w:right w:val="none" w:sz="0" w:space="0" w:color="auto"/>
      </w:divBdr>
    </w:div>
    <w:div w:id="737627071">
      <w:bodyDiv w:val="1"/>
      <w:marLeft w:val="0"/>
      <w:marRight w:val="0"/>
      <w:marTop w:val="0"/>
      <w:marBottom w:val="0"/>
      <w:divBdr>
        <w:top w:val="none" w:sz="0" w:space="0" w:color="auto"/>
        <w:left w:val="none" w:sz="0" w:space="0" w:color="auto"/>
        <w:bottom w:val="none" w:sz="0" w:space="0" w:color="auto"/>
        <w:right w:val="none" w:sz="0" w:space="0" w:color="auto"/>
      </w:divBdr>
    </w:div>
    <w:div w:id="738290397">
      <w:bodyDiv w:val="1"/>
      <w:marLeft w:val="0"/>
      <w:marRight w:val="0"/>
      <w:marTop w:val="0"/>
      <w:marBottom w:val="0"/>
      <w:divBdr>
        <w:top w:val="none" w:sz="0" w:space="0" w:color="auto"/>
        <w:left w:val="none" w:sz="0" w:space="0" w:color="auto"/>
        <w:bottom w:val="none" w:sz="0" w:space="0" w:color="auto"/>
        <w:right w:val="none" w:sz="0" w:space="0" w:color="auto"/>
      </w:divBdr>
    </w:div>
    <w:div w:id="738358577">
      <w:bodyDiv w:val="1"/>
      <w:marLeft w:val="0"/>
      <w:marRight w:val="0"/>
      <w:marTop w:val="0"/>
      <w:marBottom w:val="0"/>
      <w:divBdr>
        <w:top w:val="none" w:sz="0" w:space="0" w:color="auto"/>
        <w:left w:val="none" w:sz="0" w:space="0" w:color="auto"/>
        <w:bottom w:val="none" w:sz="0" w:space="0" w:color="auto"/>
        <w:right w:val="none" w:sz="0" w:space="0" w:color="auto"/>
      </w:divBdr>
    </w:div>
    <w:div w:id="738866772">
      <w:bodyDiv w:val="1"/>
      <w:marLeft w:val="0"/>
      <w:marRight w:val="0"/>
      <w:marTop w:val="0"/>
      <w:marBottom w:val="0"/>
      <w:divBdr>
        <w:top w:val="none" w:sz="0" w:space="0" w:color="auto"/>
        <w:left w:val="none" w:sz="0" w:space="0" w:color="auto"/>
        <w:bottom w:val="none" w:sz="0" w:space="0" w:color="auto"/>
        <w:right w:val="none" w:sz="0" w:space="0" w:color="auto"/>
      </w:divBdr>
    </w:div>
    <w:div w:id="738986190">
      <w:bodyDiv w:val="1"/>
      <w:marLeft w:val="0"/>
      <w:marRight w:val="0"/>
      <w:marTop w:val="0"/>
      <w:marBottom w:val="0"/>
      <w:divBdr>
        <w:top w:val="none" w:sz="0" w:space="0" w:color="auto"/>
        <w:left w:val="none" w:sz="0" w:space="0" w:color="auto"/>
        <w:bottom w:val="none" w:sz="0" w:space="0" w:color="auto"/>
        <w:right w:val="none" w:sz="0" w:space="0" w:color="auto"/>
      </w:divBdr>
    </w:div>
    <w:div w:id="739135907">
      <w:bodyDiv w:val="1"/>
      <w:marLeft w:val="0"/>
      <w:marRight w:val="0"/>
      <w:marTop w:val="0"/>
      <w:marBottom w:val="0"/>
      <w:divBdr>
        <w:top w:val="none" w:sz="0" w:space="0" w:color="auto"/>
        <w:left w:val="none" w:sz="0" w:space="0" w:color="auto"/>
        <w:bottom w:val="none" w:sz="0" w:space="0" w:color="auto"/>
        <w:right w:val="none" w:sz="0" w:space="0" w:color="auto"/>
      </w:divBdr>
    </w:div>
    <w:div w:id="739643472">
      <w:bodyDiv w:val="1"/>
      <w:marLeft w:val="0"/>
      <w:marRight w:val="0"/>
      <w:marTop w:val="0"/>
      <w:marBottom w:val="0"/>
      <w:divBdr>
        <w:top w:val="none" w:sz="0" w:space="0" w:color="auto"/>
        <w:left w:val="none" w:sz="0" w:space="0" w:color="auto"/>
        <w:bottom w:val="none" w:sz="0" w:space="0" w:color="auto"/>
        <w:right w:val="none" w:sz="0" w:space="0" w:color="auto"/>
      </w:divBdr>
    </w:div>
    <w:div w:id="739988266">
      <w:bodyDiv w:val="1"/>
      <w:marLeft w:val="0"/>
      <w:marRight w:val="0"/>
      <w:marTop w:val="0"/>
      <w:marBottom w:val="0"/>
      <w:divBdr>
        <w:top w:val="none" w:sz="0" w:space="0" w:color="auto"/>
        <w:left w:val="none" w:sz="0" w:space="0" w:color="auto"/>
        <w:bottom w:val="none" w:sz="0" w:space="0" w:color="auto"/>
        <w:right w:val="none" w:sz="0" w:space="0" w:color="auto"/>
      </w:divBdr>
    </w:div>
    <w:div w:id="740367754">
      <w:bodyDiv w:val="1"/>
      <w:marLeft w:val="0"/>
      <w:marRight w:val="0"/>
      <w:marTop w:val="0"/>
      <w:marBottom w:val="0"/>
      <w:divBdr>
        <w:top w:val="none" w:sz="0" w:space="0" w:color="auto"/>
        <w:left w:val="none" w:sz="0" w:space="0" w:color="auto"/>
        <w:bottom w:val="none" w:sz="0" w:space="0" w:color="auto"/>
        <w:right w:val="none" w:sz="0" w:space="0" w:color="auto"/>
      </w:divBdr>
    </w:div>
    <w:div w:id="741635072">
      <w:bodyDiv w:val="1"/>
      <w:marLeft w:val="0"/>
      <w:marRight w:val="0"/>
      <w:marTop w:val="0"/>
      <w:marBottom w:val="0"/>
      <w:divBdr>
        <w:top w:val="none" w:sz="0" w:space="0" w:color="auto"/>
        <w:left w:val="none" w:sz="0" w:space="0" w:color="auto"/>
        <w:bottom w:val="none" w:sz="0" w:space="0" w:color="auto"/>
        <w:right w:val="none" w:sz="0" w:space="0" w:color="auto"/>
      </w:divBdr>
    </w:div>
    <w:div w:id="741947177">
      <w:bodyDiv w:val="1"/>
      <w:marLeft w:val="0"/>
      <w:marRight w:val="0"/>
      <w:marTop w:val="0"/>
      <w:marBottom w:val="0"/>
      <w:divBdr>
        <w:top w:val="none" w:sz="0" w:space="0" w:color="auto"/>
        <w:left w:val="none" w:sz="0" w:space="0" w:color="auto"/>
        <w:bottom w:val="none" w:sz="0" w:space="0" w:color="auto"/>
        <w:right w:val="none" w:sz="0" w:space="0" w:color="auto"/>
      </w:divBdr>
    </w:div>
    <w:div w:id="742335883">
      <w:bodyDiv w:val="1"/>
      <w:marLeft w:val="0"/>
      <w:marRight w:val="0"/>
      <w:marTop w:val="0"/>
      <w:marBottom w:val="0"/>
      <w:divBdr>
        <w:top w:val="none" w:sz="0" w:space="0" w:color="auto"/>
        <w:left w:val="none" w:sz="0" w:space="0" w:color="auto"/>
        <w:bottom w:val="none" w:sz="0" w:space="0" w:color="auto"/>
        <w:right w:val="none" w:sz="0" w:space="0" w:color="auto"/>
      </w:divBdr>
    </w:div>
    <w:div w:id="742411033">
      <w:bodyDiv w:val="1"/>
      <w:marLeft w:val="0"/>
      <w:marRight w:val="0"/>
      <w:marTop w:val="0"/>
      <w:marBottom w:val="0"/>
      <w:divBdr>
        <w:top w:val="none" w:sz="0" w:space="0" w:color="auto"/>
        <w:left w:val="none" w:sz="0" w:space="0" w:color="auto"/>
        <w:bottom w:val="none" w:sz="0" w:space="0" w:color="auto"/>
        <w:right w:val="none" w:sz="0" w:space="0" w:color="auto"/>
      </w:divBdr>
    </w:div>
    <w:div w:id="742411439">
      <w:bodyDiv w:val="1"/>
      <w:marLeft w:val="0"/>
      <w:marRight w:val="0"/>
      <w:marTop w:val="0"/>
      <w:marBottom w:val="0"/>
      <w:divBdr>
        <w:top w:val="none" w:sz="0" w:space="0" w:color="auto"/>
        <w:left w:val="none" w:sz="0" w:space="0" w:color="auto"/>
        <w:bottom w:val="none" w:sz="0" w:space="0" w:color="auto"/>
        <w:right w:val="none" w:sz="0" w:space="0" w:color="auto"/>
      </w:divBdr>
    </w:div>
    <w:div w:id="742602808">
      <w:bodyDiv w:val="1"/>
      <w:marLeft w:val="0"/>
      <w:marRight w:val="0"/>
      <w:marTop w:val="0"/>
      <w:marBottom w:val="0"/>
      <w:divBdr>
        <w:top w:val="none" w:sz="0" w:space="0" w:color="auto"/>
        <w:left w:val="none" w:sz="0" w:space="0" w:color="auto"/>
        <w:bottom w:val="none" w:sz="0" w:space="0" w:color="auto"/>
        <w:right w:val="none" w:sz="0" w:space="0" w:color="auto"/>
      </w:divBdr>
    </w:div>
    <w:div w:id="742681867">
      <w:bodyDiv w:val="1"/>
      <w:marLeft w:val="0"/>
      <w:marRight w:val="0"/>
      <w:marTop w:val="0"/>
      <w:marBottom w:val="0"/>
      <w:divBdr>
        <w:top w:val="none" w:sz="0" w:space="0" w:color="auto"/>
        <w:left w:val="none" w:sz="0" w:space="0" w:color="auto"/>
        <w:bottom w:val="none" w:sz="0" w:space="0" w:color="auto"/>
        <w:right w:val="none" w:sz="0" w:space="0" w:color="auto"/>
      </w:divBdr>
    </w:div>
    <w:div w:id="742877239">
      <w:bodyDiv w:val="1"/>
      <w:marLeft w:val="0"/>
      <w:marRight w:val="0"/>
      <w:marTop w:val="0"/>
      <w:marBottom w:val="0"/>
      <w:divBdr>
        <w:top w:val="none" w:sz="0" w:space="0" w:color="auto"/>
        <w:left w:val="none" w:sz="0" w:space="0" w:color="auto"/>
        <w:bottom w:val="none" w:sz="0" w:space="0" w:color="auto"/>
        <w:right w:val="none" w:sz="0" w:space="0" w:color="auto"/>
      </w:divBdr>
    </w:div>
    <w:div w:id="743066757">
      <w:bodyDiv w:val="1"/>
      <w:marLeft w:val="0"/>
      <w:marRight w:val="0"/>
      <w:marTop w:val="0"/>
      <w:marBottom w:val="0"/>
      <w:divBdr>
        <w:top w:val="none" w:sz="0" w:space="0" w:color="auto"/>
        <w:left w:val="none" w:sz="0" w:space="0" w:color="auto"/>
        <w:bottom w:val="none" w:sz="0" w:space="0" w:color="auto"/>
        <w:right w:val="none" w:sz="0" w:space="0" w:color="auto"/>
      </w:divBdr>
    </w:div>
    <w:div w:id="743114051">
      <w:bodyDiv w:val="1"/>
      <w:marLeft w:val="0"/>
      <w:marRight w:val="0"/>
      <w:marTop w:val="0"/>
      <w:marBottom w:val="0"/>
      <w:divBdr>
        <w:top w:val="none" w:sz="0" w:space="0" w:color="auto"/>
        <w:left w:val="none" w:sz="0" w:space="0" w:color="auto"/>
        <w:bottom w:val="none" w:sz="0" w:space="0" w:color="auto"/>
        <w:right w:val="none" w:sz="0" w:space="0" w:color="auto"/>
      </w:divBdr>
    </w:div>
    <w:div w:id="743138276">
      <w:bodyDiv w:val="1"/>
      <w:marLeft w:val="0"/>
      <w:marRight w:val="0"/>
      <w:marTop w:val="0"/>
      <w:marBottom w:val="0"/>
      <w:divBdr>
        <w:top w:val="none" w:sz="0" w:space="0" w:color="auto"/>
        <w:left w:val="none" w:sz="0" w:space="0" w:color="auto"/>
        <w:bottom w:val="none" w:sz="0" w:space="0" w:color="auto"/>
        <w:right w:val="none" w:sz="0" w:space="0" w:color="auto"/>
      </w:divBdr>
    </w:div>
    <w:div w:id="743382994">
      <w:bodyDiv w:val="1"/>
      <w:marLeft w:val="0"/>
      <w:marRight w:val="0"/>
      <w:marTop w:val="0"/>
      <w:marBottom w:val="0"/>
      <w:divBdr>
        <w:top w:val="none" w:sz="0" w:space="0" w:color="auto"/>
        <w:left w:val="none" w:sz="0" w:space="0" w:color="auto"/>
        <w:bottom w:val="none" w:sz="0" w:space="0" w:color="auto"/>
        <w:right w:val="none" w:sz="0" w:space="0" w:color="auto"/>
      </w:divBdr>
    </w:div>
    <w:div w:id="743526079">
      <w:bodyDiv w:val="1"/>
      <w:marLeft w:val="0"/>
      <w:marRight w:val="0"/>
      <w:marTop w:val="0"/>
      <w:marBottom w:val="0"/>
      <w:divBdr>
        <w:top w:val="none" w:sz="0" w:space="0" w:color="auto"/>
        <w:left w:val="none" w:sz="0" w:space="0" w:color="auto"/>
        <w:bottom w:val="none" w:sz="0" w:space="0" w:color="auto"/>
        <w:right w:val="none" w:sz="0" w:space="0" w:color="auto"/>
      </w:divBdr>
    </w:div>
    <w:div w:id="743650423">
      <w:bodyDiv w:val="1"/>
      <w:marLeft w:val="0"/>
      <w:marRight w:val="0"/>
      <w:marTop w:val="0"/>
      <w:marBottom w:val="0"/>
      <w:divBdr>
        <w:top w:val="none" w:sz="0" w:space="0" w:color="auto"/>
        <w:left w:val="none" w:sz="0" w:space="0" w:color="auto"/>
        <w:bottom w:val="none" w:sz="0" w:space="0" w:color="auto"/>
        <w:right w:val="none" w:sz="0" w:space="0" w:color="auto"/>
      </w:divBdr>
    </w:div>
    <w:div w:id="744453185">
      <w:bodyDiv w:val="1"/>
      <w:marLeft w:val="0"/>
      <w:marRight w:val="0"/>
      <w:marTop w:val="0"/>
      <w:marBottom w:val="0"/>
      <w:divBdr>
        <w:top w:val="none" w:sz="0" w:space="0" w:color="auto"/>
        <w:left w:val="none" w:sz="0" w:space="0" w:color="auto"/>
        <w:bottom w:val="none" w:sz="0" w:space="0" w:color="auto"/>
        <w:right w:val="none" w:sz="0" w:space="0" w:color="auto"/>
      </w:divBdr>
    </w:div>
    <w:div w:id="745346024">
      <w:bodyDiv w:val="1"/>
      <w:marLeft w:val="0"/>
      <w:marRight w:val="0"/>
      <w:marTop w:val="0"/>
      <w:marBottom w:val="0"/>
      <w:divBdr>
        <w:top w:val="none" w:sz="0" w:space="0" w:color="auto"/>
        <w:left w:val="none" w:sz="0" w:space="0" w:color="auto"/>
        <w:bottom w:val="none" w:sz="0" w:space="0" w:color="auto"/>
        <w:right w:val="none" w:sz="0" w:space="0" w:color="auto"/>
      </w:divBdr>
    </w:div>
    <w:div w:id="745418273">
      <w:bodyDiv w:val="1"/>
      <w:marLeft w:val="0"/>
      <w:marRight w:val="0"/>
      <w:marTop w:val="0"/>
      <w:marBottom w:val="0"/>
      <w:divBdr>
        <w:top w:val="none" w:sz="0" w:space="0" w:color="auto"/>
        <w:left w:val="none" w:sz="0" w:space="0" w:color="auto"/>
        <w:bottom w:val="none" w:sz="0" w:space="0" w:color="auto"/>
        <w:right w:val="none" w:sz="0" w:space="0" w:color="auto"/>
      </w:divBdr>
    </w:div>
    <w:div w:id="745541772">
      <w:bodyDiv w:val="1"/>
      <w:marLeft w:val="0"/>
      <w:marRight w:val="0"/>
      <w:marTop w:val="0"/>
      <w:marBottom w:val="0"/>
      <w:divBdr>
        <w:top w:val="none" w:sz="0" w:space="0" w:color="auto"/>
        <w:left w:val="none" w:sz="0" w:space="0" w:color="auto"/>
        <w:bottom w:val="none" w:sz="0" w:space="0" w:color="auto"/>
        <w:right w:val="none" w:sz="0" w:space="0" w:color="auto"/>
      </w:divBdr>
    </w:div>
    <w:div w:id="746264881">
      <w:bodyDiv w:val="1"/>
      <w:marLeft w:val="0"/>
      <w:marRight w:val="0"/>
      <w:marTop w:val="0"/>
      <w:marBottom w:val="0"/>
      <w:divBdr>
        <w:top w:val="none" w:sz="0" w:space="0" w:color="auto"/>
        <w:left w:val="none" w:sz="0" w:space="0" w:color="auto"/>
        <w:bottom w:val="none" w:sz="0" w:space="0" w:color="auto"/>
        <w:right w:val="none" w:sz="0" w:space="0" w:color="auto"/>
      </w:divBdr>
    </w:div>
    <w:div w:id="746612737">
      <w:bodyDiv w:val="1"/>
      <w:marLeft w:val="0"/>
      <w:marRight w:val="0"/>
      <w:marTop w:val="0"/>
      <w:marBottom w:val="0"/>
      <w:divBdr>
        <w:top w:val="none" w:sz="0" w:space="0" w:color="auto"/>
        <w:left w:val="none" w:sz="0" w:space="0" w:color="auto"/>
        <w:bottom w:val="none" w:sz="0" w:space="0" w:color="auto"/>
        <w:right w:val="none" w:sz="0" w:space="0" w:color="auto"/>
      </w:divBdr>
    </w:div>
    <w:div w:id="746616657">
      <w:bodyDiv w:val="1"/>
      <w:marLeft w:val="0"/>
      <w:marRight w:val="0"/>
      <w:marTop w:val="0"/>
      <w:marBottom w:val="0"/>
      <w:divBdr>
        <w:top w:val="none" w:sz="0" w:space="0" w:color="auto"/>
        <w:left w:val="none" w:sz="0" w:space="0" w:color="auto"/>
        <w:bottom w:val="none" w:sz="0" w:space="0" w:color="auto"/>
        <w:right w:val="none" w:sz="0" w:space="0" w:color="auto"/>
      </w:divBdr>
    </w:div>
    <w:div w:id="746809247">
      <w:bodyDiv w:val="1"/>
      <w:marLeft w:val="0"/>
      <w:marRight w:val="0"/>
      <w:marTop w:val="0"/>
      <w:marBottom w:val="0"/>
      <w:divBdr>
        <w:top w:val="none" w:sz="0" w:space="0" w:color="auto"/>
        <w:left w:val="none" w:sz="0" w:space="0" w:color="auto"/>
        <w:bottom w:val="none" w:sz="0" w:space="0" w:color="auto"/>
        <w:right w:val="none" w:sz="0" w:space="0" w:color="auto"/>
      </w:divBdr>
    </w:div>
    <w:div w:id="746919684">
      <w:bodyDiv w:val="1"/>
      <w:marLeft w:val="0"/>
      <w:marRight w:val="0"/>
      <w:marTop w:val="0"/>
      <w:marBottom w:val="0"/>
      <w:divBdr>
        <w:top w:val="none" w:sz="0" w:space="0" w:color="auto"/>
        <w:left w:val="none" w:sz="0" w:space="0" w:color="auto"/>
        <w:bottom w:val="none" w:sz="0" w:space="0" w:color="auto"/>
        <w:right w:val="none" w:sz="0" w:space="0" w:color="auto"/>
      </w:divBdr>
    </w:div>
    <w:div w:id="747964383">
      <w:bodyDiv w:val="1"/>
      <w:marLeft w:val="0"/>
      <w:marRight w:val="0"/>
      <w:marTop w:val="0"/>
      <w:marBottom w:val="0"/>
      <w:divBdr>
        <w:top w:val="none" w:sz="0" w:space="0" w:color="auto"/>
        <w:left w:val="none" w:sz="0" w:space="0" w:color="auto"/>
        <w:bottom w:val="none" w:sz="0" w:space="0" w:color="auto"/>
        <w:right w:val="none" w:sz="0" w:space="0" w:color="auto"/>
      </w:divBdr>
    </w:div>
    <w:div w:id="747966467">
      <w:bodyDiv w:val="1"/>
      <w:marLeft w:val="0"/>
      <w:marRight w:val="0"/>
      <w:marTop w:val="0"/>
      <w:marBottom w:val="0"/>
      <w:divBdr>
        <w:top w:val="none" w:sz="0" w:space="0" w:color="auto"/>
        <w:left w:val="none" w:sz="0" w:space="0" w:color="auto"/>
        <w:bottom w:val="none" w:sz="0" w:space="0" w:color="auto"/>
        <w:right w:val="none" w:sz="0" w:space="0" w:color="auto"/>
      </w:divBdr>
    </w:div>
    <w:div w:id="749237599">
      <w:bodyDiv w:val="1"/>
      <w:marLeft w:val="0"/>
      <w:marRight w:val="0"/>
      <w:marTop w:val="0"/>
      <w:marBottom w:val="0"/>
      <w:divBdr>
        <w:top w:val="none" w:sz="0" w:space="0" w:color="auto"/>
        <w:left w:val="none" w:sz="0" w:space="0" w:color="auto"/>
        <w:bottom w:val="none" w:sz="0" w:space="0" w:color="auto"/>
        <w:right w:val="none" w:sz="0" w:space="0" w:color="auto"/>
      </w:divBdr>
    </w:div>
    <w:div w:id="749237651">
      <w:bodyDiv w:val="1"/>
      <w:marLeft w:val="0"/>
      <w:marRight w:val="0"/>
      <w:marTop w:val="0"/>
      <w:marBottom w:val="0"/>
      <w:divBdr>
        <w:top w:val="none" w:sz="0" w:space="0" w:color="auto"/>
        <w:left w:val="none" w:sz="0" w:space="0" w:color="auto"/>
        <w:bottom w:val="none" w:sz="0" w:space="0" w:color="auto"/>
        <w:right w:val="none" w:sz="0" w:space="0" w:color="auto"/>
      </w:divBdr>
    </w:div>
    <w:div w:id="749350627">
      <w:bodyDiv w:val="1"/>
      <w:marLeft w:val="0"/>
      <w:marRight w:val="0"/>
      <w:marTop w:val="0"/>
      <w:marBottom w:val="0"/>
      <w:divBdr>
        <w:top w:val="none" w:sz="0" w:space="0" w:color="auto"/>
        <w:left w:val="none" w:sz="0" w:space="0" w:color="auto"/>
        <w:bottom w:val="none" w:sz="0" w:space="0" w:color="auto"/>
        <w:right w:val="none" w:sz="0" w:space="0" w:color="auto"/>
      </w:divBdr>
    </w:div>
    <w:div w:id="751657341">
      <w:bodyDiv w:val="1"/>
      <w:marLeft w:val="0"/>
      <w:marRight w:val="0"/>
      <w:marTop w:val="0"/>
      <w:marBottom w:val="0"/>
      <w:divBdr>
        <w:top w:val="none" w:sz="0" w:space="0" w:color="auto"/>
        <w:left w:val="none" w:sz="0" w:space="0" w:color="auto"/>
        <w:bottom w:val="none" w:sz="0" w:space="0" w:color="auto"/>
        <w:right w:val="none" w:sz="0" w:space="0" w:color="auto"/>
      </w:divBdr>
    </w:div>
    <w:div w:id="751707318">
      <w:bodyDiv w:val="1"/>
      <w:marLeft w:val="0"/>
      <w:marRight w:val="0"/>
      <w:marTop w:val="0"/>
      <w:marBottom w:val="0"/>
      <w:divBdr>
        <w:top w:val="none" w:sz="0" w:space="0" w:color="auto"/>
        <w:left w:val="none" w:sz="0" w:space="0" w:color="auto"/>
        <w:bottom w:val="none" w:sz="0" w:space="0" w:color="auto"/>
        <w:right w:val="none" w:sz="0" w:space="0" w:color="auto"/>
      </w:divBdr>
    </w:div>
    <w:div w:id="751973610">
      <w:bodyDiv w:val="1"/>
      <w:marLeft w:val="0"/>
      <w:marRight w:val="0"/>
      <w:marTop w:val="0"/>
      <w:marBottom w:val="0"/>
      <w:divBdr>
        <w:top w:val="none" w:sz="0" w:space="0" w:color="auto"/>
        <w:left w:val="none" w:sz="0" w:space="0" w:color="auto"/>
        <w:bottom w:val="none" w:sz="0" w:space="0" w:color="auto"/>
        <w:right w:val="none" w:sz="0" w:space="0" w:color="auto"/>
      </w:divBdr>
    </w:div>
    <w:div w:id="752119382">
      <w:bodyDiv w:val="1"/>
      <w:marLeft w:val="0"/>
      <w:marRight w:val="0"/>
      <w:marTop w:val="0"/>
      <w:marBottom w:val="0"/>
      <w:divBdr>
        <w:top w:val="none" w:sz="0" w:space="0" w:color="auto"/>
        <w:left w:val="none" w:sz="0" w:space="0" w:color="auto"/>
        <w:bottom w:val="none" w:sz="0" w:space="0" w:color="auto"/>
        <w:right w:val="none" w:sz="0" w:space="0" w:color="auto"/>
      </w:divBdr>
    </w:div>
    <w:div w:id="752512716">
      <w:bodyDiv w:val="1"/>
      <w:marLeft w:val="0"/>
      <w:marRight w:val="0"/>
      <w:marTop w:val="0"/>
      <w:marBottom w:val="0"/>
      <w:divBdr>
        <w:top w:val="none" w:sz="0" w:space="0" w:color="auto"/>
        <w:left w:val="none" w:sz="0" w:space="0" w:color="auto"/>
        <w:bottom w:val="none" w:sz="0" w:space="0" w:color="auto"/>
        <w:right w:val="none" w:sz="0" w:space="0" w:color="auto"/>
      </w:divBdr>
    </w:div>
    <w:div w:id="753015344">
      <w:bodyDiv w:val="1"/>
      <w:marLeft w:val="0"/>
      <w:marRight w:val="0"/>
      <w:marTop w:val="0"/>
      <w:marBottom w:val="0"/>
      <w:divBdr>
        <w:top w:val="none" w:sz="0" w:space="0" w:color="auto"/>
        <w:left w:val="none" w:sz="0" w:space="0" w:color="auto"/>
        <w:bottom w:val="none" w:sz="0" w:space="0" w:color="auto"/>
        <w:right w:val="none" w:sz="0" w:space="0" w:color="auto"/>
      </w:divBdr>
    </w:div>
    <w:div w:id="753891229">
      <w:bodyDiv w:val="1"/>
      <w:marLeft w:val="0"/>
      <w:marRight w:val="0"/>
      <w:marTop w:val="0"/>
      <w:marBottom w:val="0"/>
      <w:divBdr>
        <w:top w:val="none" w:sz="0" w:space="0" w:color="auto"/>
        <w:left w:val="none" w:sz="0" w:space="0" w:color="auto"/>
        <w:bottom w:val="none" w:sz="0" w:space="0" w:color="auto"/>
        <w:right w:val="none" w:sz="0" w:space="0" w:color="auto"/>
      </w:divBdr>
    </w:div>
    <w:div w:id="753940523">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5054158">
      <w:bodyDiv w:val="1"/>
      <w:marLeft w:val="0"/>
      <w:marRight w:val="0"/>
      <w:marTop w:val="0"/>
      <w:marBottom w:val="0"/>
      <w:divBdr>
        <w:top w:val="none" w:sz="0" w:space="0" w:color="auto"/>
        <w:left w:val="none" w:sz="0" w:space="0" w:color="auto"/>
        <w:bottom w:val="none" w:sz="0" w:space="0" w:color="auto"/>
        <w:right w:val="none" w:sz="0" w:space="0" w:color="auto"/>
      </w:divBdr>
    </w:div>
    <w:div w:id="755370921">
      <w:bodyDiv w:val="1"/>
      <w:marLeft w:val="0"/>
      <w:marRight w:val="0"/>
      <w:marTop w:val="0"/>
      <w:marBottom w:val="0"/>
      <w:divBdr>
        <w:top w:val="none" w:sz="0" w:space="0" w:color="auto"/>
        <w:left w:val="none" w:sz="0" w:space="0" w:color="auto"/>
        <w:bottom w:val="none" w:sz="0" w:space="0" w:color="auto"/>
        <w:right w:val="none" w:sz="0" w:space="0" w:color="auto"/>
      </w:divBdr>
    </w:div>
    <w:div w:id="755518133">
      <w:bodyDiv w:val="1"/>
      <w:marLeft w:val="0"/>
      <w:marRight w:val="0"/>
      <w:marTop w:val="0"/>
      <w:marBottom w:val="0"/>
      <w:divBdr>
        <w:top w:val="none" w:sz="0" w:space="0" w:color="auto"/>
        <w:left w:val="none" w:sz="0" w:space="0" w:color="auto"/>
        <w:bottom w:val="none" w:sz="0" w:space="0" w:color="auto"/>
        <w:right w:val="none" w:sz="0" w:space="0" w:color="auto"/>
      </w:divBdr>
    </w:div>
    <w:div w:id="755786290">
      <w:bodyDiv w:val="1"/>
      <w:marLeft w:val="0"/>
      <w:marRight w:val="0"/>
      <w:marTop w:val="0"/>
      <w:marBottom w:val="0"/>
      <w:divBdr>
        <w:top w:val="none" w:sz="0" w:space="0" w:color="auto"/>
        <w:left w:val="none" w:sz="0" w:space="0" w:color="auto"/>
        <w:bottom w:val="none" w:sz="0" w:space="0" w:color="auto"/>
        <w:right w:val="none" w:sz="0" w:space="0" w:color="auto"/>
      </w:divBdr>
    </w:div>
    <w:div w:id="755829110">
      <w:bodyDiv w:val="1"/>
      <w:marLeft w:val="0"/>
      <w:marRight w:val="0"/>
      <w:marTop w:val="0"/>
      <w:marBottom w:val="0"/>
      <w:divBdr>
        <w:top w:val="none" w:sz="0" w:space="0" w:color="auto"/>
        <w:left w:val="none" w:sz="0" w:space="0" w:color="auto"/>
        <w:bottom w:val="none" w:sz="0" w:space="0" w:color="auto"/>
        <w:right w:val="none" w:sz="0" w:space="0" w:color="auto"/>
      </w:divBdr>
    </w:div>
    <w:div w:id="756050572">
      <w:bodyDiv w:val="1"/>
      <w:marLeft w:val="0"/>
      <w:marRight w:val="0"/>
      <w:marTop w:val="0"/>
      <w:marBottom w:val="0"/>
      <w:divBdr>
        <w:top w:val="none" w:sz="0" w:space="0" w:color="auto"/>
        <w:left w:val="none" w:sz="0" w:space="0" w:color="auto"/>
        <w:bottom w:val="none" w:sz="0" w:space="0" w:color="auto"/>
        <w:right w:val="none" w:sz="0" w:space="0" w:color="auto"/>
      </w:divBdr>
    </w:div>
    <w:div w:id="756561361">
      <w:bodyDiv w:val="1"/>
      <w:marLeft w:val="0"/>
      <w:marRight w:val="0"/>
      <w:marTop w:val="0"/>
      <w:marBottom w:val="0"/>
      <w:divBdr>
        <w:top w:val="none" w:sz="0" w:space="0" w:color="auto"/>
        <w:left w:val="none" w:sz="0" w:space="0" w:color="auto"/>
        <w:bottom w:val="none" w:sz="0" w:space="0" w:color="auto"/>
        <w:right w:val="none" w:sz="0" w:space="0" w:color="auto"/>
      </w:divBdr>
    </w:div>
    <w:div w:id="757336682">
      <w:bodyDiv w:val="1"/>
      <w:marLeft w:val="0"/>
      <w:marRight w:val="0"/>
      <w:marTop w:val="0"/>
      <w:marBottom w:val="0"/>
      <w:divBdr>
        <w:top w:val="none" w:sz="0" w:space="0" w:color="auto"/>
        <w:left w:val="none" w:sz="0" w:space="0" w:color="auto"/>
        <w:bottom w:val="none" w:sz="0" w:space="0" w:color="auto"/>
        <w:right w:val="none" w:sz="0" w:space="0" w:color="auto"/>
      </w:divBdr>
    </w:div>
    <w:div w:id="757361113">
      <w:bodyDiv w:val="1"/>
      <w:marLeft w:val="0"/>
      <w:marRight w:val="0"/>
      <w:marTop w:val="0"/>
      <w:marBottom w:val="0"/>
      <w:divBdr>
        <w:top w:val="none" w:sz="0" w:space="0" w:color="auto"/>
        <w:left w:val="none" w:sz="0" w:space="0" w:color="auto"/>
        <w:bottom w:val="none" w:sz="0" w:space="0" w:color="auto"/>
        <w:right w:val="none" w:sz="0" w:space="0" w:color="auto"/>
      </w:divBdr>
    </w:div>
    <w:div w:id="757478879">
      <w:bodyDiv w:val="1"/>
      <w:marLeft w:val="0"/>
      <w:marRight w:val="0"/>
      <w:marTop w:val="0"/>
      <w:marBottom w:val="0"/>
      <w:divBdr>
        <w:top w:val="none" w:sz="0" w:space="0" w:color="auto"/>
        <w:left w:val="none" w:sz="0" w:space="0" w:color="auto"/>
        <w:bottom w:val="none" w:sz="0" w:space="0" w:color="auto"/>
        <w:right w:val="none" w:sz="0" w:space="0" w:color="auto"/>
      </w:divBdr>
    </w:div>
    <w:div w:id="758715666">
      <w:bodyDiv w:val="1"/>
      <w:marLeft w:val="0"/>
      <w:marRight w:val="0"/>
      <w:marTop w:val="0"/>
      <w:marBottom w:val="0"/>
      <w:divBdr>
        <w:top w:val="none" w:sz="0" w:space="0" w:color="auto"/>
        <w:left w:val="none" w:sz="0" w:space="0" w:color="auto"/>
        <w:bottom w:val="none" w:sz="0" w:space="0" w:color="auto"/>
        <w:right w:val="none" w:sz="0" w:space="0" w:color="auto"/>
      </w:divBdr>
    </w:div>
    <w:div w:id="758869146">
      <w:bodyDiv w:val="1"/>
      <w:marLeft w:val="0"/>
      <w:marRight w:val="0"/>
      <w:marTop w:val="0"/>
      <w:marBottom w:val="0"/>
      <w:divBdr>
        <w:top w:val="none" w:sz="0" w:space="0" w:color="auto"/>
        <w:left w:val="none" w:sz="0" w:space="0" w:color="auto"/>
        <w:bottom w:val="none" w:sz="0" w:space="0" w:color="auto"/>
        <w:right w:val="none" w:sz="0" w:space="0" w:color="auto"/>
      </w:divBdr>
    </w:div>
    <w:div w:id="758870007">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52775">
      <w:bodyDiv w:val="1"/>
      <w:marLeft w:val="0"/>
      <w:marRight w:val="0"/>
      <w:marTop w:val="0"/>
      <w:marBottom w:val="0"/>
      <w:divBdr>
        <w:top w:val="none" w:sz="0" w:space="0" w:color="auto"/>
        <w:left w:val="none" w:sz="0" w:space="0" w:color="auto"/>
        <w:bottom w:val="none" w:sz="0" w:space="0" w:color="auto"/>
        <w:right w:val="none" w:sz="0" w:space="0" w:color="auto"/>
      </w:divBdr>
    </w:div>
    <w:div w:id="759527705">
      <w:bodyDiv w:val="1"/>
      <w:marLeft w:val="0"/>
      <w:marRight w:val="0"/>
      <w:marTop w:val="0"/>
      <w:marBottom w:val="0"/>
      <w:divBdr>
        <w:top w:val="none" w:sz="0" w:space="0" w:color="auto"/>
        <w:left w:val="none" w:sz="0" w:space="0" w:color="auto"/>
        <w:bottom w:val="none" w:sz="0" w:space="0" w:color="auto"/>
        <w:right w:val="none" w:sz="0" w:space="0" w:color="auto"/>
      </w:divBdr>
    </w:div>
    <w:div w:id="760417120">
      <w:bodyDiv w:val="1"/>
      <w:marLeft w:val="0"/>
      <w:marRight w:val="0"/>
      <w:marTop w:val="0"/>
      <w:marBottom w:val="0"/>
      <w:divBdr>
        <w:top w:val="none" w:sz="0" w:space="0" w:color="auto"/>
        <w:left w:val="none" w:sz="0" w:space="0" w:color="auto"/>
        <w:bottom w:val="none" w:sz="0" w:space="0" w:color="auto"/>
        <w:right w:val="none" w:sz="0" w:space="0" w:color="auto"/>
      </w:divBdr>
    </w:div>
    <w:div w:id="760683710">
      <w:bodyDiv w:val="1"/>
      <w:marLeft w:val="0"/>
      <w:marRight w:val="0"/>
      <w:marTop w:val="0"/>
      <w:marBottom w:val="0"/>
      <w:divBdr>
        <w:top w:val="none" w:sz="0" w:space="0" w:color="auto"/>
        <w:left w:val="none" w:sz="0" w:space="0" w:color="auto"/>
        <w:bottom w:val="none" w:sz="0" w:space="0" w:color="auto"/>
        <w:right w:val="none" w:sz="0" w:space="0" w:color="auto"/>
      </w:divBdr>
    </w:div>
    <w:div w:id="761536014">
      <w:bodyDiv w:val="1"/>
      <w:marLeft w:val="0"/>
      <w:marRight w:val="0"/>
      <w:marTop w:val="0"/>
      <w:marBottom w:val="0"/>
      <w:divBdr>
        <w:top w:val="none" w:sz="0" w:space="0" w:color="auto"/>
        <w:left w:val="none" w:sz="0" w:space="0" w:color="auto"/>
        <w:bottom w:val="none" w:sz="0" w:space="0" w:color="auto"/>
        <w:right w:val="none" w:sz="0" w:space="0" w:color="auto"/>
      </w:divBdr>
    </w:div>
    <w:div w:id="761949179">
      <w:bodyDiv w:val="1"/>
      <w:marLeft w:val="0"/>
      <w:marRight w:val="0"/>
      <w:marTop w:val="0"/>
      <w:marBottom w:val="0"/>
      <w:divBdr>
        <w:top w:val="none" w:sz="0" w:space="0" w:color="auto"/>
        <w:left w:val="none" w:sz="0" w:space="0" w:color="auto"/>
        <w:bottom w:val="none" w:sz="0" w:space="0" w:color="auto"/>
        <w:right w:val="none" w:sz="0" w:space="0" w:color="auto"/>
      </w:divBdr>
    </w:div>
    <w:div w:id="762070390">
      <w:bodyDiv w:val="1"/>
      <w:marLeft w:val="0"/>
      <w:marRight w:val="0"/>
      <w:marTop w:val="0"/>
      <w:marBottom w:val="0"/>
      <w:divBdr>
        <w:top w:val="none" w:sz="0" w:space="0" w:color="auto"/>
        <w:left w:val="none" w:sz="0" w:space="0" w:color="auto"/>
        <w:bottom w:val="none" w:sz="0" w:space="0" w:color="auto"/>
        <w:right w:val="none" w:sz="0" w:space="0" w:color="auto"/>
      </w:divBdr>
    </w:div>
    <w:div w:id="762338464">
      <w:bodyDiv w:val="1"/>
      <w:marLeft w:val="0"/>
      <w:marRight w:val="0"/>
      <w:marTop w:val="0"/>
      <w:marBottom w:val="0"/>
      <w:divBdr>
        <w:top w:val="none" w:sz="0" w:space="0" w:color="auto"/>
        <w:left w:val="none" w:sz="0" w:space="0" w:color="auto"/>
        <w:bottom w:val="none" w:sz="0" w:space="0" w:color="auto"/>
        <w:right w:val="none" w:sz="0" w:space="0" w:color="auto"/>
      </w:divBdr>
    </w:div>
    <w:div w:id="762996696">
      <w:bodyDiv w:val="1"/>
      <w:marLeft w:val="0"/>
      <w:marRight w:val="0"/>
      <w:marTop w:val="0"/>
      <w:marBottom w:val="0"/>
      <w:divBdr>
        <w:top w:val="none" w:sz="0" w:space="0" w:color="auto"/>
        <w:left w:val="none" w:sz="0" w:space="0" w:color="auto"/>
        <w:bottom w:val="none" w:sz="0" w:space="0" w:color="auto"/>
        <w:right w:val="none" w:sz="0" w:space="0" w:color="auto"/>
      </w:divBdr>
    </w:div>
    <w:div w:id="763460578">
      <w:bodyDiv w:val="1"/>
      <w:marLeft w:val="0"/>
      <w:marRight w:val="0"/>
      <w:marTop w:val="0"/>
      <w:marBottom w:val="0"/>
      <w:divBdr>
        <w:top w:val="none" w:sz="0" w:space="0" w:color="auto"/>
        <w:left w:val="none" w:sz="0" w:space="0" w:color="auto"/>
        <w:bottom w:val="none" w:sz="0" w:space="0" w:color="auto"/>
        <w:right w:val="none" w:sz="0" w:space="0" w:color="auto"/>
      </w:divBdr>
    </w:div>
    <w:div w:id="763765984">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764153707">
      <w:bodyDiv w:val="1"/>
      <w:marLeft w:val="0"/>
      <w:marRight w:val="0"/>
      <w:marTop w:val="0"/>
      <w:marBottom w:val="0"/>
      <w:divBdr>
        <w:top w:val="none" w:sz="0" w:space="0" w:color="auto"/>
        <w:left w:val="none" w:sz="0" w:space="0" w:color="auto"/>
        <w:bottom w:val="none" w:sz="0" w:space="0" w:color="auto"/>
        <w:right w:val="none" w:sz="0" w:space="0" w:color="auto"/>
      </w:divBdr>
    </w:div>
    <w:div w:id="764771059">
      <w:bodyDiv w:val="1"/>
      <w:marLeft w:val="0"/>
      <w:marRight w:val="0"/>
      <w:marTop w:val="0"/>
      <w:marBottom w:val="0"/>
      <w:divBdr>
        <w:top w:val="none" w:sz="0" w:space="0" w:color="auto"/>
        <w:left w:val="none" w:sz="0" w:space="0" w:color="auto"/>
        <w:bottom w:val="none" w:sz="0" w:space="0" w:color="auto"/>
        <w:right w:val="none" w:sz="0" w:space="0" w:color="auto"/>
      </w:divBdr>
    </w:div>
    <w:div w:id="765080398">
      <w:bodyDiv w:val="1"/>
      <w:marLeft w:val="0"/>
      <w:marRight w:val="0"/>
      <w:marTop w:val="0"/>
      <w:marBottom w:val="0"/>
      <w:divBdr>
        <w:top w:val="none" w:sz="0" w:space="0" w:color="auto"/>
        <w:left w:val="none" w:sz="0" w:space="0" w:color="auto"/>
        <w:bottom w:val="none" w:sz="0" w:space="0" w:color="auto"/>
        <w:right w:val="none" w:sz="0" w:space="0" w:color="auto"/>
      </w:divBdr>
    </w:div>
    <w:div w:id="765460758">
      <w:bodyDiv w:val="1"/>
      <w:marLeft w:val="0"/>
      <w:marRight w:val="0"/>
      <w:marTop w:val="0"/>
      <w:marBottom w:val="0"/>
      <w:divBdr>
        <w:top w:val="none" w:sz="0" w:space="0" w:color="auto"/>
        <w:left w:val="none" w:sz="0" w:space="0" w:color="auto"/>
        <w:bottom w:val="none" w:sz="0" w:space="0" w:color="auto"/>
        <w:right w:val="none" w:sz="0" w:space="0" w:color="auto"/>
      </w:divBdr>
    </w:div>
    <w:div w:id="765539622">
      <w:bodyDiv w:val="1"/>
      <w:marLeft w:val="0"/>
      <w:marRight w:val="0"/>
      <w:marTop w:val="0"/>
      <w:marBottom w:val="0"/>
      <w:divBdr>
        <w:top w:val="none" w:sz="0" w:space="0" w:color="auto"/>
        <w:left w:val="none" w:sz="0" w:space="0" w:color="auto"/>
        <w:bottom w:val="none" w:sz="0" w:space="0" w:color="auto"/>
        <w:right w:val="none" w:sz="0" w:space="0" w:color="auto"/>
      </w:divBdr>
    </w:div>
    <w:div w:id="766191941">
      <w:bodyDiv w:val="1"/>
      <w:marLeft w:val="0"/>
      <w:marRight w:val="0"/>
      <w:marTop w:val="0"/>
      <w:marBottom w:val="0"/>
      <w:divBdr>
        <w:top w:val="none" w:sz="0" w:space="0" w:color="auto"/>
        <w:left w:val="none" w:sz="0" w:space="0" w:color="auto"/>
        <w:bottom w:val="none" w:sz="0" w:space="0" w:color="auto"/>
        <w:right w:val="none" w:sz="0" w:space="0" w:color="auto"/>
      </w:divBdr>
    </w:div>
    <w:div w:id="767195957">
      <w:bodyDiv w:val="1"/>
      <w:marLeft w:val="0"/>
      <w:marRight w:val="0"/>
      <w:marTop w:val="0"/>
      <w:marBottom w:val="0"/>
      <w:divBdr>
        <w:top w:val="none" w:sz="0" w:space="0" w:color="auto"/>
        <w:left w:val="none" w:sz="0" w:space="0" w:color="auto"/>
        <w:bottom w:val="none" w:sz="0" w:space="0" w:color="auto"/>
        <w:right w:val="none" w:sz="0" w:space="0" w:color="auto"/>
      </w:divBdr>
    </w:div>
    <w:div w:id="767509009">
      <w:bodyDiv w:val="1"/>
      <w:marLeft w:val="0"/>
      <w:marRight w:val="0"/>
      <w:marTop w:val="0"/>
      <w:marBottom w:val="0"/>
      <w:divBdr>
        <w:top w:val="none" w:sz="0" w:space="0" w:color="auto"/>
        <w:left w:val="none" w:sz="0" w:space="0" w:color="auto"/>
        <w:bottom w:val="none" w:sz="0" w:space="0" w:color="auto"/>
        <w:right w:val="none" w:sz="0" w:space="0" w:color="auto"/>
      </w:divBdr>
    </w:div>
    <w:div w:id="767888770">
      <w:bodyDiv w:val="1"/>
      <w:marLeft w:val="0"/>
      <w:marRight w:val="0"/>
      <w:marTop w:val="0"/>
      <w:marBottom w:val="0"/>
      <w:divBdr>
        <w:top w:val="none" w:sz="0" w:space="0" w:color="auto"/>
        <w:left w:val="none" w:sz="0" w:space="0" w:color="auto"/>
        <w:bottom w:val="none" w:sz="0" w:space="0" w:color="auto"/>
        <w:right w:val="none" w:sz="0" w:space="0" w:color="auto"/>
      </w:divBdr>
    </w:div>
    <w:div w:id="768046653">
      <w:bodyDiv w:val="1"/>
      <w:marLeft w:val="0"/>
      <w:marRight w:val="0"/>
      <w:marTop w:val="0"/>
      <w:marBottom w:val="0"/>
      <w:divBdr>
        <w:top w:val="none" w:sz="0" w:space="0" w:color="auto"/>
        <w:left w:val="none" w:sz="0" w:space="0" w:color="auto"/>
        <w:bottom w:val="none" w:sz="0" w:space="0" w:color="auto"/>
        <w:right w:val="none" w:sz="0" w:space="0" w:color="auto"/>
      </w:divBdr>
    </w:div>
    <w:div w:id="768164849">
      <w:bodyDiv w:val="1"/>
      <w:marLeft w:val="0"/>
      <w:marRight w:val="0"/>
      <w:marTop w:val="0"/>
      <w:marBottom w:val="0"/>
      <w:divBdr>
        <w:top w:val="none" w:sz="0" w:space="0" w:color="auto"/>
        <w:left w:val="none" w:sz="0" w:space="0" w:color="auto"/>
        <w:bottom w:val="none" w:sz="0" w:space="0" w:color="auto"/>
        <w:right w:val="none" w:sz="0" w:space="0" w:color="auto"/>
      </w:divBdr>
    </w:div>
    <w:div w:id="768623824">
      <w:bodyDiv w:val="1"/>
      <w:marLeft w:val="0"/>
      <w:marRight w:val="0"/>
      <w:marTop w:val="0"/>
      <w:marBottom w:val="0"/>
      <w:divBdr>
        <w:top w:val="none" w:sz="0" w:space="0" w:color="auto"/>
        <w:left w:val="none" w:sz="0" w:space="0" w:color="auto"/>
        <w:bottom w:val="none" w:sz="0" w:space="0" w:color="auto"/>
        <w:right w:val="none" w:sz="0" w:space="0" w:color="auto"/>
      </w:divBdr>
    </w:div>
    <w:div w:id="769089284">
      <w:bodyDiv w:val="1"/>
      <w:marLeft w:val="0"/>
      <w:marRight w:val="0"/>
      <w:marTop w:val="0"/>
      <w:marBottom w:val="0"/>
      <w:divBdr>
        <w:top w:val="none" w:sz="0" w:space="0" w:color="auto"/>
        <w:left w:val="none" w:sz="0" w:space="0" w:color="auto"/>
        <w:bottom w:val="none" w:sz="0" w:space="0" w:color="auto"/>
        <w:right w:val="none" w:sz="0" w:space="0" w:color="auto"/>
      </w:divBdr>
    </w:div>
    <w:div w:id="769277710">
      <w:bodyDiv w:val="1"/>
      <w:marLeft w:val="0"/>
      <w:marRight w:val="0"/>
      <w:marTop w:val="0"/>
      <w:marBottom w:val="0"/>
      <w:divBdr>
        <w:top w:val="none" w:sz="0" w:space="0" w:color="auto"/>
        <w:left w:val="none" w:sz="0" w:space="0" w:color="auto"/>
        <w:bottom w:val="none" w:sz="0" w:space="0" w:color="auto"/>
        <w:right w:val="none" w:sz="0" w:space="0" w:color="auto"/>
      </w:divBdr>
    </w:div>
    <w:div w:id="770202954">
      <w:bodyDiv w:val="1"/>
      <w:marLeft w:val="0"/>
      <w:marRight w:val="0"/>
      <w:marTop w:val="0"/>
      <w:marBottom w:val="0"/>
      <w:divBdr>
        <w:top w:val="none" w:sz="0" w:space="0" w:color="auto"/>
        <w:left w:val="none" w:sz="0" w:space="0" w:color="auto"/>
        <w:bottom w:val="none" w:sz="0" w:space="0" w:color="auto"/>
        <w:right w:val="none" w:sz="0" w:space="0" w:color="auto"/>
      </w:divBdr>
    </w:div>
    <w:div w:id="770399162">
      <w:bodyDiv w:val="1"/>
      <w:marLeft w:val="0"/>
      <w:marRight w:val="0"/>
      <w:marTop w:val="0"/>
      <w:marBottom w:val="0"/>
      <w:divBdr>
        <w:top w:val="none" w:sz="0" w:space="0" w:color="auto"/>
        <w:left w:val="none" w:sz="0" w:space="0" w:color="auto"/>
        <w:bottom w:val="none" w:sz="0" w:space="0" w:color="auto"/>
        <w:right w:val="none" w:sz="0" w:space="0" w:color="auto"/>
      </w:divBdr>
    </w:div>
    <w:div w:id="771245514">
      <w:bodyDiv w:val="1"/>
      <w:marLeft w:val="0"/>
      <w:marRight w:val="0"/>
      <w:marTop w:val="0"/>
      <w:marBottom w:val="0"/>
      <w:divBdr>
        <w:top w:val="none" w:sz="0" w:space="0" w:color="auto"/>
        <w:left w:val="none" w:sz="0" w:space="0" w:color="auto"/>
        <w:bottom w:val="none" w:sz="0" w:space="0" w:color="auto"/>
        <w:right w:val="none" w:sz="0" w:space="0" w:color="auto"/>
      </w:divBdr>
    </w:div>
    <w:div w:id="772550174">
      <w:bodyDiv w:val="1"/>
      <w:marLeft w:val="0"/>
      <w:marRight w:val="0"/>
      <w:marTop w:val="0"/>
      <w:marBottom w:val="0"/>
      <w:divBdr>
        <w:top w:val="none" w:sz="0" w:space="0" w:color="auto"/>
        <w:left w:val="none" w:sz="0" w:space="0" w:color="auto"/>
        <w:bottom w:val="none" w:sz="0" w:space="0" w:color="auto"/>
        <w:right w:val="none" w:sz="0" w:space="0" w:color="auto"/>
      </w:divBdr>
    </w:div>
    <w:div w:id="773129803">
      <w:bodyDiv w:val="1"/>
      <w:marLeft w:val="0"/>
      <w:marRight w:val="0"/>
      <w:marTop w:val="0"/>
      <w:marBottom w:val="0"/>
      <w:divBdr>
        <w:top w:val="none" w:sz="0" w:space="0" w:color="auto"/>
        <w:left w:val="none" w:sz="0" w:space="0" w:color="auto"/>
        <w:bottom w:val="none" w:sz="0" w:space="0" w:color="auto"/>
        <w:right w:val="none" w:sz="0" w:space="0" w:color="auto"/>
      </w:divBdr>
    </w:div>
    <w:div w:id="773331115">
      <w:bodyDiv w:val="1"/>
      <w:marLeft w:val="0"/>
      <w:marRight w:val="0"/>
      <w:marTop w:val="0"/>
      <w:marBottom w:val="0"/>
      <w:divBdr>
        <w:top w:val="none" w:sz="0" w:space="0" w:color="auto"/>
        <w:left w:val="none" w:sz="0" w:space="0" w:color="auto"/>
        <w:bottom w:val="none" w:sz="0" w:space="0" w:color="auto"/>
        <w:right w:val="none" w:sz="0" w:space="0" w:color="auto"/>
      </w:divBdr>
    </w:div>
    <w:div w:id="775101163">
      <w:bodyDiv w:val="1"/>
      <w:marLeft w:val="0"/>
      <w:marRight w:val="0"/>
      <w:marTop w:val="0"/>
      <w:marBottom w:val="0"/>
      <w:divBdr>
        <w:top w:val="none" w:sz="0" w:space="0" w:color="auto"/>
        <w:left w:val="none" w:sz="0" w:space="0" w:color="auto"/>
        <w:bottom w:val="none" w:sz="0" w:space="0" w:color="auto"/>
        <w:right w:val="none" w:sz="0" w:space="0" w:color="auto"/>
      </w:divBdr>
    </w:div>
    <w:div w:id="775171778">
      <w:bodyDiv w:val="1"/>
      <w:marLeft w:val="0"/>
      <w:marRight w:val="0"/>
      <w:marTop w:val="0"/>
      <w:marBottom w:val="0"/>
      <w:divBdr>
        <w:top w:val="none" w:sz="0" w:space="0" w:color="auto"/>
        <w:left w:val="none" w:sz="0" w:space="0" w:color="auto"/>
        <w:bottom w:val="none" w:sz="0" w:space="0" w:color="auto"/>
        <w:right w:val="none" w:sz="0" w:space="0" w:color="auto"/>
      </w:divBdr>
    </w:div>
    <w:div w:id="775254156">
      <w:bodyDiv w:val="1"/>
      <w:marLeft w:val="0"/>
      <w:marRight w:val="0"/>
      <w:marTop w:val="0"/>
      <w:marBottom w:val="0"/>
      <w:divBdr>
        <w:top w:val="none" w:sz="0" w:space="0" w:color="auto"/>
        <w:left w:val="none" w:sz="0" w:space="0" w:color="auto"/>
        <w:bottom w:val="none" w:sz="0" w:space="0" w:color="auto"/>
        <w:right w:val="none" w:sz="0" w:space="0" w:color="auto"/>
      </w:divBdr>
    </w:div>
    <w:div w:id="776025229">
      <w:bodyDiv w:val="1"/>
      <w:marLeft w:val="0"/>
      <w:marRight w:val="0"/>
      <w:marTop w:val="0"/>
      <w:marBottom w:val="0"/>
      <w:divBdr>
        <w:top w:val="none" w:sz="0" w:space="0" w:color="auto"/>
        <w:left w:val="none" w:sz="0" w:space="0" w:color="auto"/>
        <w:bottom w:val="none" w:sz="0" w:space="0" w:color="auto"/>
        <w:right w:val="none" w:sz="0" w:space="0" w:color="auto"/>
      </w:divBdr>
    </w:div>
    <w:div w:id="776291965">
      <w:bodyDiv w:val="1"/>
      <w:marLeft w:val="0"/>
      <w:marRight w:val="0"/>
      <w:marTop w:val="0"/>
      <w:marBottom w:val="0"/>
      <w:divBdr>
        <w:top w:val="none" w:sz="0" w:space="0" w:color="auto"/>
        <w:left w:val="none" w:sz="0" w:space="0" w:color="auto"/>
        <w:bottom w:val="none" w:sz="0" w:space="0" w:color="auto"/>
        <w:right w:val="none" w:sz="0" w:space="0" w:color="auto"/>
      </w:divBdr>
    </w:div>
    <w:div w:id="776948280">
      <w:bodyDiv w:val="1"/>
      <w:marLeft w:val="0"/>
      <w:marRight w:val="0"/>
      <w:marTop w:val="0"/>
      <w:marBottom w:val="0"/>
      <w:divBdr>
        <w:top w:val="none" w:sz="0" w:space="0" w:color="auto"/>
        <w:left w:val="none" w:sz="0" w:space="0" w:color="auto"/>
        <w:bottom w:val="none" w:sz="0" w:space="0" w:color="auto"/>
        <w:right w:val="none" w:sz="0" w:space="0" w:color="auto"/>
      </w:divBdr>
    </w:div>
    <w:div w:id="777721206">
      <w:bodyDiv w:val="1"/>
      <w:marLeft w:val="0"/>
      <w:marRight w:val="0"/>
      <w:marTop w:val="0"/>
      <w:marBottom w:val="0"/>
      <w:divBdr>
        <w:top w:val="none" w:sz="0" w:space="0" w:color="auto"/>
        <w:left w:val="none" w:sz="0" w:space="0" w:color="auto"/>
        <w:bottom w:val="none" w:sz="0" w:space="0" w:color="auto"/>
        <w:right w:val="none" w:sz="0" w:space="0" w:color="auto"/>
      </w:divBdr>
    </w:div>
    <w:div w:id="778790909">
      <w:bodyDiv w:val="1"/>
      <w:marLeft w:val="0"/>
      <w:marRight w:val="0"/>
      <w:marTop w:val="0"/>
      <w:marBottom w:val="0"/>
      <w:divBdr>
        <w:top w:val="none" w:sz="0" w:space="0" w:color="auto"/>
        <w:left w:val="none" w:sz="0" w:space="0" w:color="auto"/>
        <w:bottom w:val="none" w:sz="0" w:space="0" w:color="auto"/>
        <w:right w:val="none" w:sz="0" w:space="0" w:color="auto"/>
      </w:divBdr>
    </w:div>
    <w:div w:id="778986501">
      <w:bodyDiv w:val="1"/>
      <w:marLeft w:val="0"/>
      <w:marRight w:val="0"/>
      <w:marTop w:val="0"/>
      <w:marBottom w:val="0"/>
      <w:divBdr>
        <w:top w:val="none" w:sz="0" w:space="0" w:color="auto"/>
        <w:left w:val="none" w:sz="0" w:space="0" w:color="auto"/>
        <w:bottom w:val="none" w:sz="0" w:space="0" w:color="auto"/>
        <w:right w:val="none" w:sz="0" w:space="0" w:color="auto"/>
      </w:divBdr>
    </w:div>
    <w:div w:id="778988023">
      <w:bodyDiv w:val="1"/>
      <w:marLeft w:val="0"/>
      <w:marRight w:val="0"/>
      <w:marTop w:val="0"/>
      <w:marBottom w:val="0"/>
      <w:divBdr>
        <w:top w:val="none" w:sz="0" w:space="0" w:color="auto"/>
        <w:left w:val="none" w:sz="0" w:space="0" w:color="auto"/>
        <w:bottom w:val="none" w:sz="0" w:space="0" w:color="auto"/>
        <w:right w:val="none" w:sz="0" w:space="0" w:color="auto"/>
      </w:divBdr>
    </w:div>
    <w:div w:id="779226240">
      <w:bodyDiv w:val="1"/>
      <w:marLeft w:val="0"/>
      <w:marRight w:val="0"/>
      <w:marTop w:val="0"/>
      <w:marBottom w:val="0"/>
      <w:divBdr>
        <w:top w:val="none" w:sz="0" w:space="0" w:color="auto"/>
        <w:left w:val="none" w:sz="0" w:space="0" w:color="auto"/>
        <w:bottom w:val="none" w:sz="0" w:space="0" w:color="auto"/>
        <w:right w:val="none" w:sz="0" w:space="0" w:color="auto"/>
      </w:divBdr>
    </w:div>
    <w:div w:id="779573795">
      <w:bodyDiv w:val="1"/>
      <w:marLeft w:val="0"/>
      <w:marRight w:val="0"/>
      <w:marTop w:val="0"/>
      <w:marBottom w:val="0"/>
      <w:divBdr>
        <w:top w:val="none" w:sz="0" w:space="0" w:color="auto"/>
        <w:left w:val="none" w:sz="0" w:space="0" w:color="auto"/>
        <w:bottom w:val="none" w:sz="0" w:space="0" w:color="auto"/>
        <w:right w:val="none" w:sz="0" w:space="0" w:color="auto"/>
      </w:divBdr>
    </w:div>
    <w:div w:id="779958595">
      <w:bodyDiv w:val="1"/>
      <w:marLeft w:val="0"/>
      <w:marRight w:val="0"/>
      <w:marTop w:val="0"/>
      <w:marBottom w:val="0"/>
      <w:divBdr>
        <w:top w:val="none" w:sz="0" w:space="0" w:color="auto"/>
        <w:left w:val="none" w:sz="0" w:space="0" w:color="auto"/>
        <w:bottom w:val="none" w:sz="0" w:space="0" w:color="auto"/>
        <w:right w:val="none" w:sz="0" w:space="0" w:color="auto"/>
      </w:divBdr>
    </w:div>
    <w:div w:id="780493480">
      <w:bodyDiv w:val="1"/>
      <w:marLeft w:val="0"/>
      <w:marRight w:val="0"/>
      <w:marTop w:val="0"/>
      <w:marBottom w:val="0"/>
      <w:divBdr>
        <w:top w:val="none" w:sz="0" w:space="0" w:color="auto"/>
        <w:left w:val="none" w:sz="0" w:space="0" w:color="auto"/>
        <w:bottom w:val="none" w:sz="0" w:space="0" w:color="auto"/>
        <w:right w:val="none" w:sz="0" w:space="0" w:color="auto"/>
      </w:divBdr>
    </w:div>
    <w:div w:id="780950848">
      <w:bodyDiv w:val="1"/>
      <w:marLeft w:val="0"/>
      <w:marRight w:val="0"/>
      <w:marTop w:val="0"/>
      <w:marBottom w:val="0"/>
      <w:divBdr>
        <w:top w:val="none" w:sz="0" w:space="0" w:color="auto"/>
        <w:left w:val="none" w:sz="0" w:space="0" w:color="auto"/>
        <w:bottom w:val="none" w:sz="0" w:space="0" w:color="auto"/>
        <w:right w:val="none" w:sz="0" w:space="0" w:color="auto"/>
      </w:divBdr>
    </w:div>
    <w:div w:id="782073679">
      <w:bodyDiv w:val="1"/>
      <w:marLeft w:val="0"/>
      <w:marRight w:val="0"/>
      <w:marTop w:val="0"/>
      <w:marBottom w:val="0"/>
      <w:divBdr>
        <w:top w:val="none" w:sz="0" w:space="0" w:color="auto"/>
        <w:left w:val="none" w:sz="0" w:space="0" w:color="auto"/>
        <w:bottom w:val="none" w:sz="0" w:space="0" w:color="auto"/>
        <w:right w:val="none" w:sz="0" w:space="0" w:color="auto"/>
      </w:divBdr>
    </w:div>
    <w:div w:id="782114486">
      <w:bodyDiv w:val="1"/>
      <w:marLeft w:val="0"/>
      <w:marRight w:val="0"/>
      <w:marTop w:val="0"/>
      <w:marBottom w:val="0"/>
      <w:divBdr>
        <w:top w:val="none" w:sz="0" w:space="0" w:color="auto"/>
        <w:left w:val="none" w:sz="0" w:space="0" w:color="auto"/>
        <w:bottom w:val="none" w:sz="0" w:space="0" w:color="auto"/>
        <w:right w:val="none" w:sz="0" w:space="0" w:color="auto"/>
      </w:divBdr>
    </w:div>
    <w:div w:id="782269498">
      <w:bodyDiv w:val="1"/>
      <w:marLeft w:val="0"/>
      <w:marRight w:val="0"/>
      <w:marTop w:val="0"/>
      <w:marBottom w:val="0"/>
      <w:divBdr>
        <w:top w:val="none" w:sz="0" w:space="0" w:color="auto"/>
        <w:left w:val="none" w:sz="0" w:space="0" w:color="auto"/>
        <w:bottom w:val="none" w:sz="0" w:space="0" w:color="auto"/>
        <w:right w:val="none" w:sz="0" w:space="0" w:color="auto"/>
      </w:divBdr>
    </w:div>
    <w:div w:id="782649336">
      <w:bodyDiv w:val="1"/>
      <w:marLeft w:val="0"/>
      <w:marRight w:val="0"/>
      <w:marTop w:val="0"/>
      <w:marBottom w:val="0"/>
      <w:divBdr>
        <w:top w:val="none" w:sz="0" w:space="0" w:color="auto"/>
        <w:left w:val="none" w:sz="0" w:space="0" w:color="auto"/>
        <w:bottom w:val="none" w:sz="0" w:space="0" w:color="auto"/>
        <w:right w:val="none" w:sz="0" w:space="0" w:color="auto"/>
      </w:divBdr>
    </w:div>
    <w:div w:id="782724406">
      <w:bodyDiv w:val="1"/>
      <w:marLeft w:val="0"/>
      <w:marRight w:val="0"/>
      <w:marTop w:val="0"/>
      <w:marBottom w:val="0"/>
      <w:divBdr>
        <w:top w:val="none" w:sz="0" w:space="0" w:color="auto"/>
        <w:left w:val="none" w:sz="0" w:space="0" w:color="auto"/>
        <w:bottom w:val="none" w:sz="0" w:space="0" w:color="auto"/>
        <w:right w:val="none" w:sz="0" w:space="0" w:color="auto"/>
      </w:divBdr>
    </w:div>
    <w:div w:id="783039661">
      <w:bodyDiv w:val="1"/>
      <w:marLeft w:val="0"/>
      <w:marRight w:val="0"/>
      <w:marTop w:val="0"/>
      <w:marBottom w:val="0"/>
      <w:divBdr>
        <w:top w:val="none" w:sz="0" w:space="0" w:color="auto"/>
        <w:left w:val="none" w:sz="0" w:space="0" w:color="auto"/>
        <w:bottom w:val="none" w:sz="0" w:space="0" w:color="auto"/>
        <w:right w:val="none" w:sz="0" w:space="0" w:color="auto"/>
      </w:divBdr>
    </w:div>
    <w:div w:id="783235935">
      <w:bodyDiv w:val="1"/>
      <w:marLeft w:val="0"/>
      <w:marRight w:val="0"/>
      <w:marTop w:val="0"/>
      <w:marBottom w:val="0"/>
      <w:divBdr>
        <w:top w:val="none" w:sz="0" w:space="0" w:color="auto"/>
        <w:left w:val="none" w:sz="0" w:space="0" w:color="auto"/>
        <w:bottom w:val="none" w:sz="0" w:space="0" w:color="auto"/>
        <w:right w:val="none" w:sz="0" w:space="0" w:color="auto"/>
      </w:divBdr>
    </w:div>
    <w:div w:id="783305379">
      <w:bodyDiv w:val="1"/>
      <w:marLeft w:val="0"/>
      <w:marRight w:val="0"/>
      <w:marTop w:val="0"/>
      <w:marBottom w:val="0"/>
      <w:divBdr>
        <w:top w:val="none" w:sz="0" w:space="0" w:color="auto"/>
        <w:left w:val="none" w:sz="0" w:space="0" w:color="auto"/>
        <w:bottom w:val="none" w:sz="0" w:space="0" w:color="auto"/>
        <w:right w:val="none" w:sz="0" w:space="0" w:color="auto"/>
      </w:divBdr>
    </w:div>
    <w:div w:id="783378627">
      <w:bodyDiv w:val="1"/>
      <w:marLeft w:val="0"/>
      <w:marRight w:val="0"/>
      <w:marTop w:val="0"/>
      <w:marBottom w:val="0"/>
      <w:divBdr>
        <w:top w:val="none" w:sz="0" w:space="0" w:color="auto"/>
        <w:left w:val="none" w:sz="0" w:space="0" w:color="auto"/>
        <w:bottom w:val="none" w:sz="0" w:space="0" w:color="auto"/>
        <w:right w:val="none" w:sz="0" w:space="0" w:color="auto"/>
      </w:divBdr>
    </w:div>
    <w:div w:id="783766850">
      <w:bodyDiv w:val="1"/>
      <w:marLeft w:val="0"/>
      <w:marRight w:val="0"/>
      <w:marTop w:val="0"/>
      <w:marBottom w:val="0"/>
      <w:divBdr>
        <w:top w:val="none" w:sz="0" w:space="0" w:color="auto"/>
        <w:left w:val="none" w:sz="0" w:space="0" w:color="auto"/>
        <w:bottom w:val="none" w:sz="0" w:space="0" w:color="auto"/>
        <w:right w:val="none" w:sz="0" w:space="0" w:color="auto"/>
      </w:divBdr>
    </w:div>
    <w:div w:id="785581538">
      <w:bodyDiv w:val="1"/>
      <w:marLeft w:val="0"/>
      <w:marRight w:val="0"/>
      <w:marTop w:val="0"/>
      <w:marBottom w:val="0"/>
      <w:divBdr>
        <w:top w:val="none" w:sz="0" w:space="0" w:color="auto"/>
        <w:left w:val="none" w:sz="0" w:space="0" w:color="auto"/>
        <w:bottom w:val="none" w:sz="0" w:space="0" w:color="auto"/>
        <w:right w:val="none" w:sz="0" w:space="0" w:color="auto"/>
      </w:divBdr>
    </w:div>
    <w:div w:id="785663103">
      <w:bodyDiv w:val="1"/>
      <w:marLeft w:val="0"/>
      <w:marRight w:val="0"/>
      <w:marTop w:val="0"/>
      <w:marBottom w:val="0"/>
      <w:divBdr>
        <w:top w:val="none" w:sz="0" w:space="0" w:color="auto"/>
        <w:left w:val="none" w:sz="0" w:space="0" w:color="auto"/>
        <w:bottom w:val="none" w:sz="0" w:space="0" w:color="auto"/>
        <w:right w:val="none" w:sz="0" w:space="0" w:color="auto"/>
      </w:divBdr>
    </w:div>
    <w:div w:id="785736912">
      <w:bodyDiv w:val="1"/>
      <w:marLeft w:val="0"/>
      <w:marRight w:val="0"/>
      <w:marTop w:val="0"/>
      <w:marBottom w:val="0"/>
      <w:divBdr>
        <w:top w:val="none" w:sz="0" w:space="0" w:color="auto"/>
        <w:left w:val="none" w:sz="0" w:space="0" w:color="auto"/>
        <w:bottom w:val="none" w:sz="0" w:space="0" w:color="auto"/>
        <w:right w:val="none" w:sz="0" w:space="0" w:color="auto"/>
      </w:divBdr>
    </w:div>
    <w:div w:id="785852739">
      <w:bodyDiv w:val="1"/>
      <w:marLeft w:val="0"/>
      <w:marRight w:val="0"/>
      <w:marTop w:val="0"/>
      <w:marBottom w:val="0"/>
      <w:divBdr>
        <w:top w:val="none" w:sz="0" w:space="0" w:color="auto"/>
        <w:left w:val="none" w:sz="0" w:space="0" w:color="auto"/>
        <w:bottom w:val="none" w:sz="0" w:space="0" w:color="auto"/>
        <w:right w:val="none" w:sz="0" w:space="0" w:color="auto"/>
      </w:divBdr>
    </w:div>
    <w:div w:id="785930029">
      <w:bodyDiv w:val="1"/>
      <w:marLeft w:val="0"/>
      <w:marRight w:val="0"/>
      <w:marTop w:val="0"/>
      <w:marBottom w:val="0"/>
      <w:divBdr>
        <w:top w:val="none" w:sz="0" w:space="0" w:color="auto"/>
        <w:left w:val="none" w:sz="0" w:space="0" w:color="auto"/>
        <w:bottom w:val="none" w:sz="0" w:space="0" w:color="auto"/>
        <w:right w:val="none" w:sz="0" w:space="0" w:color="auto"/>
      </w:divBdr>
    </w:div>
    <w:div w:id="786853532">
      <w:bodyDiv w:val="1"/>
      <w:marLeft w:val="0"/>
      <w:marRight w:val="0"/>
      <w:marTop w:val="0"/>
      <w:marBottom w:val="0"/>
      <w:divBdr>
        <w:top w:val="none" w:sz="0" w:space="0" w:color="auto"/>
        <w:left w:val="none" w:sz="0" w:space="0" w:color="auto"/>
        <w:bottom w:val="none" w:sz="0" w:space="0" w:color="auto"/>
        <w:right w:val="none" w:sz="0" w:space="0" w:color="auto"/>
      </w:divBdr>
    </w:div>
    <w:div w:id="787627508">
      <w:bodyDiv w:val="1"/>
      <w:marLeft w:val="0"/>
      <w:marRight w:val="0"/>
      <w:marTop w:val="0"/>
      <w:marBottom w:val="0"/>
      <w:divBdr>
        <w:top w:val="none" w:sz="0" w:space="0" w:color="auto"/>
        <w:left w:val="none" w:sz="0" w:space="0" w:color="auto"/>
        <w:bottom w:val="none" w:sz="0" w:space="0" w:color="auto"/>
        <w:right w:val="none" w:sz="0" w:space="0" w:color="auto"/>
      </w:divBdr>
    </w:div>
    <w:div w:id="789011421">
      <w:bodyDiv w:val="1"/>
      <w:marLeft w:val="0"/>
      <w:marRight w:val="0"/>
      <w:marTop w:val="0"/>
      <w:marBottom w:val="0"/>
      <w:divBdr>
        <w:top w:val="none" w:sz="0" w:space="0" w:color="auto"/>
        <w:left w:val="none" w:sz="0" w:space="0" w:color="auto"/>
        <w:bottom w:val="none" w:sz="0" w:space="0" w:color="auto"/>
        <w:right w:val="none" w:sz="0" w:space="0" w:color="auto"/>
      </w:divBdr>
    </w:div>
    <w:div w:id="789515971">
      <w:bodyDiv w:val="1"/>
      <w:marLeft w:val="0"/>
      <w:marRight w:val="0"/>
      <w:marTop w:val="0"/>
      <w:marBottom w:val="0"/>
      <w:divBdr>
        <w:top w:val="none" w:sz="0" w:space="0" w:color="auto"/>
        <w:left w:val="none" w:sz="0" w:space="0" w:color="auto"/>
        <w:bottom w:val="none" w:sz="0" w:space="0" w:color="auto"/>
        <w:right w:val="none" w:sz="0" w:space="0" w:color="auto"/>
      </w:divBdr>
    </w:div>
    <w:div w:id="789670182">
      <w:bodyDiv w:val="1"/>
      <w:marLeft w:val="0"/>
      <w:marRight w:val="0"/>
      <w:marTop w:val="0"/>
      <w:marBottom w:val="0"/>
      <w:divBdr>
        <w:top w:val="none" w:sz="0" w:space="0" w:color="auto"/>
        <w:left w:val="none" w:sz="0" w:space="0" w:color="auto"/>
        <w:bottom w:val="none" w:sz="0" w:space="0" w:color="auto"/>
        <w:right w:val="none" w:sz="0" w:space="0" w:color="auto"/>
      </w:divBdr>
    </w:div>
    <w:div w:id="790056963">
      <w:bodyDiv w:val="1"/>
      <w:marLeft w:val="0"/>
      <w:marRight w:val="0"/>
      <w:marTop w:val="0"/>
      <w:marBottom w:val="0"/>
      <w:divBdr>
        <w:top w:val="none" w:sz="0" w:space="0" w:color="auto"/>
        <w:left w:val="none" w:sz="0" w:space="0" w:color="auto"/>
        <w:bottom w:val="none" w:sz="0" w:space="0" w:color="auto"/>
        <w:right w:val="none" w:sz="0" w:space="0" w:color="auto"/>
      </w:divBdr>
    </w:div>
    <w:div w:id="790367292">
      <w:bodyDiv w:val="1"/>
      <w:marLeft w:val="0"/>
      <w:marRight w:val="0"/>
      <w:marTop w:val="0"/>
      <w:marBottom w:val="0"/>
      <w:divBdr>
        <w:top w:val="none" w:sz="0" w:space="0" w:color="auto"/>
        <w:left w:val="none" w:sz="0" w:space="0" w:color="auto"/>
        <w:bottom w:val="none" w:sz="0" w:space="0" w:color="auto"/>
        <w:right w:val="none" w:sz="0" w:space="0" w:color="auto"/>
      </w:divBdr>
    </w:div>
    <w:div w:id="790629320">
      <w:bodyDiv w:val="1"/>
      <w:marLeft w:val="0"/>
      <w:marRight w:val="0"/>
      <w:marTop w:val="0"/>
      <w:marBottom w:val="0"/>
      <w:divBdr>
        <w:top w:val="none" w:sz="0" w:space="0" w:color="auto"/>
        <w:left w:val="none" w:sz="0" w:space="0" w:color="auto"/>
        <w:bottom w:val="none" w:sz="0" w:space="0" w:color="auto"/>
        <w:right w:val="none" w:sz="0" w:space="0" w:color="auto"/>
      </w:divBdr>
    </w:div>
    <w:div w:id="791217144">
      <w:bodyDiv w:val="1"/>
      <w:marLeft w:val="0"/>
      <w:marRight w:val="0"/>
      <w:marTop w:val="0"/>
      <w:marBottom w:val="0"/>
      <w:divBdr>
        <w:top w:val="none" w:sz="0" w:space="0" w:color="auto"/>
        <w:left w:val="none" w:sz="0" w:space="0" w:color="auto"/>
        <w:bottom w:val="none" w:sz="0" w:space="0" w:color="auto"/>
        <w:right w:val="none" w:sz="0" w:space="0" w:color="auto"/>
      </w:divBdr>
    </w:div>
    <w:div w:id="791678558">
      <w:bodyDiv w:val="1"/>
      <w:marLeft w:val="0"/>
      <w:marRight w:val="0"/>
      <w:marTop w:val="0"/>
      <w:marBottom w:val="0"/>
      <w:divBdr>
        <w:top w:val="none" w:sz="0" w:space="0" w:color="auto"/>
        <w:left w:val="none" w:sz="0" w:space="0" w:color="auto"/>
        <w:bottom w:val="none" w:sz="0" w:space="0" w:color="auto"/>
        <w:right w:val="none" w:sz="0" w:space="0" w:color="auto"/>
      </w:divBdr>
    </w:div>
    <w:div w:id="792362307">
      <w:bodyDiv w:val="1"/>
      <w:marLeft w:val="0"/>
      <w:marRight w:val="0"/>
      <w:marTop w:val="0"/>
      <w:marBottom w:val="0"/>
      <w:divBdr>
        <w:top w:val="none" w:sz="0" w:space="0" w:color="auto"/>
        <w:left w:val="none" w:sz="0" w:space="0" w:color="auto"/>
        <w:bottom w:val="none" w:sz="0" w:space="0" w:color="auto"/>
        <w:right w:val="none" w:sz="0" w:space="0" w:color="auto"/>
      </w:divBdr>
    </w:div>
    <w:div w:id="792753944">
      <w:bodyDiv w:val="1"/>
      <w:marLeft w:val="0"/>
      <w:marRight w:val="0"/>
      <w:marTop w:val="0"/>
      <w:marBottom w:val="0"/>
      <w:divBdr>
        <w:top w:val="none" w:sz="0" w:space="0" w:color="auto"/>
        <w:left w:val="none" w:sz="0" w:space="0" w:color="auto"/>
        <w:bottom w:val="none" w:sz="0" w:space="0" w:color="auto"/>
        <w:right w:val="none" w:sz="0" w:space="0" w:color="auto"/>
      </w:divBdr>
    </w:div>
    <w:div w:id="792869666">
      <w:bodyDiv w:val="1"/>
      <w:marLeft w:val="0"/>
      <w:marRight w:val="0"/>
      <w:marTop w:val="0"/>
      <w:marBottom w:val="0"/>
      <w:divBdr>
        <w:top w:val="none" w:sz="0" w:space="0" w:color="auto"/>
        <w:left w:val="none" w:sz="0" w:space="0" w:color="auto"/>
        <w:bottom w:val="none" w:sz="0" w:space="0" w:color="auto"/>
        <w:right w:val="none" w:sz="0" w:space="0" w:color="auto"/>
      </w:divBdr>
    </w:div>
    <w:div w:id="793136634">
      <w:bodyDiv w:val="1"/>
      <w:marLeft w:val="0"/>
      <w:marRight w:val="0"/>
      <w:marTop w:val="0"/>
      <w:marBottom w:val="0"/>
      <w:divBdr>
        <w:top w:val="none" w:sz="0" w:space="0" w:color="auto"/>
        <w:left w:val="none" w:sz="0" w:space="0" w:color="auto"/>
        <w:bottom w:val="none" w:sz="0" w:space="0" w:color="auto"/>
        <w:right w:val="none" w:sz="0" w:space="0" w:color="auto"/>
      </w:divBdr>
    </w:div>
    <w:div w:id="793786849">
      <w:bodyDiv w:val="1"/>
      <w:marLeft w:val="0"/>
      <w:marRight w:val="0"/>
      <w:marTop w:val="0"/>
      <w:marBottom w:val="0"/>
      <w:divBdr>
        <w:top w:val="none" w:sz="0" w:space="0" w:color="auto"/>
        <w:left w:val="none" w:sz="0" w:space="0" w:color="auto"/>
        <w:bottom w:val="none" w:sz="0" w:space="0" w:color="auto"/>
        <w:right w:val="none" w:sz="0" w:space="0" w:color="auto"/>
      </w:divBdr>
    </w:div>
    <w:div w:id="794064496">
      <w:bodyDiv w:val="1"/>
      <w:marLeft w:val="0"/>
      <w:marRight w:val="0"/>
      <w:marTop w:val="0"/>
      <w:marBottom w:val="0"/>
      <w:divBdr>
        <w:top w:val="none" w:sz="0" w:space="0" w:color="auto"/>
        <w:left w:val="none" w:sz="0" w:space="0" w:color="auto"/>
        <w:bottom w:val="none" w:sz="0" w:space="0" w:color="auto"/>
        <w:right w:val="none" w:sz="0" w:space="0" w:color="auto"/>
      </w:divBdr>
    </w:div>
    <w:div w:id="794561894">
      <w:bodyDiv w:val="1"/>
      <w:marLeft w:val="0"/>
      <w:marRight w:val="0"/>
      <w:marTop w:val="0"/>
      <w:marBottom w:val="0"/>
      <w:divBdr>
        <w:top w:val="none" w:sz="0" w:space="0" w:color="auto"/>
        <w:left w:val="none" w:sz="0" w:space="0" w:color="auto"/>
        <w:bottom w:val="none" w:sz="0" w:space="0" w:color="auto"/>
        <w:right w:val="none" w:sz="0" w:space="0" w:color="auto"/>
      </w:divBdr>
    </w:div>
    <w:div w:id="794567829">
      <w:bodyDiv w:val="1"/>
      <w:marLeft w:val="0"/>
      <w:marRight w:val="0"/>
      <w:marTop w:val="0"/>
      <w:marBottom w:val="0"/>
      <w:divBdr>
        <w:top w:val="none" w:sz="0" w:space="0" w:color="auto"/>
        <w:left w:val="none" w:sz="0" w:space="0" w:color="auto"/>
        <w:bottom w:val="none" w:sz="0" w:space="0" w:color="auto"/>
        <w:right w:val="none" w:sz="0" w:space="0" w:color="auto"/>
      </w:divBdr>
    </w:div>
    <w:div w:id="795031185">
      <w:bodyDiv w:val="1"/>
      <w:marLeft w:val="0"/>
      <w:marRight w:val="0"/>
      <w:marTop w:val="0"/>
      <w:marBottom w:val="0"/>
      <w:divBdr>
        <w:top w:val="none" w:sz="0" w:space="0" w:color="auto"/>
        <w:left w:val="none" w:sz="0" w:space="0" w:color="auto"/>
        <w:bottom w:val="none" w:sz="0" w:space="0" w:color="auto"/>
        <w:right w:val="none" w:sz="0" w:space="0" w:color="auto"/>
      </w:divBdr>
    </w:div>
    <w:div w:id="795216314">
      <w:bodyDiv w:val="1"/>
      <w:marLeft w:val="0"/>
      <w:marRight w:val="0"/>
      <w:marTop w:val="0"/>
      <w:marBottom w:val="0"/>
      <w:divBdr>
        <w:top w:val="none" w:sz="0" w:space="0" w:color="auto"/>
        <w:left w:val="none" w:sz="0" w:space="0" w:color="auto"/>
        <w:bottom w:val="none" w:sz="0" w:space="0" w:color="auto"/>
        <w:right w:val="none" w:sz="0" w:space="0" w:color="auto"/>
      </w:divBdr>
    </w:div>
    <w:div w:id="796412433">
      <w:bodyDiv w:val="1"/>
      <w:marLeft w:val="0"/>
      <w:marRight w:val="0"/>
      <w:marTop w:val="0"/>
      <w:marBottom w:val="0"/>
      <w:divBdr>
        <w:top w:val="none" w:sz="0" w:space="0" w:color="auto"/>
        <w:left w:val="none" w:sz="0" w:space="0" w:color="auto"/>
        <w:bottom w:val="none" w:sz="0" w:space="0" w:color="auto"/>
        <w:right w:val="none" w:sz="0" w:space="0" w:color="auto"/>
      </w:divBdr>
    </w:div>
    <w:div w:id="796799006">
      <w:bodyDiv w:val="1"/>
      <w:marLeft w:val="0"/>
      <w:marRight w:val="0"/>
      <w:marTop w:val="0"/>
      <w:marBottom w:val="0"/>
      <w:divBdr>
        <w:top w:val="none" w:sz="0" w:space="0" w:color="auto"/>
        <w:left w:val="none" w:sz="0" w:space="0" w:color="auto"/>
        <w:bottom w:val="none" w:sz="0" w:space="0" w:color="auto"/>
        <w:right w:val="none" w:sz="0" w:space="0" w:color="auto"/>
      </w:divBdr>
    </w:div>
    <w:div w:id="797265529">
      <w:bodyDiv w:val="1"/>
      <w:marLeft w:val="0"/>
      <w:marRight w:val="0"/>
      <w:marTop w:val="0"/>
      <w:marBottom w:val="0"/>
      <w:divBdr>
        <w:top w:val="none" w:sz="0" w:space="0" w:color="auto"/>
        <w:left w:val="none" w:sz="0" w:space="0" w:color="auto"/>
        <w:bottom w:val="none" w:sz="0" w:space="0" w:color="auto"/>
        <w:right w:val="none" w:sz="0" w:space="0" w:color="auto"/>
      </w:divBdr>
    </w:div>
    <w:div w:id="797533893">
      <w:bodyDiv w:val="1"/>
      <w:marLeft w:val="0"/>
      <w:marRight w:val="0"/>
      <w:marTop w:val="0"/>
      <w:marBottom w:val="0"/>
      <w:divBdr>
        <w:top w:val="none" w:sz="0" w:space="0" w:color="auto"/>
        <w:left w:val="none" w:sz="0" w:space="0" w:color="auto"/>
        <w:bottom w:val="none" w:sz="0" w:space="0" w:color="auto"/>
        <w:right w:val="none" w:sz="0" w:space="0" w:color="auto"/>
      </w:divBdr>
    </w:div>
    <w:div w:id="798959018">
      <w:bodyDiv w:val="1"/>
      <w:marLeft w:val="0"/>
      <w:marRight w:val="0"/>
      <w:marTop w:val="0"/>
      <w:marBottom w:val="0"/>
      <w:divBdr>
        <w:top w:val="none" w:sz="0" w:space="0" w:color="auto"/>
        <w:left w:val="none" w:sz="0" w:space="0" w:color="auto"/>
        <w:bottom w:val="none" w:sz="0" w:space="0" w:color="auto"/>
        <w:right w:val="none" w:sz="0" w:space="0" w:color="auto"/>
      </w:divBdr>
    </w:div>
    <w:div w:id="799571414">
      <w:bodyDiv w:val="1"/>
      <w:marLeft w:val="0"/>
      <w:marRight w:val="0"/>
      <w:marTop w:val="0"/>
      <w:marBottom w:val="0"/>
      <w:divBdr>
        <w:top w:val="none" w:sz="0" w:space="0" w:color="auto"/>
        <w:left w:val="none" w:sz="0" w:space="0" w:color="auto"/>
        <w:bottom w:val="none" w:sz="0" w:space="0" w:color="auto"/>
        <w:right w:val="none" w:sz="0" w:space="0" w:color="auto"/>
      </w:divBdr>
    </w:div>
    <w:div w:id="799686152">
      <w:bodyDiv w:val="1"/>
      <w:marLeft w:val="0"/>
      <w:marRight w:val="0"/>
      <w:marTop w:val="0"/>
      <w:marBottom w:val="0"/>
      <w:divBdr>
        <w:top w:val="none" w:sz="0" w:space="0" w:color="auto"/>
        <w:left w:val="none" w:sz="0" w:space="0" w:color="auto"/>
        <w:bottom w:val="none" w:sz="0" w:space="0" w:color="auto"/>
        <w:right w:val="none" w:sz="0" w:space="0" w:color="auto"/>
      </w:divBdr>
    </w:div>
    <w:div w:id="800153081">
      <w:bodyDiv w:val="1"/>
      <w:marLeft w:val="0"/>
      <w:marRight w:val="0"/>
      <w:marTop w:val="0"/>
      <w:marBottom w:val="0"/>
      <w:divBdr>
        <w:top w:val="none" w:sz="0" w:space="0" w:color="auto"/>
        <w:left w:val="none" w:sz="0" w:space="0" w:color="auto"/>
        <w:bottom w:val="none" w:sz="0" w:space="0" w:color="auto"/>
        <w:right w:val="none" w:sz="0" w:space="0" w:color="auto"/>
      </w:divBdr>
    </w:div>
    <w:div w:id="800414921">
      <w:bodyDiv w:val="1"/>
      <w:marLeft w:val="0"/>
      <w:marRight w:val="0"/>
      <w:marTop w:val="0"/>
      <w:marBottom w:val="0"/>
      <w:divBdr>
        <w:top w:val="none" w:sz="0" w:space="0" w:color="auto"/>
        <w:left w:val="none" w:sz="0" w:space="0" w:color="auto"/>
        <w:bottom w:val="none" w:sz="0" w:space="0" w:color="auto"/>
        <w:right w:val="none" w:sz="0" w:space="0" w:color="auto"/>
      </w:divBdr>
    </w:div>
    <w:div w:id="801194459">
      <w:bodyDiv w:val="1"/>
      <w:marLeft w:val="0"/>
      <w:marRight w:val="0"/>
      <w:marTop w:val="0"/>
      <w:marBottom w:val="0"/>
      <w:divBdr>
        <w:top w:val="none" w:sz="0" w:space="0" w:color="auto"/>
        <w:left w:val="none" w:sz="0" w:space="0" w:color="auto"/>
        <w:bottom w:val="none" w:sz="0" w:space="0" w:color="auto"/>
        <w:right w:val="none" w:sz="0" w:space="0" w:color="auto"/>
      </w:divBdr>
    </w:div>
    <w:div w:id="801534575">
      <w:bodyDiv w:val="1"/>
      <w:marLeft w:val="0"/>
      <w:marRight w:val="0"/>
      <w:marTop w:val="0"/>
      <w:marBottom w:val="0"/>
      <w:divBdr>
        <w:top w:val="none" w:sz="0" w:space="0" w:color="auto"/>
        <w:left w:val="none" w:sz="0" w:space="0" w:color="auto"/>
        <w:bottom w:val="none" w:sz="0" w:space="0" w:color="auto"/>
        <w:right w:val="none" w:sz="0" w:space="0" w:color="auto"/>
      </w:divBdr>
    </w:div>
    <w:div w:id="802040084">
      <w:bodyDiv w:val="1"/>
      <w:marLeft w:val="0"/>
      <w:marRight w:val="0"/>
      <w:marTop w:val="0"/>
      <w:marBottom w:val="0"/>
      <w:divBdr>
        <w:top w:val="none" w:sz="0" w:space="0" w:color="auto"/>
        <w:left w:val="none" w:sz="0" w:space="0" w:color="auto"/>
        <w:bottom w:val="none" w:sz="0" w:space="0" w:color="auto"/>
        <w:right w:val="none" w:sz="0" w:space="0" w:color="auto"/>
      </w:divBdr>
    </w:div>
    <w:div w:id="802117409">
      <w:bodyDiv w:val="1"/>
      <w:marLeft w:val="0"/>
      <w:marRight w:val="0"/>
      <w:marTop w:val="0"/>
      <w:marBottom w:val="0"/>
      <w:divBdr>
        <w:top w:val="none" w:sz="0" w:space="0" w:color="auto"/>
        <w:left w:val="none" w:sz="0" w:space="0" w:color="auto"/>
        <w:bottom w:val="none" w:sz="0" w:space="0" w:color="auto"/>
        <w:right w:val="none" w:sz="0" w:space="0" w:color="auto"/>
      </w:divBdr>
    </w:div>
    <w:div w:id="802381703">
      <w:bodyDiv w:val="1"/>
      <w:marLeft w:val="0"/>
      <w:marRight w:val="0"/>
      <w:marTop w:val="0"/>
      <w:marBottom w:val="0"/>
      <w:divBdr>
        <w:top w:val="none" w:sz="0" w:space="0" w:color="auto"/>
        <w:left w:val="none" w:sz="0" w:space="0" w:color="auto"/>
        <w:bottom w:val="none" w:sz="0" w:space="0" w:color="auto"/>
        <w:right w:val="none" w:sz="0" w:space="0" w:color="auto"/>
      </w:divBdr>
    </w:div>
    <w:div w:id="802382324">
      <w:bodyDiv w:val="1"/>
      <w:marLeft w:val="0"/>
      <w:marRight w:val="0"/>
      <w:marTop w:val="0"/>
      <w:marBottom w:val="0"/>
      <w:divBdr>
        <w:top w:val="none" w:sz="0" w:space="0" w:color="auto"/>
        <w:left w:val="none" w:sz="0" w:space="0" w:color="auto"/>
        <w:bottom w:val="none" w:sz="0" w:space="0" w:color="auto"/>
        <w:right w:val="none" w:sz="0" w:space="0" w:color="auto"/>
      </w:divBdr>
    </w:div>
    <w:div w:id="803503329">
      <w:bodyDiv w:val="1"/>
      <w:marLeft w:val="0"/>
      <w:marRight w:val="0"/>
      <w:marTop w:val="0"/>
      <w:marBottom w:val="0"/>
      <w:divBdr>
        <w:top w:val="none" w:sz="0" w:space="0" w:color="auto"/>
        <w:left w:val="none" w:sz="0" w:space="0" w:color="auto"/>
        <w:bottom w:val="none" w:sz="0" w:space="0" w:color="auto"/>
        <w:right w:val="none" w:sz="0" w:space="0" w:color="auto"/>
      </w:divBdr>
    </w:div>
    <w:div w:id="804128145">
      <w:bodyDiv w:val="1"/>
      <w:marLeft w:val="0"/>
      <w:marRight w:val="0"/>
      <w:marTop w:val="0"/>
      <w:marBottom w:val="0"/>
      <w:divBdr>
        <w:top w:val="none" w:sz="0" w:space="0" w:color="auto"/>
        <w:left w:val="none" w:sz="0" w:space="0" w:color="auto"/>
        <w:bottom w:val="none" w:sz="0" w:space="0" w:color="auto"/>
        <w:right w:val="none" w:sz="0" w:space="0" w:color="auto"/>
      </w:divBdr>
    </w:div>
    <w:div w:id="804472635">
      <w:bodyDiv w:val="1"/>
      <w:marLeft w:val="0"/>
      <w:marRight w:val="0"/>
      <w:marTop w:val="0"/>
      <w:marBottom w:val="0"/>
      <w:divBdr>
        <w:top w:val="none" w:sz="0" w:space="0" w:color="auto"/>
        <w:left w:val="none" w:sz="0" w:space="0" w:color="auto"/>
        <w:bottom w:val="none" w:sz="0" w:space="0" w:color="auto"/>
        <w:right w:val="none" w:sz="0" w:space="0" w:color="auto"/>
      </w:divBdr>
    </w:div>
    <w:div w:id="805665946">
      <w:bodyDiv w:val="1"/>
      <w:marLeft w:val="0"/>
      <w:marRight w:val="0"/>
      <w:marTop w:val="0"/>
      <w:marBottom w:val="0"/>
      <w:divBdr>
        <w:top w:val="none" w:sz="0" w:space="0" w:color="auto"/>
        <w:left w:val="none" w:sz="0" w:space="0" w:color="auto"/>
        <w:bottom w:val="none" w:sz="0" w:space="0" w:color="auto"/>
        <w:right w:val="none" w:sz="0" w:space="0" w:color="auto"/>
      </w:divBdr>
    </w:div>
    <w:div w:id="805976851">
      <w:bodyDiv w:val="1"/>
      <w:marLeft w:val="0"/>
      <w:marRight w:val="0"/>
      <w:marTop w:val="0"/>
      <w:marBottom w:val="0"/>
      <w:divBdr>
        <w:top w:val="none" w:sz="0" w:space="0" w:color="auto"/>
        <w:left w:val="none" w:sz="0" w:space="0" w:color="auto"/>
        <w:bottom w:val="none" w:sz="0" w:space="0" w:color="auto"/>
        <w:right w:val="none" w:sz="0" w:space="0" w:color="auto"/>
      </w:divBdr>
    </w:div>
    <w:div w:id="807943536">
      <w:bodyDiv w:val="1"/>
      <w:marLeft w:val="0"/>
      <w:marRight w:val="0"/>
      <w:marTop w:val="0"/>
      <w:marBottom w:val="0"/>
      <w:divBdr>
        <w:top w:val="none" w:sz="0" w:space="0" w:color="auto"/>
        <w:left w:val="none" w:sz="0" w:space="0" w:color="auto"/>
        <w:bottom w:val="none" w:sz="0" w:space="0" w:color="auto"/>
        <w:right w:val="none" w:sz="0" w:space="0" w:color="auto"/>
      </w:divBdr>
    </w:div>
    <w:div w:id="808009473">
      <w:bodyDiv w:val="1"/>
      <w:marLeft w:val="0"/>
      <w:marRight w:val="0"/>
      <w:marTop w:val="0"/>
      <w:marBottom w:val="0"/>
      <w:divBdr>
        <w:top w:val="none" w:sz="0" w:space="0" w:color="auto"/>
        <w:left w:val="none" w:sz="0" w:space="0" w:color="auto"/>
        <w:bottom w:val="none" w:sz="0" w:space="0" w:color="auto"/>
        <w:right w:val="none" w:sz="0" w:space="0" w:color="auto"/>
      </w:divBdr>
    </w:div>
    <w:div w:id="809710792">
      <w:bodyDiv w:val="1"/>
      <w:marLeft w:val="0"/>
      <w:marRight w:val="0"/>
      <w:marTop w:val="0"/>
      <w:marBottom w:val="0"/>
      <w:divBdr>
        <w:top w:val="none" w:sz="0" w:space="0" w:color="auto"/>
        <w:left w:val="none" w:sz="0" w:space="0" w:color="auto"/>
        <w:bottom w:val="none" w:sz="0" w:space="0" w:color="auto"/>
        <w:right w:val="none" w:sz="0" w:space="0" w:color="auto"/>
      </w:divBdr>
    </w:div>
    <w:div w:id="810100260">
      <w:bodyDiv w:val="1"/>
      <w:marLeft w:val="0"/>
      <w:marRight w:val="0"/>
      <w:marTop w:val="0"/>
      <w:marBottom w:val="0"/>
      <w:divBdr>
        <w:top w:val="none" w:sz="0" w:space="0" w:color="auto"/>
        <w:left w:val="none" w:sz="0" w:space="0" w:color="auto"/>
        <w:bottom w:val="none" w:sz="0" w:space="0" w:color="auto"/>
        <w:right w:val="none" w:sz="0" w:space="0" w:color="auto"/>
      </w:divBdr>
    </w:div>
    <w:div w:id="810442031">
      <w:bodyDiv w:val="1"/>
      <w:marLeft w:val="0"/>
      <w:marRight w:val="0"/>
      <w:marTop w:val="0"/>
      <w:marBottom w:val="0"/>
      <w:divBdr>
        <w:top w:val="none" w:sz="0" w:space="0" w:color="auto"/>
        <w:left w:val="none" w:sz="0" w:space="0" w:color="auto"/>
        <w:bottom w:val="none" w:sz="0" w:space="0" w:color="auto"/>
        <w:right w:val="none" w:sz="0" w:space="0" w:color="auto"/>
      </w:divBdr>
    </w:div>
    <w:div w:id="810900330">
      <w:bodyDiv w:val="1"/>
      <w:marLeft w:val="0"/>
      <w:marRight w:val="0"/>
      <w:marTop w:val="0"/>
      <w:marBottom w:val="0"/>
      <w:divBdr>
        <w:top w:val="none" w:sz="0" w:space="0" w:color="auto"/>
        <w:left w:val="none" w:sz="0" w:space="0" w:color="auto"/>
        <w:bottom w:val="none" w:sz="0" w:space="0" w:color="auto"/>
        <w:right w:val="none" w:sz="0" w:space="0" w:color="auto"/>
      </w:divBdr>
    </w:div>
    <w:div w:id="811023520">
      <w:bodyDiv w:val="1"/>
      <w:marLeft w:val="0"/>
      <w:marRight w:val="0"/>
      <w:marTop w:val="0"/>
      <w:marBottom w:val="0"/>
      <w:divBdr>
        <w:top w:val="none" w:sz="0" w:space="0" w:color="auto"/>
        <w:left w:val="none" w:sz="0" w:space="0" w:color="auto"/>
        <w:bottom w:val="none" w:sz="0" w:space="0" w:color="auto"/>
        <w:right w:val="none" w:sz="0" w:space="0" w:color="auto"/>
      </w:divBdr>
    </w:div>
    <w:div w:id="811364962">
      <w:bodyDiv w:val="1"/>
      <w:marLeft w:val="0"/>
      <w:marRight w:val="0"/>
      <w:marTop w:val="0"/>
      <w:marBottom w:val="0"/>
      <w:divBdr>
        <w:top w:val="none" w:sz="0" w:space="0" w:color="auto"/>
        <w:left w:val="none" w:sz="0" w:space="0" w:color="auto"/>
        <w:bottom w:val="none" w:sz="0" w:space="0" w:color="auto"/>
        <w:right w:val="none" w:sz="0" w:space="0" w:color="auto"/>
      </w:divBdr>
    </w:div>
    <w:div w:id="811407249">
      <w:bodyDiv w:val="1"/>
      <w:marLeft w:val="0"/>
      <w:marRight w:val="0"/>
      <w:marTop w:val="0"/>
      <w:marBottom w:val="0"/>
      <w:divBdr>
        <w:top w:val="none" w:sz="0" w:space="0" w:color="auto"/>
        <w:left w:val="none" w:sz="0" w:space="0" w:color="auto"/>
        <w:bottom w:val="none" w:sz="0" w:space="0" w:color="auto"/>
        <w:right w:val="none" w:sz="0" w:space="0" w:color="auto"/>
      </w:divBdr>
    </w:div>
    <w:div w:id="811554822">
      <w:bodyDiv w:val="1"/>
      <w:marLeft w:val="0"/>
      <w:marRight w:val="0"/>
      <w:marTop w:val="0"/>
      <w:marBottom w:val="0"/>
      <w:divBdr>
        <w:top w:val="none" w:sz="0" w:space="0" w:color="auto"/>
        <w:left w:val="none" w:sz="0" w:space="0" w:color="auto"/>
        <w:bottom w:val="none" w:sz="0" w:space="0" w:color="auto"/>
        <w:right w:val="none" w:sz="0" w:space="0" w:color="auto"/>
      </w:divBdr>
    </w:div>
    <w:div w:id="812259464">
      <w:bodyDiv w:val="1"/>
      <w:marLeft w:val="0"/>
      <w:marRight w:val="0"/>
      <w:marTop w:val="0"/>
      <w:marBottom w:val="0"/>
      <w:divBdr>
        <w:top w:val="none" w:sz="0" w:space="0" w:color="auto"/>
        <w:left w:val="none" w:sz="0" w:space="0" w:color="auto"/>
        <w:bottom w:val="none" w:sz="0" w:space="0" w:color="auto"/>
        <w:right w:val="none" w:sz="0" w:space="0" w:color="auto"/>
      </w:divBdr>
    </w:div>
    <w:div w:id="812988749">
      <w:bodyDiv w:val="1"/>
      <w:marLeft w:val="0"/>
      <w:marRight w:val="0"/>
      <w:marTop w:val="0"/>
      <w:marBottom w:val="0"/>
      <w:divBdr>
        <w:top w:val="none" w:sz="0" w:space="0" w:color="auto"/>
        <w:left w:val="none" w:sz="0" w:space="0" w:color="auto"/>
        <w:bottom w:val="none" w:sz="0" w:space="0" w:color="auto"/>
        <w:right w:val="none" w:sz="0" w:space="0" w:color="auto"/>
      </w:divBdr>
    </w:div>
    <w:div w:id="813181893">
      <w:bodyDiv w:val="1"/>
      <w:marLeft w:val="0"/>
      <w:marRight w:val="0"/>
      <w:marTop w:val="0"/>
      <w:marBottom w:val="0"/>
      <w:divBdr>
        <w:top w:val="none" w:sz="0" w:space="0" w:color="auto"/>
        <w:left w:val="none" w:sz="0" w:space="0" w:color="auto"/>
        <w:bottom w:val="none" w:sz="0" w:space="0" w:color="auto"/>
        <w:right w:val="none" w:sz="0" w:space="0" w:color="auto"/>
      </w:divBdr>
    </w:div>
    <w:div w:id="813721590">
      <w:bodyDiv w:val="1"/>
      <w:marLeft w:val="0"/>
      <w:marRight w:val="0"/>
      <w:marTop w:val="0"/>
      <w:marBottom w:val="0"/>
      <w:divBdr>
        <w:top w:val="none" w:sz="0" w:space="0" w:color="auto"/>
        <w:left w:val="none" w:sz="0" w:space="0" w:color="auto"/>
        <w:bottom w:val="none" w:sz="0" w:space="0" w:color="auto"/>
        <w:right w:val="none" w:sz="0" w:space="0" w:color="auto"/>
      </w:divBdr>
    </w:div>
    <w:div w:id="813833226">
      <w:bodyDiv w:val="1"/>
      <w:marLeft w:val="0"/>
      <w:marRight w:val="0"/>
      <w:marTop w:val="0"/>
      <w:marBottom w:val="0"/>
      <w:divBdr>
        <w:top w:val="none" w:sz="0" w:space="0" w:color="auto"/>
        <w:left w:val="none" w:sz="0" w:space="0" w:color="auto"/>
        <w:bottom w:val="none" w:sz="0" w:space="0" w:color="auto"/>
        <w:right w:val="none" w:sz="0" w:space="0" w:color="auto"/>
      </w:divBdr>
    </w:div>
    <w:div w:id="814026280">
      <w:bodyDiv w:val="1"/>
      <w:marLeft w:val="0"/>
      <w:marRight w:val="0"/>
      <w:marTop w:val="0"/>
      <w:marBottom w:val="0"/>
      <w:divBdr>
        <w:top w:val="none" w:sz="0" w:space="0" w:color="auto"/>
        <w:left w:val="none" w:sz="0" w:space="0" w:color="auto"/>
        <w:bottom w:val="none" w:sz="0" w:space="0" w:color="auto"/>
        <w:right w:val="none" w:sz="0" w:space="0" w:color="auto"/>
      </w:divBdr>
    </w:div>
    <w:div w:id="815030270">
      <w:bodyDiv w:val="1"/>
      <w:marLeft w:val="0"/>
      <w:marRight w:val="0"/>
      <w:marTop w:val="0"/>
      <w:marBottom w:val="0"/>
      <w:divBdr>
        <w:top w:val="none" w:sz="0" w:space="0" w:color="auto"/>
        <w:left w:val="none" w:sz="0" w:space="0" w:color="auto"/>
        <w:bottom w:val="none" w:sz="0" w:space="0" w:color="auto"/>
        <w:right w:val="none" w:sz="0" w:space="0" w:color="auto"/>
      </w:divBdr>
    </w:div>
    <w:div w:id="815076274">
      <w:bodyDiv w:val="1"/>
      <w:marLeft w:val="0"/>
      <w:marRight w:val="0"/>
      <w:marTop w:val="0"/>
      <w:marBottom w:val="0"/>
      <w:divBdr>
        <w:top w:val="none" w:sz="0" w:space="0" w:color="auto"/>
        <w:left w:val="none" w:sz="0" w:space="0" w:color="auto"/>
        <w:bottom w:val="none" w:sz="0" w:space="0" w:color="auto"/>
        <w:right w:val="none" w:sz="0" w:space="0" w:color="auto"/>
      </w:divBdr>
    </w:div>
    <w:div w:id="815143374">
      <w:bodyDiv w:val="1"/>
      <w:marLeft w:val="0"/>
      <w:marRight w:val="0"/>
      <w:marTop w:val="0"/>
      <w:marBottom w:val="0"/>
      <w:divBdr>
        <w:top w:val="none" w:sz="0" w:space="0" w:color="auto"/>
        <w:left w:val="none" w:sz="0" w:space="0" w:color="auto"/>
        <w:bottom w:val="none" w:sz="0" w:space="0" w:color="auto"/>
        <w:right w:val="none" w:sz="0" w:space="0" w:color="auto"/>
      </w:divBdr>
    </w:div>
    <w:div w:id="815533317">
      <w:bodyDiv w:val="1"/>
      <w:marLeft w:val="0"/>
      <w:marRight w:val="0"/>
      <w:marTop w:val="0"/>
      <w:marBottom w:val="0"/>
      <w:divBdr>
        <w:top w:val="none" w:sz="0" w:space="0" w:color="auto"/>
        <w:left w:val="none" w:sz="0" w:space="0" w:color="auto"/>
        <w:bottom w:val="none" w:sz="0" w:space="0" w:color="auto"/>
        <w:right w:val="none" w:sz="0" w:space="0" w:color="auto"/>
      </w:divBdr>
    </w:div>
    <w:div w:id="815684947">
      <w:bodyDiv w:val="1"/>
      <w:marLeft w:val="0"/>
      <w:marRight w:val="0"/>
      <w:marTop w:val="0"/>
      <w:marBottom w:val="0"/>
      <w:divBdr>
        <w:top w:val="none" w:sz="0" w:space="0" w:color="auto"/>
        <w:left w:val="none" w:sz="0" w:space="0" w:color="auto"/>
        <w:bottom w:val="none" w:sz="0" w:space="0" w:color="auto"/>
        <w:right w:val="none" w:sz="0" w:space="0" w:color="auto"/>
      </w:divBdr>
    </w:div>
    <w:div w:id="815878037">
      <w:bodyDiv w:val="1"/>
      <w:marLeft w:val="0"/>
      <w:marRight w:val="0"/>
      <w:marTop w:val="0"/>
      <w:marBottom w:val="0"/>
      <w:divBdr>
        <w:top w:val="none" w:sz="0" w:space="0" w:color="auto"/>
        <w:left w:val="none" w:sz="0" w:space="0" w:color="auto"/>
        <w:bottom w:val="none" w:sz="0" w:space="0" w:color="auto"/>
        <w:right w:val="none" w:sz="0" w:space="0" w:color="auto"/>
      </w:divBdr>
    </w:div>
    <w:div w:id="816921165">
      <w:bodyDiv w:val="1"/>
      <w:marLeft w:val="0"/>
      <w:marRight w:val="0"/>
      <w:marTop w:val="0"/>
      <w:marBottom w:val="0"/>
      <w:divBdr>
        <w:top w:val="none" w:sz="0" w:space="0" w:color="auto"/>
        <w:left w:val="none" w:sz="0" w:space="0" w:color="auto"/>
        <w:bottom w:val="none" w:sz="0" w:space="0" w:color="auto"/>
        <w:right w:val="none" w:sz="0" w:space="0" w:color="auto"/>
      </w:divBdr>
    </w:div>
    <w:div w:id="816992524">
      <w:bodyDiv w:val="1"/>
      <w:marLeft w:val="0"/>
      <w:marRight w:val="0"/>
      <w:marTop w:val="0"/>
      <w:marBottom w:val="0"/>
      <w:divBdr>
        <w:top w:val="none" w:sz="0" w:space="0" w:color="auto"/>
        <w:left w:val="none" w:sz="0" w:space="0" w:color="auto"/>
        <w:bottom w:val="none" w:sz="0" w:space="0" w:color="auto"/>
        <w:right w:val="none" w:sz="0" w:space="0" w:color="auto"/>
      </w:divBdr>
    </w:div>
    <w:div w:id="817847832">
      <w:bodyDiv w:val="1"/>
      <w:marLeft w:val="0"/>
      <w:marRight w:val="0"/>
      <w:marTop w:val="0"/>
      <w:marBottom w:val="0"/>
      <w:divBdr>
        <w:top w:val="none" w:sz="0" w:space="0" w:color="auto"/>
        <w:left w:val="none" w:sz="0" w:space="0" w:color="auto"/>
        <w:bottom w:val="none" w:sz="0" w:space="0" w:color="auto"/>
        <w:right w:val="none" w:sz="0" w:space="0" w:color="auto"/>
      </w:divBdr>
    </w:div>
    <w:div w:id="818038604">
      <w:bodyDiv w:val="1"/>
      <w:marLeft w:val="0"/>
      <w:marRight w:val="0"/>
      <w:marTop w:val="0"/>
      <w:marBottom w:val="0"/>
      <w:divBdr>
        <w:top w:val="none" w:sz="0" w:space="0" w:color="auto"/>
        <w:left w:val="none" w:sz="0" w:space="0" w:color="auto"/>
        <w:bottom w:val="none" w:sz="0" w:space="0" w:color="auto"/>
        <w:right w:val="none" w:sz="0" w:space="0" w:color="auto"/>
      </w:divBdr>
    </w:div>
    <w:div w:id="818570267">
      <w:bodyDiv w:val="1"/>
      <w:marLeft w:val="0"/>
      <w:marRight w:val="0"/>
      <w:marTop w:val="0"/>
      <w:marBottom w:val="0"/>
      <w:divBdr>
        <w:top w:val="none" w:sz="0" w:space="0" w:color="auto"/>
        <w:left w:val="none" w:sz="0" w:space="0" w:color="auto"/>
        <w:bottom w:val="none" w:sz="0" w:space="0" w:color="auto"/>
        <w:right w:val="none" w:sz="0" w:space="0" w:color="auto"/>
      </w:divBdr>
    </w:div>
    <w:div w:id="819003537">
      <w:bodyDiv w:val="1"/>
      <w:marLeft w:val="0"/>
      <w:marRight w:val="0"/>
      <w:marTop w:val="0"/>
      <w:marBottom w:val="0"/>
      <w:divBdr>
        <w:top w:val="none" w:sz="0" w:space="0" w:color="auto"/>
        <w:left w:val="none" w:sz="0" w:space="0" w:color="auto"/>
        <w:bottom w:val="none" w:sz="0" w:space="0" w:color="auto"/>
        <w:right w:val="none" w:sz="0" w:space="0" w:color="auto"/>
      </w:divBdr>
    </w:div>
    <w:div w:id="819003918">
      <w:bodyDiv w:val="1"/>
      <w:marLeft w:val="0"/>
      <w:marRight w:val="0"/>
      <w:marTop w:val="0"/>
      <w:marBottom w:val="0"/>
      <w:divBdr>
        <w:top w:val="none" w:sz="0" w:space="0" w:color="auto"/>
        <w:left w:val="none" w:sz="0" w:space="0" w:color="auto"/>
        <w:bottom w:val="none" w:sz="0" w:space="0" w:color="auto"/>
        <w:right w:val="none" w:sz="0" w:space="0" w:color="auto"/>
      </w:divBdr>
    </w:div>
    <w:div w:id="819465996">
      <w:bodyDiv w:val="1"/>
      <w:marLeft w:val="0"/>
      <w:marRight w:val="0"/>
      <w:marTop w:val="0"/>
      <w:marBottom w:val="0"/>
      <w:divBdr>
        <w:top w:val="none" w:sz="0" w:space="0" w:color="auto"/>
        <w:left w:val="none" w:sz="0" w:space="0" w:color="auto"/>
        <w:bottom w:val="none" w:sz="0" w:space="0" w:color="auto"/>
        <w:right w:val="none" w:sz="0" w:space="0" w:color="auto"/>
      </w:divBdr>
    </w:div>
    <w:div w:id="819612231">
      <w:bodyDiv w:val="1"/>
      <w:marLeft w:val="0"/>
      <w:marRight w:val="0"/>
      <w:marTop w:val="0"/>
      <w:marBottom w:val="0"/>
      <w:divBdr>
        <w:top w:val="none" w:sz="0" w:space="0" w:color="auto"/>
        <w:left w:val="none" w:sz="0" w:space="0" w:color="auto"/>
        <w:bottom w:val="none" w:sz="0" w:space="0" w:color="auto"/>
        <w:right w:val="none" w:sz="0" w:space="0" w:color="auto"/>
      </w:divBdr>
    </w:div>
    <w:div w:id="819805077">
      <w:bodyDiv w:val="1"/>
      <w:marLeft w:val="0"/>
      <w:marRight w:val="0"/>
      <w:marTop w:val="0"/>
      <w:marBottom w:val="0"/>
      <w:divBdr>
        <w:top w:val="none" w:sz="0" w:space="0" w:color="auto"/>
        <w:left w:val="none" w:sz="0" w:space="0" w:color="auto"/>
        <w:bottom w:val="none" w:sz="0" w:space="0" w:color="auto"/>
        <w:right w:val="none" w:sz="0" w:space="0" w:color="auto"/>
      </w:divBdr>
    </w:div>
    <w:div w:id="820271176">
      <w:bodyDiv w:val="1"/>
      <w:marLeft w:val="0"/>
      <w:marRight w:val="0"/>
      <w:marTop w:val="0"/>
      <w:marBottom w:val="0"/>
      <w:divBdr>
        <w:top w:val="none" w:sz="0" w:space="0" w:color="auto"/>
        <w:left w:val="none" w:sz="0" w:space="0" w:color="auto"/>
        <w:bottom w:val="none" w:sz="0" w:space="0" w:color="auto"/>
        <w:right w:val="none" w:sz="0" w:space="0" w:color="auto"/>
      </w:divBdr>
    </w:div>
    <w:div w:id="820736434">
      <w:bodyDiv w:val="1"/>
      <w:marLeft w:val="0"/>
      <w:marRight w:val="0"/>
      <w:marTop w:val="0"/>
      <w:marBottom w:val="0"/>
      <w:divBdr>
        <w:top w:val="none" w:sz="0" w:space="0" w:color="auto"/>
        <w:left w:val="none" w:sz="0" w:space="0" w:color="auto"/>
        <w:bottom w:val="none" w:sz="0" w:space="0" w:color="auto"/>
        <w:right w:val="none" w:sz="0" w:space="0" w:color="auto"/>
      </w:divBdr>
    </w:div>
    <w:div w:id="821581104">
      <w:bodyDiv w:val="1"/>
      <w:marLeft w:val="0"/>
      <w:marRight w:val="0"/>
      <w:marTop w:val="0"/>
      <w:marBottom w:val="0"/>
      <w:divBdr>
        <w:top w:val="none" w:sz="0" w:space="0" w:color="auto"/>
        <w:left w:val="none" w:sz="0" w:space="0" w:color="auto"/>
        <w:bottom w:val="none" w:sz="0" w:space="0" w:color="auto"/>
        <w:right w:val="none" w:sz="0" w:space="0" w:color="auto"/>
      </w:divBdr>
    </w:div>
    <w:div w:id="821967397">
      <w:bodyDiv w:val="1"/>
      <w:marLeft w:val="0"/>
      <w:marRight w:val="0"/>
      <w:marTop w:val="0"/>
      <w:marBottom w:val="0"/>
      <w:divBdr>
        <w:top w:val="none" w:sz="0" w:space="0" w:color="auto"/>
        <w:left w:val="none" w:sz="0" w:space="0" w:color="auto"/>
        <w:bottom w:val="none" w:sz="0" w:space="0" w:color="auto"/>
        <w:right w:val="none" w:sz="0" w:space="0" w:color="auto"/>
      </w:divBdr>
    </w:div>
    <w:div w:id="822157627">
      <w:bodyDiv w:val="1"/>
      <w:marLeft w:val="0"/>
      <w:marRight w:val="0"/>
      <w:marTop w:val="0"/>
      <w:marBottom w:val="0"/>
      <w:divBdr>
        <w:top w:val="none" w:sz="0" w:space="0" w:color="auto"/>
        <w:left w:val="none" w:sz="0" w:space="0" w:color="auto"/>
        <w:bottom w:val="none" w:sz="0" w:space="0" w:color="auto"/>
        <w:right w:val="none" w:sz="0" w:space="0" w:color="auto"/>
      </w:divBdr>
    </w:div>
    <w:div w:id="822284042">
      <w:bodyDiv w:val="1"/>
      <w:marLeft w:val="0"/>
      <w:marRight w:val="0"/>
      <w:marTop w:val="0"/>
      <w:marBottom w:val="0"/>
      <w:divBdr>
        <w:top w:val="none" w:sz="0" w:space="0" w:color="auto"/>
        <w:left w:val="none" w:sz="0" w:space="0" w:color="auto"/>
        <w:bottom w:val="none" w:sz="0" w:space="0" w:color="auto"/>
        <w:right w:val="none" w:sz="0" w:space="0" w:color="auto"/>
      </w:divBdr>
    </w:div>
    <w:div w:id="823162511">
      <w:bodyDiv w:val="1"/>
      <w:marLeft w:val="0"/>
      <w:marRight w:val="0"/>
      <w:marTop w:val="0"/>
      <w:marBottom w:val="0"/>
      <w:divBdr>
        <w:top w:val="none" w:sz="0" w:space="0" w:color="auto"/>
        <w:left w:val="none" w:sz="0" w:space="0" w:color="auto"/>
        <w:bottom w:val="none" w:sz="0" w:space="0" w:color="auto"/>
        <w:right w:val="none" w:sz="0" w:space="0" w:color="auto"/>
      </w:divBdr>
    </w:div>
    <w:div w:id="823548397">
      <w:bodyDiv w:val="1"/>
      <w:marLeft w:val="0"/>
      <w:marRight w:val="0"/>
      <w:marTop w:val="0"/>
      <w:marBottom w:val="0"/>
      <w:divBdr>
        <w:top w:val="none" w:sz="0" w:space="0" w:color="auto"/>
        <w:left w:val="none" w:sz="0" w:space="0" w:color="auto"/>
        <w:bottom w:val="none" w:sz="0" w:space="0" w:color="auto"/>
        <w:right w:val="none" w:sz="0" w:space="0" w:color="auto"/>
      </w:divBdr>
    </w:div>
    <w:div w:id="823550049">
      <w:bodyDiv w:val="1"/>
      <w:marLeft w:val="0"/>
      <w:marRight w:val="0"/>
      <w:marTop w:val="0"/>
      <w:marBottom w:val="0"/>
      <w:divBdr>
        <w:top w:val="none" w:sz="0" w:space="0" w:color="auto"/>
        <w:left w:val="none" w:sz="0" w:space="0" w:color="auto"/>
        <w:bottom w:val="none" w:sz="0" w:space="0" w:color="auto"/>
        <w:right w:val="none" w:sz="0" w:space="0" w:color="auto"/>
      </w:divBdr>
    </w:div>
    <w:div w:id="823622067">
      <w:bodyDiv w:val="1"/>
      <w:marLeft w:val="0"/>
      <w:marRight w:val="0"/>
      <w:marTop w:val="0"/>
      <w:marBottom w:val="0"/>
      <w:divBdr>
        <w:top w:val="none" w:sz="0" w:space="0" w:color="auto"/>
        <w:left w:val="none" w:sz="0" w:space="0" w:color="auto"/>
        <w:bottom w:val="none" w:sz="0" w:space="0" w:color="auto"/>
        <w:right w:val="none" w:sz="0" w:space="0" w:color="auto"/>
      </w:divBdr>
    </w:div>
    <w:div w:id="823861121">
      <w:bodyDiv w:val="1"/>
      <w:marLeft w:val="0"/>
      <w:marRight w:val="0"/>
      <w:marTop w:val="0"/>
      <w:marBottom w:val="0"/>
      <w:divBdr>
        <w:top w:val="none" w:sz="0" w:space="0" w:color="auto"/>
        <w:left w:val="none" w:sz="0" w:space="0" w:color="auto"/>
        <w:bottom w:val="none" w:sz="0" w:space="0" w:color="auto"/>
        <w:right w:val="none" w:sz="0" w:space="0" w:color="auto"/>
      </w:divBdr>
    </w:div>
    <w:div w:id="823862503">
      <w:bodyDiv w:val="1"/>
      <w:marLeft w:val="0"/>
      <w:marRight w:val="0"/>
      <w:marTop w:val="0"/>
      <w:marBottom w:val="0"/>
      <w:divBdr>
        <w:top w:val="none" w:sz="0" w:space="0" w:color="auto"/>
        <w:left w:val="none" w:sz="0" w:space="0" w:color="auto"/>
        <w:bottom w:val="none" w:sz="0" w:space="0" w:color="auto"/>
        <w:right w:val="none" w:sz="0" w:space="0" w:color="auto"/>
      </w:divBdr>
    </w:div>
    <w:div w:id="824200721">
      <w:bodyDiv w:val="1"/>
      <w:marLeft w:val="0"/>
      <w:marRight w:val="0"/>
      <w:marTop w:val="0"/>
      <w:marBottom w:val="0"/>
      <w:divBdr>
        <w:top w:val="none" w:sz="0" w:space="0" w:color="auto"/>
        <w:left w:val="none" w:sz="0" w:space="0" w:color="auto"/>
        <w:bottom w:val="none" w:sz="0" w:space="0" w:color="auto"/>
        <w:right w:val="none" w:sz="0" w:space="0" w:color="auto"/>
      </w:divBdr>
    </w:div>
    <w:div w:id="824247740">
      <w:bodyDiv w:val="1"/>
      <w:marLeft w:val="0"/>
      <w:marRight w:val="0"/>
      <w:marTop w:val="0"/>
      <w:marBottom w:val="0"/>
      <w:divBdr>
        <w:top w:val="none" w:sz="0" w:space="0" w:color="auto"/>
        <w:left w:val="none" w:sz="0" w:space="0" w:color="auto"/>
        <w:bottom w:val="none" w:sz="0" w:space="0" w:color="auto"/>
        <w:right w:val="none" w:sz="0" w:space="0" w:color="auto"/>
      </w:divBdr>
    </w:div>
    <w:div w:id="824399217">
      <w:bodyDiv w:val="1"/>
      <w:marLeft w:val="0"/>
      <w:marRight w:val="0"/>
      <w:marTop w:val="0"/>
      <w:marBottom w:val="0"/>
      <w:divBdr>
        <w:top w:val="none" w:sz="0" w:space="0" w:color="auto"/>
        <w:left w:val="none" w:sz="0" w:space="0" w:color="auto"/>
        <w:bottom w:val="none" w:sz="0" w:space="0" w:color="auto"/>
        <w:right w:val="none" w:sz="0" w:space="0" w:color="auto"/>
      </w:divBdr>
    </w:div>
    <w:div w:id="825125807">
      <w:bodyDiv w:val="1"/>
      <w:marLeft w:val="0"/>
      <w:marRight w:val="0"/>
      <w:marTop w:val="0"/>
      <w:marBottom w:val="0"/>
      <w:divBdr>
        <w:top w:val="none" w:sz="0" w:space="0" w:color="auto"/>
        <w:left w:val="none" w:sz="0" w:space="0" w:color="auto"/>
        <w:bottom w:val="none" w:sz="0" w:space="0" w:color="auto"/>
        <w:right w:val="none" w:sz="0" w:space="0" w:color="auto"/>
      </w:divBdr>
    </w:div>
    <w:div w:id="825168604">
      <w:bodyDiv w:val="1"/>
      <w:marLeft w:val="0"/>
      <w:marRight w:val="0"/>
      <w:marTop w:val="0"/>
      <w:marBottom w:val="0"/>
      <w:divBdr>
        <w:top w:val="none" w:sz="0" w:space="0" w:color="auto"/>
        <w:left w:val="none" w:sz="0" w:space="0" w:color="auto"/>
        <w:bottom w:val="none" w:sz="0" w:space="0" w:color="auto"/>
        <w:right w:val="none" w:sz="0" w:space="0" w:color="auto"/>
      </w:divBdr>
    </w:div>
    <w:div w:id="825438976">
      <w:bodyDiv w:val="1"/>
      <w:marLeft w:val="0"/>
      <w:marRight w:val="0"/>
      <w:marTop w:val="0"/>
      <w:marBottom w:val="0"/>
      <w:divBdr>
        <w:top w:val="none" w:sz="0" w:space="0" w:color="auto"/>
        <w:left w:val="none" w:sz="0" w:space="0" w:color="auto"/>
        <w:bottom w:val="none" w:sz="0" w:space="0" w:color="auto"/>
        <w:right w:val="none" w:sz="0" w:space="0" w:color="auto"/>
      </w:divBdr>
    </w:div>
    <w:div w:id="826631671">
      <w:bodyDiv w:val="1"/>
      <w:marLeft w:val="0"/>
      <w:marRight w:val="0"/>
      <w:marTop w:val="0"/>
      <w:marBottom w:val="0"/>
      <w:divBdr>
        <w:top w:val="none" w:sz="0" w:space="0" w:color="auto"/>
        <w:left w:val="none" w:sz="0" w:space="0" w:color="auto"/>
        <w:bottom w:val="none" w:sz="0" w:space="0" w:color="auto"/>
        <w:right w:val="none" w:sz="0" w:space="0" w:color="auto"/>
      </w:divBdr>
    </w:div>
    <w:div w:id="826825250">
      <w:bodyDiv w:val="1"/>
      <w:marLeft w:val="0"/>
      <w:marRight w:val="0"/>
      <w:marTop w:val="0"/>
      <w:marBottom w:val="0"/>
      <w:divBdr>
        <w:top w:val="none" w:sz="0" w:space="0" w:color="auto"/>
        <w:left w:val="none" w:sz="0" w:space="0" w:color="auto"/>
        <w:bottom w:val="none" w:sz="0" w:space="0" w:color="auto"/>
        <w:right w:val="none" w:sz="0" w:space="0" w:color="auto"/>
      </w:divBdr>
    </w:div>
    <w:div w:id="827132868">
      <w:bodyDiv w:val="1"/>
      <w:marLeft w:val="0"/>
      <w:marRight w:val="0"/>
      <w:marTop w:val="0"/>
      <w:marBottom w:val="0"/>
      <w:divBdr>
        <w:top w:val="none" w:sz="0" w:space="0" w:color="auto"/>
        <w:left w:val="none" w:sz="0" w:space="0" w:color="auto"/>
        <w:bottom w:val="none" w:sz="0" w:space="0" w:color="auto"/>
        <w:right w:val="none" w:sz="0" w:space="0" w:color="auto"/>
      </w:divBdr>
    </w:div>
    <w:div w:id="827281220">
      <w:bodyDiv w:val="1"/>
      <w:marLeft w:val="0"/>
      <w:marRight w:val="0"/>
      <w:marTop w:val="0"/>
      <w:marBottom w:val="0"/>
      <w:divBdr>
        <w:top w:val="none" w:sz="0" w:space="0" w:color="auto"/>
        <w:left w:val="none" w:sz="0" w:space="0" w:color="auto"/>
        <w:bottom w:val="none" w:sz="0" w:space="0" w:color="auto"/>
        <w:right w:val="none" w:sz="0" w:space="0" w:color="auto"/>
      </w:divBdr>
    </w:div>
    <w:div w:id="827596713">
      <w:bodyDiv w:val="1"/>
      <w:marLeft w:val="0"/>
      <w:marRight w:val="0"/>
      <w:marTop w:val="0"/>
      <w:marBottom w:val="0"/>
      <w:divBdr>
        <w:top w:val="none" w:sz="0" w:space="0" w:color="auto"/>
        <w:left w:val="none" w:sz="0" w:space="0" w:color="auto"/>
        <w:bottom w:val="none" w:sz="0" w:space="0" w:color="auto"/>
        <w:right w:val="none" w:sz="0" w:space="0" w:color="auto"/>
      </w:divBdr>
    </w:div>
    <w:div w:id="828136127">
      <w:bodyDiv w:val="1"/>
      <w:marLeft w:val="0"/>
      <w:marRight w:val="0"/>
      <w:marTop w:val="0"/>
      <w:marBottom w:val="0"/>
      <w:divBdr>
        <w:top w:val="none" w:sz="0" w:space="0" w:color="auto"/>
        <w:left w:val="none" w:sz="0" w:space="0" w:color="auto"/>
        <w:bottom w:val="none" w:sz="0" w:space="0" w:color="auto"/>
        <w:right w:val="none" w:sz="0" w:space="0" w:color="auto"/>
      </w:divBdr>
    </w:div>
    <w:div w:id="828255733">
      <w:bodyDiv w:val="1"/>
      <w:marLeft w:val="0"/>
      <w:marRight w:val="0"/>
      <w:marTop w:val="0"/>
      <w:marBottom w:val="0"/>
      <w:divBdr>
        <w:top w:val="none" w:sz="0" w:space="0" w:color="auto"/>
        <w:left w:val="none" w:sz="0" w:space="0" w:color="auto"/>
        <w:bottom w:val="none" w:sz="0" w:space="0" w:color="auto"/>
        <w:right w:val="none" w:sz="0" w:space="0" w:color="auto"/>
      </w:divBdr>
    </w:div>
    <w:div w:id="828522009">
      <w:bodyDiv w:val="1"/>
      <w:marLeft w:val="0"/>
      <w:marRight w:val="0"/>
      <w:marTop w:val="0"/>
      <w:marBottom w:val="0"/>
      <w:divBdr>
        <w:top w:val="none" w:sz="0" w:space="0" w:color="auto"/>
        <w:left w:val="none" w:sz="0" w:space="0" w:color="auto"/>
        <w:bottom w:val="none" w:sz="0" w:space="0" w:color="auto"/>
        <w:right w:val="none" w:sz="0" w:space="0" w:color="auto"/>
      </w:divBdr>
    </w:div>
    <w:div w:id="828982794">
      <w:bodyDiv w:val="1"/>
      <w:marLeft w:val="0"/>
      <w:marRight w:val="0"/>
      <w:marTop w:val="0"/>
      <w:marBottom w:val="0"/>
      <w:divBdr>
        <w:top w:val="none" w:sz="0" w:space="0" w:color="auto"/>
        <w:left w:val="none" w:sz="0" w:space="0" w:color="auto"/>
        <w:bottom w:val="none" w:sz="0" w:space="0" w:color="auto"/>
        <w:right w:val="none" w:sz="0" w:space="0" w:color="auto"/>
      </w:divBdr>
    </w:div>
    <w:div w:id="829059702">
      <w:bodyDiv w:val="1"/>
      <w:marLeft w:val="0"/>
      <w:marRight w:val="0"/>
      <w:marTop w:val="0"/>
      <w:marBottom w:val="0"/>
      <w:divBdr>
        <w:top w:val="none" w:sz="0" w:space="0" w:color="auto"/>
        <w:left w:val="none" w:sz="0" w:space="0" w:color="auto"/>
        <w:bottom w:val="none" w:sz="0" w:space="0" w:color="auto"/>
        <w:right w:val="none" w:sz="0" w:space="0" w:color="auto"/>
      </w:divBdr>
    </w:div>
    <w:div w:id="829253686">
      <w:bodyDiv w:val="1"/>
      <w:marLeft w:val="0"/>
      <w:marRight w:val="0"/>
      <w:marTop w:val="0"/>
      <w:marBottom w:val="0"/>
      <w:divBdr>
        <w:top w:val="none" w:sz="0" w:space="0" w:color="auto"/>
        <w:left w:val="none" w:sz="0" w:space="0" w:color="auto"/>
        <w:bottom w:val="none" w:sz="0" w:space="0" w:color="auto"/>
        <w:right w:val="none" w:sz="0" w:space="0" w:color="auto"/>
      </w:divBdr>
    </w:div>
    <w:div w:id="829977800">
      <w:bodyDiv w:val="1"/>
      <w:marLeft w:val="0"/>
      <w:marRight w:val="0"/>
      <w:marTop w:val="0"/>
      <w:marBottom w:val="0"/>
      <w:divBdr>
        <w:top w:val="none" w:sz="0" w:space="0" w:color="auto"/>
        <w:left w:val="none" w:sz="0" w:space="0" w:color="auto"/>
        <w:bottom w:val="none" w:sz="0" w:space="0" w:color="auto"/>
        <w:right w:val="none" w:sz="0" w:space="0" w:color="auto"/>
      </w:divBdr>
    </w:div>
    <w:div w:id="830365791">
      <w:bodyDiv w:val="1"/>
      <w:marLeft w:val="0"/>
      <w:marRight w:val="0"/>
      <w:marTop w:val="0"/>
      <w:marBottom w:val="0"/>
      <w:divBdr>
        <w:top w:val="none" w:sz="0" w:space="0" w:color="auto"/>
        <w:left w:val="none" w:sz="0" w:space="0" w:color="auto"/>
        <w:bottom w:val="none" w:sz="0" w:space="0" w:color="auto"/>
        <w:right w:val="none" w:sz="0" w:space="0" w:color="auto"/>
      </w:divBdr>
    </w:div>
    <w:div w:id="831145984">
      <w:bodyDiv w:val="1"/>
      <w:marLeft w:val="0"/>
      <w:marRight w:val="0"/>
      <w:marTop w:val="0"/>
      <w:marBottom w:val="0"/>
      <w:divBdr>
        <w:top w:val="none" w:sz="0" w:space="0" w:color="auto"/>
        <w:left w:val="none" w:sz="0" w:space="0" w:color="auto"/>
        <w:bottom w:val="none" w:sz="0" w:space="0" w:color="auto"/>
        <w:right w:val="none" w:sz="0" w:space="0" w:color="auto"/>
      </w:divBdr>
    </w:div>
    <w:div w:id="831487254">
      <w:bodyDiv w:val="1"/>
      <w:marLeft w:val="0"/>
      <w:marRight w:val="0"/>
      <w:marTop w:val="0"/>
      <w:marBottom w:val="0"/>
      <w:divBdr>
        <w:top w:val="none" w:sz="0" w:space="0" w:color="auto"/>
        <w:left w:val="none" w:sz="0" w:space="0" w:color="auto"/>
        <w:bottom w:val="none" w:sz="0" w:space="0" w:color="auto"/>
        <w:right w:val="none" w:sz="0" w:space="0" w:color="auto"/>
      </w:divBdr>
    </w:div>
    <w:div w:id="831529678">
      <w:bodyDiv w:val="1"/>
      <w:marLeft w:val="0"/>
      <w:marRight w:val="0"/>
      <w:marTop w:val="0"/>
      <w:marBottom w:val="0"/>
      <w:divBdr>
        <w:top w:val="none" w:sz="0" w:space="0" w:color="auto"/>
        <w:left w:val="none" w:sz="0" w:space="0" w:color="auto"/>
        <w:bottom w:val="none" w:sz="0" w:space="0" w:color="auto"/>
        <w:right w:val="none" w:sz="0" w:space="0" w:color="auto"/>
      </w:divBdr>
    </w:div>
    <w:div w:id="83168040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32529443">
      <w:bodyDiv w:val="1"/>
      <w:marLeft w:val="0"/>
      <w:marRight w:val="0"/>
      <w:marTop w:val="0"/>
      <w:marBottom w:val="0"/>
      <w:divBdr>
        <w:top w:val="none" w:sz="0" w:space="0" w:color="auto"/>
        <w:left w:val="none" w:sz="0" w:space="0" w:color="auto"/>
        <w:bottom w:val="none" w:sz="0" w:space="0" w:color="auto"/>
        <w:right w:val="none" w:sz="0" w:space="0" w:color="auto"/>
      </w:divBdr>
    </w:div>
    <w:div w:id="832642125">
      <w:bodyDiv w:val="1"/>
      <w:marLeft w:val="0"/>
      <w:marRight w:val="0"/>
      <w:marTop w:val="0"/>
      <w:marBottom w:val="0"/>
      <w:divBdr>
        <w:top w:val="none" w:sz="0" w:space="0" w:color="auto"/>
        <w:left w:val="none" w:sz="0" w:space="0" w:color="auto"/>
        <w:bottom w:val="none" w:sz="0" w:space="0" w:color="auto"/>
        <w:right w:val="none" w:sz="0" w:space="0" w:color="auto"/>
      </w:divBdr>
    </w:div>
    <w:div w:id="832644795">
      <w:bodyDiv w:val="1"/>
      <w:marLeft w:val="0"/>
      <w:marRight w:val="0"/>
      <w:marTop w:val="0"/>
      <w:marBottom w:val="0"/>
      <w:divBdr>
        <w:top w:val="none" w:sz="0" w:space="0" w:color="auto"/>
        <w:left w:val="none" w:sz="0" w:space="0" w:color="auto"/>
        <w:bottom w:val="none" w:sz="0" w:space="0" w:color="auto"/>
        <w:right w:val="none" w:sz="0" w:space="0" w:color="auto"/>
      </w:divBdr>
    </w:div>
    <w:div w:id="833224850">
      <w:bodyDiv w:val="1"/>
      <w:marLeft w:val="0"/>
      <w:marRight w:val="0"/>
      <w:marTop w:val="0"/>
      <w:marBottom w:val="0"/>
      <w:divBdr>
        <w:top w:val="none" w:sz="0" w:space="0" w:color="auto"/>
        <w:left w:val="none" w:sz="0" w:space="0" w:color="auto"/>
        <w:bottom w:val="none" w:sz="0" w:space="0" w:color="auto"/>
        <w:right w:val="none" w:sz="0" w:space="0" w:color="auto"/>
      </w:divBdr>
    </w:div>
    <w:div w:id="833571882">
      <w:bodyDiv w:val="1"/>
      <w:marLeft w:val="0"/>
      <w:marRight w:val="0"/>
      <w:marTop w:val="0"/>
      <w:marBottom w:val="0"/>
      <w:divBdr>
        <w:top w:val="none" w:sz="0" w:space="0" w:color="auto"/>
        <w:left w:val="none" w:sz="0" w:space="0" w:color="auto"/>
        <w:bottom w:val="none" w:sz="0" w:space="0" w:color="auto"/>
        <w:right w:val="none" w:sz="0" w:space="0" w:color="auto"/>
      </w:divBdr>
    </w:div>
    <w:div w:id="834103966">
      <w:bodyDiv w:val="1"/>
      <w:marLeft w:val="0"/>
      <w:marRight w:val="0"/>
      <w:marTop w:val="0"/>
      <w:marBottom w:val="0"/>
      <w:divBdr>
        <w:top w:val="none" w:sz="0" w:space="0" w:color="auto"/>
        <w:left w:val="none" w:sz="0" w:space="0" w:color="auto"/>
        <w:bottom w:val="none" w:sz="0" w:space="0" w:color="auto"/>
        <w:right w:val="none" w:sz="0" w:space="0" w:color="auto"/>
      </w:divBdr>
    </w:div>
    <w:div w:id="834952330">
      <w:bodyDiv w:val="1"/>
      <w:marLeft w:val="0"/>
      <w:marRight w:val="0"/>
      <w:marTop w:val="0"/>
      <w:marBottom w:val="0"/>
      <w:divBdr>
        <w:top w:val="none" w:sz="0" w:space="0" w:color="auto"/>
        <w:left w:val="none" w:sz="0" w:space="0" w:color="auto"/>
        <w:bottom w:val="none" w:sz="0" w:space="0" w:color="auto"/>
        <w:right w:val="none" w:sz="0" w:space="0" w:color="auto"/>
      </w:divBdr>
    </w:div>
    <w:div w:id="835339975">
      <w:bodyDiv w:val="1"/>
      <w:marLeft w:val="0"/>
      <w:marRight w:val="0"/>
      <w:marTop w:val="0"/>
      <w:marBottom w:val="0"/>
      <w:divBdr>
        <w:top w:val="none" w:sz="0" w:space="0" w:color="auto"/>
        <w:left w:val="none" w:sz="0" w:space="0" w:color="auto"/>
        <w:bottom w:val="none" w:sz="0" w:space="0" w:color="auto"/>
        <w:right w:val="none" w:sz="0" w:space="0" w:color="auto"/>
      </w:divBdr>
    </w:div>
    <w:div w:id="835846528">
      <w:bodyDiv w:val="1"/>
      <w:marLeft w:val="0"/>
      <w:marRight w:val="0"/>
      <w:marTop w:val="0"/>
      <w:marBottom w:val="0"/>
      <w:divBdr>
        <w:top w:val="none" w:sz="0" w:space="0" w:color="auto"/>
        <w:left w:val="none" w:sz="0" w:space="0" w:color="auto"/>
        <w:bottom w:val="none" w:sz="0" w:space="0" w:color="auto"/>
        <w:right w:val="none" w:sz="0" w:space="0" w:color="auto"/>
      </w:divBdr>
    </w:div>
    <w:div w:id="836846350">
      <w:bodyDiv w:val="1"/>
      <w:marLeft w:val="0"/>
      <w:marRight w:val="0"/>
      <w:marTop w:val="0"/>
      <w:marBottom w:val="0"/>
      <w:divBdr>
        <w:top w:val="none" w:sz="0" w:space="0" w:color="auto"/>
        <w:left w:val="none" w:sz="0" w:space="0" w:color="auto"/>
        <w:bottom w:val="none" w:sz="0" w:space="0" w:color="auto"/>
        <w:right w:val="none" w:sz="0" w:space="0" w:color="auto"/>
      </w:divBdr>
    </w:div>
    <w:div w:id="837236222">
      <w:bodyDiv w:val="1"/>
      <w:marLeft w:val="0"/>
      <w:marRight w:val="0"/>
      <w:marTop w:val="0"/>
      <w:marBottom w:val="0"/>
      <w:divBdr>
        <w:top w:val="none" w:sz="0" w:space="0" w:color="auto"/>
        <w:left w:val="none" w:sz="0" w:space="0" w:color="auto"/>
        <w:bottom w:val="none" w:sz="0" w:space="0" w:color="auto"/>
        <w:right w:val="none" w:sz="0" w:space="0" w:color="auto"/>
      </w:divBdr>
    </w:div>
    <w:div w:id="837773443">
      <w:bodyDiv w:val="1"/>
      <w:marLeft w:val="0"/>
      <w:marRight w:val="0"/>
      <w:marTop w:val="0"/>
      <w:marBottom w:val="0"/>
      <w:divBdr>
        <w:top w:val="none" w:sz="0" w:space="0" w:color="auto"/>
        <w:left w:val="none" w:sz="0" w:space="0" w:color="auto"/>
        <w:bottom w:val="none" w:sz="0" w:space="0" w:color="auto"/>
        <w:right w:val="none" w:sz="0" w:space="0" w:color="auto"/>
      </w:divBdr>
    </w:div>
    <w:div w:id="837815557">
      <w:bodyDiv w:val="1"/>
      <w:marLeft w:val="0"/>
      <w:marRight w:val="0"/>
      <w:marTop w:val="0"/>
      <w:marBottom w:val="0"/>
      <w:divBdr>
        <w:top w:val="none" w:sz="0" w:space="0" w:color="auto"/>
        <w:left w:val="none" w:sz="0" w:space="0" w:color="auto"/>
        <w:bottom w:val="none" w:sz="0" w:space="0" w:color="auto"/>
        <w:right w:val="none" w:sz="0" w:space="0" w:color="auto"/>
      </w:divBdr>
    </w:div>
    <w:div w:id="838423897">
      <w:bodyDiv w:val="1"/>
      <w:marLeft w:val="0"/>
      <w:marRight w:val="0"/>
      <w:marTop w:val="0"/>
      <w:marBottom w:val="0"/>
      <w:divBdr>
        <w:top w:val="none" w:sz="0" w:space="0" w:color="auto"/>
        <w:left w:val="none" w:sz="0" w:space="0" w:color="auto"/>
        <w:bottom w:val="none" w:sz="0" w:space="0" w:color="auto"/>
        <w:right w:val="none" w:sz="0" w:space="0" w:color="auto"/>
      </w:divBdr>
    </w:div>
    <w:div w:id="838690707">
      <w:bodyDiv w:val="1"/>
      <w:marLeft w:val="0"/>
      <w:marRight w:val="0"/>
      <w:marTop w:val="0"/>
      <w:marBottom w:val="0"/>
      <w:divBdr>
        <w:top w:val="none" w:sz="0" w:space="0" w:color="auto"/>
        <w:left w:val="none" w:sz="0" w:space="0" w:color="auto"/>
        <w:bottom w:val="none" w:sz="0" w:space="0" w:color="auto"/>
        <w:right w:val="none" w:sz="0" w:space="0" w:color="auto"/>
      </w:divBdr>
    </w:div>
    <w:div w:id="839151800">
      <w:bodyDiv w:val="1"/>
      <w:marLeft w:val="0"/>
      <w:marRight w:val="0"/>
      <w:marTop w:val="0"/>
      <w:marBottom w:val="0"/>
      <w:divBdr>
        <w:top w:val="none" w:sz="0" w:space="0" w:color="auto"/>
        <w:left w:val="none" w:sz="0" w:space="0" w:color="auto"/>
        <w:bottom w:val="none" w:sz="0" w:space="0" w:color="auto"/>
        <w:right w:val="none" w:sz="0" w:space="0" w:color="auto"/>
      </w:divBdr>
    </w:div>
    <w:div w:id="839806277">
      <w:bodyDiv w:val="1"/>
      <w:marLeft w:val="0"/>
      <w:marRight w:val="0"/>
      <w:marTop w:val="0"/>
      <w:marBottom w:val="0"/>
      <w:divBdr>
        <w:top w:val="none" w:sz="0" w:space="0" w:color="auto"/>
        <w:left w:val="none" w:sz="0" w:space="0" w:color="auto"/>
        <w:bottom w:val="none" w:sz="0" w:space="0" w:color="auto"/>
        <w:right w:val="none" w:sz="0" w:space="0" w:color="auto"/>
      </w:divBdr>
    </w:div>
    <w:div w:id="839853642">
      <w:bodyDiv w:val="1"/>
      <w:marLeft w:val="0"/>
      <w:marRight w:val="0"/>
      <w:marTop w:val="0"/>
      <w:marBottom w:val="0"/>
      <w:divBdr>
        <w:top w:val="none" w:sz="0" w:space="0" w:color="auto"/>
        <w:left w:val="none" w:sz="0" w:space="0" w:color="auto"/>
        <w:bottom w:val="none" w:sz="0" w:space="0" w:color="auto"/>
        <w:right w:val="none" w:sz="0" w:space="0" w:color="auto"/>
      </w:divBdr>
    </w:div>
    <w:div w:id="840504768">
      <w:bodyDiv w:val="1"/>
      <w:marLeft w:val="0"/>
      <w:marRight w:val="0"/>
      <w:marTop w:val="0"/>
      <w:marBottom w:val="0"/>
      <w:divBdr>
        <w:top w:val="none" w:sz="0" w:space="0" w:color="auto"/>
        <w:left w:val="none" w:sz="0" w:space="0" w:color="auto"/>
        <w:bottom w:val="none" w:sz="0" w:space="0" w:color="auto"/>
        <w:right w:val="none" w:sz="0" w:space="0" w:color="auto"/>
      </w:divBdr>
    </w:div>
    <w:div w:id="840971686">
      <w:bodyDiv w:val="1"/>
      <w:marLeft w:val="0"/>
      <w:marRight w:val="0"/>
      <w:marTop w:val="0"/>
      <w:marBottom w:val="0"/>
      <w:divBdr>
        <w:top w:val="none" w:sz="0" w:space="0" w:color="auto"/>
        <w:left w:val="none" w:sz="0" w:space="0" w:color="auto"/>
        <w:bottom w:val="none" w:sz="0" w:space="0" w:color="auto"/>
        <w:right w:val="none" w:sz="0" w:space="0" w:color="auto"/>
      </w:divBdr>
    </w:div>
    <w:div w:id="841775060">
      <w:bodyDiv w:val="1"/>
      <w:marLeft w:val="0"/>
      <w:marRight w:val="0"/>
      <w:marTop w:val="0"/>
      <w:marBottom w:val="0"/>
      <w:divBdr>
        <w:top w:val="none" w:sz="0" w:space="0" w:color="auto"/>
        <w:left w:val="none" w:sz="0" w:space="0" w:color="auto"/>
        <w:bottom w:val="none" w:sz="0" w:space="0" w:color="auto"/>
        <w:right w:val="none" w:sz="0" w:space="0" w:color="auto"/>
      </w:divBdr>
    </w:div>
    <w:div w:id="842009897">
      <w:bodyDiv w:val="1"/>
      <w:marLeft w:val="0"/>
      <w:marRight w:val="0"/>
      <w:marTop w:val="0"/>
      <w:marBottom w:val="0"/>
      <w:divBdr>
        <w:top w:val="none" w:sz="0" w:space="0" w:color="auto"/>
        <w:left w:val="none" w:sz="0" w:space="0" w:color="auto"/>
        <w:bottom w:val="none" w:sz="0" w:space="0" w:color="auto"/>
        <w:right w:val="none" w:sz="0" w:space="0" w:color="auto"/>
      </w:divBdr>
    </w:div>
    <w:div w:id="842597396">
      <w:bodyDiv w:val="1"/>
      <w:marLeft w:val="0"/>
      <w:marRight w:val="0"/>
      <w:marTop w:val="0"/>
      <w:marBottom w:val="0"/>
      <w:divBdr>
        <w:top w:val="none" w:sz="0" w:space="0" w:color="auto"/>
        <w:left w:val="none" w:sz="0" w:space="0" w:color="auto"/>
        <w:bottom w:val="none" w:sz="0" w:space="0" w:color="auto"/>
        <w:right w:val="none" w:sz="0" w:space="0" w:color="auto"/>
      </w:divBdr>
    </w:div>
    <w:div w:id="842739371">
      <w:bodyDiv w:val="1"/>
      <w:marLeft w:val="0"/>
      <w:marRight w:val="0"/>
      <w:marTop w:val="0"/>
      <w:marBottom w:val="0"/>
      <w:divBdr>
        <w:top w:val="none" w:sz="0" w:space="0" w:color="auto"/>
        <w:left w:val="none" w:sz="0" w:space="0" w:color="auto"/>
        <w:bottom w:val="none" w:sz="0" w:space="0" w:color="auto"/>
        <w:right w:val="none" w:sz="0" w:space="0" w:color="auto"/>
      </w:divBdr>
    </w:div>
    <w:div w:id="842739691">
      <w:bodyDiv w:val="1"/>
      <w:marLeft w:val="0"/>
      <w:marRight w:val="0"/>
      <w:marTop w:val="0"/>
      <w:marBottom w:val="0"/>
      <w:divBdr>
        <w:top w:val="none" w:sz="0" w:space="0" w:color="auto"/>
        <w:left w:val="none" w:sz="0" w:space="0" w:color="auto"/>
        <w:bottom w:val="none" w:sz="0" w:space="0" w:color="auto"/>
        <w:right w:val="none" w:sz="0" w:space="0" w:color="auto"/>
      </w:divBdr>
    </w:div>
    <w:div w:id="843788485">
      <w:bodyDiv w:val="1"/>
      <w:marLeft w:val="0"/>
      <w:marRight w:val="0"/>
      <w:marTop w:val="0"/>
      <w:marBottom w:val="0"/>
      <w:divBdr>
        <w:top w:val="none" w:sz="0" w:space="0" w:color="auto"/>
        <w:left w:val="none" w:sz="0" w:space="0" w:color="auto"/>
        <w:bottom w:val="none" w:sz="0" w:space="0" w:color="auto"/>
        <w:right w:val="none" w:sz="0" w:space="0" w:color="auto"/>
      </w:divBdr>
    </w:div>
    <w:div w:id="845902422">
      <w:bodyDiv w:val="1"/>
      <w:marLeft w:val="0"/>
      <w:marRight w:val="0"/>
      <w:marTop w:val="0"/>
      <w:marBottom w:val="0"/>
      <w:divBdr>
        <w:top w:val="none" w:sz="0" w:space="0" w:color="auto"/>
        <w:left w:val="none" w:sz="0" w:space="0" w:color="auto"/>
        <w:bottom w:val="none" w:sz="0" w:space="0" w:color="auto"/>
        <w:right w:val="none" w:sz="0" w:space="0" w:color="auto"/>
      </w:divBdr>
    </w:div>
    <w:div w:id="846018561">
      <w:bodyDiv w:val="1"/>
      <w:marLeft w:val="0"/>
      <w:marRight w:val="0"/>
      <w:marTop w:val="0"/>
      <w:marBottom w:val="0"/>
      <w:divBdr>
        <w:top w:val="none" w:sz="0" w:space="0" w:color="auto"/>
        <w:left w:val="none" w:sz="0" w:space="0" w:color="auto"/>
        <w:bottom w:val="none" w:sz="0" w:space="0" w:color="auto"/>
        <w:right w:val="none" w:sz="0" w:space="0" w:color="auto"/>
      </w:divBdr>
    </w:div>
    <w:div w:id="846292660">
      <w:bodyDiv w:val="1"/>
      <w:marLeft w:val="0"/>
      <w:marRight w:val="0"/>
      <w:marTop w:val="0"/>
      <w:marBottom w:val="0"/>
      <w:divBdr>
        <w:top w:val="none" w:sz="0" w:space="0" w:color="auto"/>
        <w:left w:val="none" w:sz="0" w:space="0" w:color="auto"/>
        <w:bottom w:val="none" w:sz="0" w:space="0" w:color="auto"/>
        <w:right w:val="none" w:sz="0" w:space="0" w:color="auto"/>
      </w:divBdr>
    </w:div>
    <w:div w:id="846553035">
      <w:bodyDiv w:val="1"/>
      <w:marLeft w:val="0"/>
      <w:marRight w:val="0"/>
      <w:marTop w:val="0"/>
      <w:marBottom w:val="0"/>
      <w:divBdr>
        <w:top w:val="none" w:sz="0" w:space="0" w:color="auto"/>
        <w:left w:val="none" w:sz="0" w:space="0" w:color="auto"/>
        <w:bottom w:val="none" w:sz="0" w:space="0" w:color="auto"/>
        <w:right w:val="none" w:sz="0" w:space="0" w:color="auto"/>
      </w:divBdr>
    </w:div>
    <w:div w:id="846864770">
      <w:bodyDiv w:val="1"/>
      <w:marLeft w:val="0"/>
      <w:marRight w:val="0"/>
      <w:marTop w:val="0"/>
      <w:marBottom w:val="0"/>
      <w:divBdr>
        <w:top w:val="none" w:sz="0" w:space="0" w:color="auto"/>
        <w:left w:val="none" w:sz="0" w:space="0" w:color="auto"/>
        <w:bottom w:val="none" w:sz="0" w:space="0" w:color="auto"/>
        <w:right w:val="none" w:sz="0" w:space="0" w:color="auto"/>
      </w:divBdr>
    </w:div>
    <w:div w:id="848133494">
      <w:bodyDiv w:val="1"/>
      <w:marLeft w:val="0"/>
      <w:marRight w:val="0"/>
      <w:marTop w:val="0"/>
      <w:marBottom w:val="0"/>
      <w:divBdr>
        <w:top w:val="none" w:sz="0" w:space="0" w:color="auto"/>
        <w:left w:val="none" w:sz="0" w:space="0" w:color="auto"/>
        <w:bottom w:val="none" w:sz="0" w:space="0" w:color="auto"/>
        <w:right w:val="none" w:sz="0" w:space="0" w:color="auto"/>
      </w:divBdr>
    </w:div>
    <w:div w:id="848328804">
      <w:bodyDiv w:val="1"/>
      <w:marLeft w:val="0"/>
      <w:marRight w:val="0"/>
      <w:marTop w:val="0"/>
      <w:marBottom w:val="0"/>
      <w:divBdr>
        <w:top w:val="none" w:sz="0" w:space="0" w:color="auto"/>
        <w:left w:val="none" w:sz="0" w:space="0" w:color="auto"/>
        <w:bottom w:val="none" w:sz="0" w:space="0" w:color="auto"/>
        <w:right w:val="none" w:sz="0" w:space="0" w:color="auto"/>
      </w:divBdr>
    </w:div>
    <w:div w:id="848569819">
      <w:bodyDiv w:val="1"/>
      <w:marLeft w:val="0"/>
      <w:marRight w:val="0"/>
      <w:marTop w:val="0"/>
      <w:marBottom w:val="0"/>
      <w:divBdr>
        <w:top w:val="none" w:sz="0" w:space="0" w:color="auto"/>
        <w:left w:val="none" w:sz="0" w:space="0" w:color="auto"/>
        <w:bottom w:val="none" w:sz="0" w:space="0" w:color="auto"/>
        <w:right w:val="none" w:sz="0" w:space="0" w:color="auto"/>
      </w:divBdr>
    </w:div>
    <w:div w:id="849489915">
      <w:bodyDiv w:val="1"/>
      <w:marLeft w:val="0"/>
      <w:marRight w:val="0"/>
      <w:marTop w:val="0"/>
      <w:marBottom w:val="0"/>
      <w:divBdr>
        <w:top w:val="none" w:sz="0" w:space="0" w:color="auto"/>
        <w:left w:val="none" w:sz="0" w:space="0" w:color="auto"/>
        <w:bottom w:val="none" w:sz="0" w:space="0" w:color="auto"/>
        <w:right w:val="none" w:sz="0" w:space="0" w:color="auto"/>
      </w:divBdr>
    </w:div>
    <w:div w:id="850413014">
      <w:bodyDiv w:val="1"/>
      <w:marLeft w:val="0"/>
      <w:marRight w:val="0"/>
      <w:marTop w:val="0"/>
      <w:marBottom w:val="0"/>
      <w:divBdr>
        <w:top w:val="none" w:sz="0" w:space="0" w:color="auto"/>
        <w:left w:val="none" w:sz="0" w:space="0" w:color="auto"/>
        <w:bottom w:val="none" w:sz="0" w:space="0" w:color="auto"/>
        <w:right w:val="none" w:sz="0" w:space="0" w:color="auto"/>
      </w:divBdr>
    </w:div>
    <w:div w:id="850488239">
      <w:bodyDiv w:val="1"/>
      <w:marLeft w:val="0"/>
      <w:marRight w:val="0"/>
      <w:marTop w:val="0"/>
      <w:marBottom w:val="0"/>
      <w:divBdr>
        <w:top w:val="none" w:sz="0" w:space="0" w:color="auto"/>
        <w:left w:val="none" w:sz="0" w:space="0" w:color="auto"/>
        <w:bottom w:val="none" w:sz="0" w:space="0" w:color="auto"/>
        <w:right w:val="none" w:sz="0" w:space="0" w:color="auto"/>
      </w:divBdr>
    </w:div>
    <w:div w:id="850878653">
      <w:bodyDiv w:val="1"/>
      <w:marLeft w:val="0"/>
      <w:marRight w:val="0"/>
      <w:marTop w:val="0"/>
      <w:marBottom w:val="0"/>
      <w:divBdr>
        <w:top w:val="none" w:sz="0" w:space="0" w:color="auto"/>
        <w:left w:val="none" w:sz="0" w:space="0" w:color="auto"/>
        <w:bottom w:val="none" w:sz="0" w:space="0" w:color="auto"/>
        <w:right w:val="none" w:sz="0" w:space="0" w:color="auto"/>
      </w:divBdr>
    </w:div>
    <w:div w:id="851912633">
      <w:bodyDiv w:val="1"/>
      <w:marLeft w:val="0"/>
      <w:marRight w:val="0"/>
      <w:marTop w:val="0"/>
      <w:marBottom w:val="0"/>
      <w:divBdr>
        <w:top w:val="none" w:sz="0" w:space="0" w:color="auto"/>
        <w:left w:val="none" w:sz="0" w:space="0" w:color="auto"/>
        <w:bottom w:val="none" w:sz="0" w:space="0" w:color="auto"/>
        <w:right w:val="none" w:sz="0" w:space="0" w:color="auto"/>
      </w:divBdr>
    </w:div>
    <w:div w:id="852039849">
      <w:bodyDiv w:val="1"/>
      <w:marLeft w:val="0"/>
      <w:marRight w:val="0"/>
      <w:marTop w:val="0"/>
      <w:marBottom w:val="0"/>
      <w:divBdr>
        <w:top w:val="none" w:sz="0" w:space="0" w:color="auto"/>
        <w:left w:val="none" w:sz="0" w:space="0" w:color="auto"/>
        <w:bottom w:val="none" w:sz="0" w:space="0" w:color="auto"/>
        <w:right w:val="none" w:sz="0" w:space="0" w:color="auto"/>
      </w:divBdr>
    </w:div>
    <w:div w:id="853885078">
      <w:bodyDiv w:val="1"/>
      <w:marLeft w:val="0"/>
      <w:marRight w:val="0"/>
      <w:marTop w:val="0"/>
      <w:marBottom w:val="0"/>
      <w:divBdr>
        <w:top w:val="none" w:sz="0" w:space="0" w:color="auto"/>
        <w:left w:val="none" w:sz="0" w:space="0" w:color="auto"/>
        <w:bottom w:val="none" w:sz="0" w:space="0" w:color="auto"/>
        <w:right w:val="none" w:sz="0" w:space="0" w:color="auto"/>
      </w:divBdr>
    </w:div>
    <w:div w:id="854660928">
      <w:bodyDiv w:val="1"/>
      <w:marLeft w:val="0"/>
      <w:marRight w:val="0"/>
      <w:marTop w:val="0"/>
      <w:marBottom w:val="0"/>
      <w:divBdr>
        <w:top w:val="none" w:sz="0" w:space="0" w:color="auto"/>
        <w:left w:val="none" w:sz="0" w:space="0" w:color="auto"/>
        <w:bottom w:val="none" w:sz="0" w:space="0" w:color="auto"/>
        <w:right w:val="none" w:sz="0" w:space="0" w:color="auto"/>
      </w:divBdr>
    </w:div>
    <w:div w:id="855582011">
      <w:bodyDiv w:val="1"/>
      <w:marLeft w:val="0"/>
      <w:marRight w:val="0"/>
      <w:marTop w:val="0"/>
      <w:marBottom w:val="0"/>
      <w:divBdr>
        <w:top w:val="none" w:sz="0" w:space="0" w:color="auto"/>
        <w:left w:val="none" w:sz="0" w:space="0" w:color="auto"/>
        <w:bottom w:val="none" w:sz="0" w:space="0" w:color="auto"/>
        <w:right w:val="none" w:sz="0" w:space="0" w:color="auto"/>
      </w:divBdr>
    </w:div>
    <w:div w:id="855584825">
      <w:bodyDiv w:val="1"/>
      <w:marLeft w:val="0"/>
      <w:marRight w:val="0"/>
      <w:marTop w:val="0"/>
      <w:marBottom w:val="0"/>
      <w:divBdr>
        <w:top w:val="none" w:sz="0" w:space="0" w:color="auto"/>
        <w:left w:val="none" w:sz="0" w:space="0" w:color="auto"/>
        <w:bottom w:val="none" w:sz="0" w:space="0" w:color="auto"/>
        <w:right w:val="none" w:sz="0" w:space="0" w:color="auto"/>
      </w:divBdr>
    </w:div>
    <w:div w:id="856892601">
      <w:bodyDiv w:val="1"/>
      <w:marLeft w:val="0"/>
      <w:marRight w:val="0"/>
      <w:marTop w:val="0"/>
      <w:marBottom w:val="0"/>
      <w:divBdr>
        <w:top w:val="none" w:sz="0" w:space="0" w:color="auto"/>
        <w:left w:val="none" w:sz="0" w:space="0" w:color="auto"/>
        <w:bottom w:val="none" w:sz="0" w:space="0" w:color="auto"/>
        <w:right w:val="none" w:sz="0" w:space="0" w:color="auto"/>
      </w:divBdr>
    </w:div>
    <w:div w:id="856964267">
      <w:bodyDiv w:val="1"/>
      <w:marLeft w:val="0"/>
      <w:marRight w:val="0"/>
      <w:marTop w:val="0"/>
      <w:marBottom w:val="0"/>
      <w:divBdr>
        <w:top w:val="none" w:sz="0" w:space="0" w:color="auto"/>
        <w:left w:val="none" w:sz="0" w:space="0" w:color="auto"/>
        <w:bottom w:val="none" w:sz="0" w:space="0" w:color="auto"/>
        <w:right w:val="none" w:sz="0" w:space="0" w:color="auto"/>
      </w:divBdr>
    </w:div>
    <w:div w:id="857473110">
      <w:bodyDiv w:val="1"/>
      <w:marLeft w:val="0"/>
      <w:marRight w:val="0"/>
      <w:marTop w:val="0"/>
      <w:marBottom w:val="0"/>
      <w:divBdr>
        <w:top w:val="none" w:sz="0" w:space="0" w:color="auto"/>
        <w:left w:val="none" w:sz="0" w:space="0" w:color="auto"/>
        <w:bottom w:val="none" w:sz="0" w:space="0" w:color="auto"/>
        <w:right w:val="none" w:sz="0" w:space="0" w:color="auto"/>
      </w:divBdr>
    </w:div>
    <w:div w:id="858547442">
      <w:bodyDiv w:val="1"/>
      <w:marLeft w:val="0"/>
      <w:marRight w:val="0"/>
      <w:marTop w:val="0"/>
      <w:marBottom w:val="0"/>
      <w:divBdr>
        <w:top w:val="none" w:sz="0" w:space="0" w:color="auto"/>
        <w:left w:val="none" w:sz="0" w:space="0" w:color="auto"/>
        <w:bottom w:val="none" w:sz="0" w:space="0" w:color="auto"/>
        <w:right w:val="none" w:sz="0" w:space="0" w:color="auto"/>
      </w:divBdr>
    </w:div>
    <w:div w:id="858853912">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59397624">
      <w:bodyDiv w:val="1"/>
      <w:marLeft w:val="0"/>
      <w:marRight w:val="0"/>
      <w:marTop w:val="0"/>
      <w:marBottom w:val="0"/>
      <w:divBdr>
        <w:top w:val="none" w:sz="0" w:space="0" w:color="auto"/>
        <w:left w:val="none" w:sz="0" w:space="0" w:color="auto"/>
        <w:bottom w:val="none" w:sz="0" w:space="0" w:color="auto"/>
        <w:right w:val="none" w:sz="0" w:space="0" w:color="auto"/>
      </w:divBdr>
    </w:div>
    <w:div w:id="859470963">
      <w:bodyDiv w:val="1"/>
      <w:marLeft w:val="0"/>
      <w:marRight w:val="0"/>
      <w:marTop w:val="0"/>
      <w:marBottom w:val="0"/>
      <w:divBdr>
        <w:top w:val="none" w:sz="0" w:space="0" w:color="auto"/>
        <w:left w:val="none" w:sz="0" w:space="0" w:color="auto"/>
        <w:bottom w:val="none" w:sz="0" w:space="0" w:color="auto"/>
        <w:right w:val="none" w:sz="0" w:space="0" w:color="auto"/>
      </w:divBdr>
    </w:div>
    <w:div w:id="860238662">
      <w:bodyDiv w:val="1"/>
      <w:marLeft w:val="0"/>
      <w:marRight w:val="0"/>
      <w:marTop w:val="0"/>
      <w:marBottom w:val="0"/>
      <w:divBdr>
        <w:top w:val="none" w:sz="0" w:space="0" w:color="auto"/>
        <w:left w:val="none" w:sz="0" w:space="0" w:color="auto"/>
        <w:bottom w:val="none" w:sz="0" w:space="0" w:color="auto"/>
        <w:right w:val="none" w:sz="0" w:space="0" w:color="auto"/>
      </w:divBdr>
    </w:div>
    <w:div w:id="860821462">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0823963">
      <w:bodyDiv w:val="1"/>
      <w:marLeft w:val="0"/>
      <w:marRight w:val="0"/>
      <w:marTop w:val="0"/>
      <w:marBottom w:val="0"/>
      <w:divBdr>
        <w:top w:val="none" w:sz="0" w:space="0" w:color="auto"/>
        <w:left w:val="none" w:sz="0" w:space="0" w:color="auto"/>
        <w:bottom w:val="none" w:sz="0" w:space="0" w:color="auto"/>
        <w:right w:val="none" w:sz="0" w:space="0" w:color="auto"/>
      </w:divBdr>
    </w:div>
    <w:div w:id="861405451">
      <w:bodyDiv w:val="1"/>
      <w:marLeft w:val="0"/>
      <w:marRight w:val="0"/>
      <w:marTop w:val="0"/>
      <w:marBottom w:val="0"/>
      <w:divBdr>
        <w:top w:val="none" w:sz="0" w:space="0" w:color="auto"/>
        <w:left w:val="none" w:sz="0" w:space="0" w:color="auto"/>
        <w:bottom w:val="none" w:sz="0" w:space="0" w:color="auto"/>
        <w:right w:val="none" w:sz="0" w:space="0" w:color="auto"/>
      </w:divBdr>
    </w:div>
    <w:div w:id="861406802">
      <w:bodyDiv w:val="1"/>
      <w:marLeft w:val="0"/>
      <w:marRight w:val="0"/>
      <w:marTop w:val="0"/>
      <w:marBottom w:val="0"/>
      <w:divBdr>
        <w:top w:val="none" w:sz="0" w:space="0" w:color="auto"/>
        <w:left w:val="none" w:sz="0" w:space="0" w:color="auto"/>
        <w:bottom w:val="none" w:sz="0" w:space="0" w:color="auto"/>
        <w:right w:val="none" w:sz="0" w:space="0" w:color="auto"/>
      </w:divBdr>
    </w:div>
    <w:div w:id="861623453">
      <w:bodyDiv w:val="1"/>
      <w:marLeft w:val="0"/>
      <w:marRight w:val="0"/>
      <w:marTop w:val="0"/>
      <w:marBottom w:val="0"/>
      <w:divBdr>
        <w:top w:val="none" w:sz="0" w:space="0" w:color="auto"/>
        <w:left w:val="none" w:sz="0" w:space="0" w:color="auto"/>
        <w:bottom w:val="none" w:sz="0" w:space="0" w:color="auto"/>
        <w:right w:val="none" w:sz="0" w:space="0" w:color="auto"/>
      </w:divBdr>
    </w:div>
    <w:div w:id="861818225">
      <w:bodyDiv w:val="1"/>
      <w:marLeft w:val="0"/>
      <w:marRight w:val="0"/>
      <w:marTop w:val="0"/>
      <w:marBottom w:val="0"/>
      <w:divBdr>
        <w:top w:val="none" w:sz="0" w:space="0" w:color="auto"/>
        <w:left w:val="none" w:sz="0" w:space="0" w:color="auto"/>
        <w:bottom w:val="none" w:sz="0" w:space="0" w:color="auto"/>
        <w:right w:val="none" w:sz="0" w:space="0" w:color="auto"/>
      </w:divBdr>
    </w:div>
    <w:div w:id="861937242">
      <w:bodyDiv w:val="1"/>
      <w:marLeft w:val="0"/>
      <w:marRight w:val="0"/>
      <w:marTop w:val="0"/>
      <w:marBottom w:val="0"/>
      <w:divBdr>
        <w:top w:val="none" w:sz="0" w:space="0" w:color="auto"/>
        <w:left w:val="none" w:sz="0" w:space="0" w:color="auto"/>
        <w:bottom w:val="none" w:sz="0" w:space="0" w:color="auto"/>
        <w:right w:val="none" w:sz="0" w:space="0" w:color="auto"/>
      </w:divBdr>
    </w:div>
    <w:div w:id="862325903">
      <w:bodyDiv w:val="1"/>
      <w:marLeft w:val="0"/>
      <w:marRight w:val="0"/>
      <w:marTop w:val="0"/>
      <w:marBottom w:val="0"/>
      <w:divBdr>
        <w:top w:val="none" w:sz="0" w:space="0" w:color="auto"/>
        <w:left w:val="none" w:sz="0" w:space="0" w:color="auto"/>
        <w:bottom w:val="none" w:sz="0" w:space="0" w:color="auto"/>
        <w:right w:val="none" w:sz="0" w:space="0" w:color="auto"/>
      </w:divBdr>
    </w:div>
    <w:div w:id="862942101">
      <w:bodyDiv w:val="1"/>
      <w:marLeft w:val="0"/>
      <w:marRight w:val="0"/>
      <w:marTop w:val="0"/>
      <w:marBottom w:val="0"/>
      <w:divBdr>
        <w:top w:val="none" w:sz="0" w:space="0" w:color="auto"/>
        <w:left w:val="none" w:sz="0" w:space="0" w:color="auto"/>
        <w:bottom w:val="none" w:sz="0" w:space="0" w:color="auto"/>
        <w:right w:val="none" w:sz="0" w:space="0" w:color="auto"/>
      </w:divBdr>
    </w:div>
    <w:div w:id="863204548">
      <w:bodyDiv w:val="1"/>
      <w:marLeft w:val="0"/>
      <w:marRight w:val="0"/>
      <w:marTop w:val="0"/>
      <w:marBottom w:val="0"/>
      <w:divBdr>
        <w:top w:val="none" w:sz="0" w:space="0" w:color="auto"/>
        <w:left w:val="none" w:sz="0" w:space="0" w:color="auto"/>
        <w:bottom w:val="none" w:sz="0" w:space="0" w:color="auto"/>
        <w:right w:val="none" w:sz="0" w:space="0" w:color="auto"/>
      </w:divBdr>
    </w:div>
    <w:div w:id="863442936">
      <w:bodyDiv w:val="1"/>
      <w:marLeft w:val="0"/>
      <w:marRight w:val="0"/>
      <w:marTop w:val="0"/>
      <w:marBottom w:val="0"/>
      <w:divBdr>
        <w:top w:val="none" w:sz="0" w:space="0" w:color="auto"/>
        <w:left w:val="none" w:sz="0" w:space="0" w:color="auto"/>
        <w:bottom w:val="none" w:sz="0" w:space="0" w:color="auto"/>
        <w:right w:val="none" w:sz="0" w:space="0" w:color="auto"/>
      </w:divBdr>
    </w:div>
    <w:div w:id="863516243">
      <w:bodyDiv w:val="1"/>
      <w:marLeft w:val="0"/>
      <w:marRight w:val="0"/>
      <w:marTop w:val="0"/>
      <w:marBottom w:val="0"/>
      <w:divBdr>
        <w:top w:val="none" w:sz="0" w:space="0" w:color="auto"/>
        <w:left w:val="none" w:sz="0" w:space="0" w:color="auto"/>
        <w:bottom w:val="none" w:sz="0" w:space="0" w:color="auto"/>
        <w:right w:val="none" w:sz="0" w:space="0" w:color="auto"/>
      </w:divBdr>
    </w:div>
    <w:div w:id="863639436">
      <w:bodyDiv w:val="1"/>
      <w:marLeft w:val="0"/>
      <w:marRight w:val="0"/>
      <w:marTop w:val="0"/>
      <w:marBottom w:val="0"/>
      <w:divBdr>
        <w:top w:val="none" w:sz="0" w:space="0" w:color="auto"/>
        <w:left w:val="none" w:sz="0" w:space="0" w:color="auto"/>
        <w:bottom w:val="none" w:sz="0" w:space="0" w:color="auto"/>
        <w:right w:val="none" w:sz="0" w:space="0" w:color="auto"/>
      </w:divBdr>
    </w:div>
    <w:div w:id="863789857">
      <w:bodyDiv w:val="1"/>
      <w:marLeft w:val="0"/>
      <w:marRight w:val="0"/>
      <w:marTop w:val="0"/>
      <w:marBottom w:val="0"/>
      <w:divBdr>
        <w:top w:val="none" w:sz="0" w:space="0" w:color="auto"/>
        <w:left w:val="none" w:sz="0" w:space="0" w:color="auto"/>
        <w:bottom w:val="none" w:sz="0" w:space="0" w:color="auto"/>
        <w:right w:val="none" w:sz="0" w:space="0" w:color="auto"/>
      </w:divBdr>
    </w:div>
    <w:div w:id="864250026">
      <w:bodyDiv w:val="1"/>
      <w:marLeft w:val="0"/>
      <w:marRight w:val="0"/>
      <w:marTop w:val="0"/>
      <w:marBottom w:val="0"/>
      <w:divBdr>
        <w:top w:val="none" w:sz="0" w:space="0" w:color="auto"/>
        <w:left w:val="none" w:sz="0" w:space="0" w:color="auto"/>
        <w:bottom w:val="none" w:sz="0" w:space="0" w:color="auto"/>
        <w:right w:val="none" w:sz="0" w:space="0" w:color="auto"/>
      </w:divBdr>
    </w:div>
    <w:div w:id="864637233">
      <w:bodyDiv w:val="1"/>
      <w:marLeft w:val="0"/>
      <w:marRight w:val="0"/>
      <w:marTop w:val="0"/>
      <w:marBottom w:val="0"/>
      <w:divBdr>
        <w:top w:val="none" w:sz="0" w:space="0" w:color="auto"/>
        <w:left w:val="none" w:sz="0" w:space="0" w:color="auto"/>
        <w:bottom w:val="none" w:sz="0" w:space="0" w:color="auto"/>
        <w:right w:val="none" w:sz="0" w:space="0" w:color="auto"/>
      </w:divBdr>
    </w:div>
    <w:div w:id="864709633">
      <w:bodyDiv w:val="1"/>
      <w:marLeft w:val="0"/>
      <w:marRight w:val="0"/>
      <w:marTop w:val="0"/>
      <w:marBottom w:val="0"/>
      <w:divBdr>
        <w:top w:val="none" w:sz="0" w:space="0" w:color="auto"/>
        <w:left w:val="none" w:sz="0" w:space="0" w:color="auto"/>
        <w:bottom w:val="none" w:sz="0" w:space="0" w:color="auto"/>
        <w:right w:val="none" w:sz="0" w:space="0" w:color="auto"/>
      </w:divBdr>
    </w:div>
    <w:div w:id="865950004">
      <w:bodyDiv w:val="1"/>
      <w:marLeft w:val="0"/>
      <w:marRight w:val="0"/>
      <w:marTop w:val="0"/>
      <w:marBottom w:val="0"/>
      <w:divBdr>
        <w:top w:val="none" w:sz="0" w:space="0" w:color="auto"/>
        <w:left w:val="none" w:sz="0" w:space="0" w:color="auto"/>
        <w:bottom w:val="none" w:sz="0" w:space="0" w:color="auto"/>
        <w:right w:val="none" w:sz="0" w:space="0" w:color="auto"/>
      </w:divBdr>
    </w:div>
    <w:div w:id="867257586">
      <w:bodyDiv w:val="1"/>
      <w:marLeft w:val="0"/>
      <w:marRight w:val="0"/>
      <w:marTop w:val="0"/>
      <w:marBottom w:val="0"/>
      <w:divBdr>
        <w:top w:val="none" w:sz="0" w:space="0" w:color="auto"/>
        <w:left w:val="none" w:sz="0" w:space="0" w:color="auto"/>
        <w:bottom w:val="none" w:sz="0" w:space="0" w:color="auto"/>
        <w:right w:val="none" w:sz="0" w:space="0" w:color="auto"/>
      </w:divBdr>
    </w:div>
    <w:div w:id="867597823">
      <w:bodyDiv w:val="1"/>
      <w:marLeft w:val="0"/>
      <w:marRight w:val="0"/>
      <w:marTop w:val="0"/>
      <w:marBottom w:val="0"/>
      <w:divBdr>
        <w:top w:val="none" w:sz="0" w:space="0" w:color="auto"/>
        <w:left w:val="none" w:sz="0" w:space="0" w:color="auto"/>
        <w:bottom w:val="none" w:sz="0" w:space="0" w:color="auto"/>
        <w:right w:val="none" w:sz="0" w:space="0" w:color="auto"/>
      </w:divBdr>
    </w:div>
    <w:div w:id="868181893">
      <w:bodyDiv w:val="1"/>
      <w:marLeft w:val="0"/>
      <w:marRight w:val="0"/>
      <w:marTop w:val="0"/>
      <w:marBottom w:val="0"/>
      <w:divBdr>
        <w:top w:val="none" w:sz="0" w:space="0" w:color="auto"/>
        <w:left w:val="none" w:sz="0" w:space="0" w:color="auto"/>
        <w:bottom w:val="none" w:sz="0" w:space="0" w:color="auto"/>
        <w:right w:val="none" w:sz="0" w:space="0" w:color="auto"/>
      </w:divBdr>
    </w:div>
    <w:div w:id="868252043">
      <w:bodyDiv w:val="1"/>
      <w:marLeft w:val="0"/>
      <w:marRight w:val="0"/>
      <w:marTop w:val="0"/>
      <w:marBottom w:val="0"/>
      <w:divBdr>
        <w:top w:val="none" w:sz="0" w:space="0" w:color="auto"/>
        <w:left w:val="none" w:sz="0" w:space="0" w:color="auto"/>
        <w:bottom w:val="none" w:sz="0" w:space="0" w:color="auto"/>
        <w:right w:val="none" w:sz="0" w:space="0" w:color="auto"/>
      </w:divBdr>
    </w:div>
    <w:div w:id="868417617">
      <w:bodyDiv w:val="1"/>
      <w:marLeft w:val="0"/>
      <w:marRight w:val="0"/>
      <w:marTop w:val="0"/>
      <w:marBottom w:val="0"/>
      <w:divBdr>
        <w:top w:val="none" w:sz="0" w:space="0" w:color="auto"/>
        <w:left w:val="none" w:sz="0" w:space="0" w:color="auto"/>
        <w:bottom w:val="none" w:sz="0" w:space="0" w:color="auto"/>
        <w:right w:val="none" w:sz="0" w:space="0" w:color="auto"/>
      </w:divBdr>
    </w:div>
    <w:div w:id="868839752">
      <w:bodyDiv w:val="1"/>
      <w:marLeft w:val="0"/>
      <w:marRight w:val="0"/>
      <w:marTop w:val="0"/>
      <w:marBottom w:val="0"/>
      <w:divBdr>
        <w:top w:val="none" w:sz="0" w:space="0" w:color="auto"/>
        <w:left w:val="none" w:sz="0" w:space="0" w:color="auto"/>
        <w:bottom w:val="none" w:sz="0" w:space="0" w:color="auto"/>
        <w:right w:val="none" w:sz="0" w:space="0" w:color="auto"/>
      </w:divBdr>
    </w:div>
    <w:div w:id="869103827">
      <w:bodyDiv w:val="1"/>
      <w:marLeft w:val="0"/>
      <w:marRight w:val="0"/>
      <w:marTop w:val="0"/>
      <w:marBottom w:val="0"/>
      <w:divBdr>
        <w:top w:val="none" w:sz="0" w:space="0" w:color="auto"/>
        <w:left w:val="none" w:sz="0" w:space="0" w:color="auto"/>
        <w:bottom w:val="none" w:sz="0" w:space="0" w:color="auto"/>
        <w:right w:val="none" w:sz="0" w:space="0" w:color="auto"/>
      </w:divBdr>
    </w:div>
    <w:div w:id="869105314">
      <w:bodyDiv w:val="1"/>
      <w:marLeft w:val="0"/>
      <w:marRight w:val="0"/>
      <w:marTop w:val="0"/>
      <w:marBottom w:val="0"/>
      <w:divBdr>
        <w:top w:val="none" w:sz="0" w:space="0" w:color="auto"/>
        <w:left w:val="none" w:sz="0" w:space="0" w:color="auto"/>
        <w:bottom w:val="none" w:sz="0" w:space="0" w:color="auto"/>
        <w:right w:val="none" w:sz="0" w:space="0" w:color="auto"/>
      </w:divBdr>
    </w:div>
    <w:div w:id="869537014">
      <w:bodyDiv w:val="1"/>
      <w:marLeft w:val="0"/>
      <w:marRight w:val="0"/>
      <w:marTop w:val="0"/>
      <w:marBottom w:val="0"/>
      <w:divBdr>
        <w:top w:val="none" w:sz="0" w:space="0" w:color="auto"/>
        <w:left w:val="none" w:sz="0" w:space="0" w:color="auto"/>
        <w:bottom w:val="none" w:sz="0" w:space="0" w:color="auto"/>
        <w:right w:val="none" w:sz="0" w:space="0" w:color="auto"/>
      </w:divBdr>
    </w:div>
    <w:div w:id="870068570">
      <w:bodyDiv w:val="1"/>
      <w:marLeft w:val="0"/>
      <w:marRight w:val="0"/>
      <w:marTop w:val="0"/>
      <w:marBottom w:val="0"/>
      <w:divBdr>
        <w:top w:val="none" w:sz="0" w:space="0" w:color="auto"/>
        <w:left w:val="none" w:sz="0" w:space="0" w:color="auto"/>
        <w:bottom w:val="none" w:sz="0" w:space="0" w:color="auto"/>
        <w:right w:val="none" w:sz="0" w:space="0" w:color="auto"/>
      </w:divBdr>
    </w:div>
    <w:div w:id="870655035">
      <w:bodyDiv w:val="1"/>
      <w:marLeft w:val="0"/>
      <w:marRight w:val="0"/>
      <w:marTop w:val="0"/>
      <w:marBottom w:val="0"/>
      <w:divBdr>
        <w:top w:val="none" w:sz="0" w:space="0" w:color="auto"/>
        <w:left w:val="none" w:sz="0" w:space="0" w:color="auto"/>
        <w:bottom w:val="none" w:sz="0" w:space="0" w:color="auto"/>
        <w:right w:val="none" w:sz="0" w:space="0" w:color="auto"/>
      </w:divBdr>
    </w:div>
    <w:div w:id="871385769">
      <w:bodyDiv w:val="1"/>
      <w:marLeft w:val="0"/>
      <w:marRight w:val="0"/>
      <w:marTop w:val="0"/>
      <w:marBottom w:val="0"/>
      <w:divBdr>
        <w:top w:val="none" w:sz="0" w:space="0" w:color="auto"/>
        <w:left w:val="none" w:sz="0" w:space="0" w:color="auto"/>
        <w:bottom w:val="none" w:sz="0" w:space="0" w:color="auto"/>
        <w:right w:val="none" w:sz="0" w:space="0" w:color="auto"/>
      </w:divBdr>
    </w:div>
    <w:div w:id="873034610">
      <w:bodyDiv w:val="1"/>
      <w:marLeft w:val="0"/>
      <w:marRight w:val="0"/>
      <w:marTop w:val="0"/>
      <w:marBottom w:val="0"/>
      <w:divBdr>
        <w:top w:val="none" w:sz="0" w:space="0" w:color="auto"/>
        <w:left w:val="none" w:sz="0" w:space="0" w:color="auto"/>
        <w:bottom w:val="none" w:sz="0" w:space="0" w:color="auto"/>
        <w:right w:val="none" w:sz="0" w:space="0" w:color="auto"/>
      </w:divBdr>
    </w:div>
    <w:div w:id="873267730">
      <w:bodyDiv w:val="1"/>
      <w:marLeft w:val="0"/>
      <w:marRight w:val="0"/>
      <w:marTop w:val="0"/>
      <w:marBottom w:val="0"/>
      <w:divBdr>
        <w:top w:val="none" w:sz="0" w:space="0" w:color="auto"/>
        <w:left w:val="none" w:sz="0" w:space="0" w:color="auto"/>
        <w:bottom w:val="none" w:sz="0" w:space="0" w:color="auto"/>
        <w:right w:val="none" w:sz="0" w:space="0" w:color="auto"/>
      </w:divBdr>
    </w:div>
    <w:div w:id="874540015">
      <w:bodyDiv w:val="1"/>
      <w:marLeft w:val="0"/>
      <w:marRight w:val="0"/>
      <w:marTop w:val="0"/>
      <w:marBottom w:val="0"/>
      <w:divBdr>
        <w:top w:val="none" w:sz="0" w:space="0" w:color="auto"/>
        <w:left w:val="none" w:sz="0" w:space="0" w:color="auto"/>
        <w:bottom w:val="none" w:sz="0" w:space="0" w:color="auto"/>
        <w:right w:val="none" w:sz="0" w:space="0" w:color="auto"/>
      </w:divBdr>
    </w:div>
    <w:div w:id="874778009">
      <w:bodyDiv w:val="1"/>
      <w:marLeft w:val="0"/>
      <w:marRight w:val="0"/>
      <w:marTop w:val="0"/>
      <w:marBottom w:val="0"/>
      <w:divBdr>
        <w:top w:val="none" w:sz="0" w:space="0" w:color="auto"/>
        <w:left w:val="none" w:sz="0" w:space="0" w:color="auto"/>
        <w:bottom w:val="none" w:sz="0" w:space="0" w:color="auto"/>
        <w:right w:val="none" w:sz="0" w:space="0" w:color="auto"/>
      </w:divBdr>
    </w:div>
    <w:div w:id="874781135">
      <w:bodyDiv w:val="1"/>
      <w:marLeft w:val="0"/>
      <w:marRight w:val="0"/>
      <w:marTop w:val="0"/>
      <w:marBottom w:val="0"/>
      <w:divBdr>
        <w:top w:val="none" w:sz="0" w:space="0" w:color="auto"/>
        <w:left w:val="none" w:sz="0" w:space="0" w:color="auto"/>
        <w:bottom w:val="none" w:sz="0" w:space="0" w:color="auto"/>
        <w:right w:val="none" w:sz="0" w:space="0" w:color="auto"/>
      </w:divBdr>
    </w:div>
    <w:div w:id="875198544">
      <w:bodyDiv w:val="1"/>
      <w:marLeft w:val="0"/>
      <w:marRight w:val="0"/>
      <w:marTop w:val="0"/>
      <w:marBottom w:val="0"/>
      <w:divBdr>
        <w:top w:val="none" w:sz="0" w:space="0" w:color="auto"/>
        <w:left w:val="none" w:sz="0" w:space="0" w:color="auto"/>
        <w:bottom w:val="none" w:sz="0" w:space="0" w:color="auto"/>
        <w:right w:val="none" w:sz="0" w:space="0" w:color="auto"/>
      </w:divBdr>
    </w:div>
    <w:div w:id="875312615">
      <w:bodyDiv w:val="1"/>
      <w:marLeft w:val="0"/>
      <w:marRight w:val="0"/>
      <w:marTop w:val="0"/>
      <w:marBottom w:val="0"/>
      <w:divBdr>
        <w:top w:val="none" w:sz="0" w:space="0" w:color="auto"/>
        <w:left w:val="none" w:sz="0" w:space="0" w:color="auto"/>
        <w:bottom w:val="none" w:sz="0" w:space="0" w:color="auto"/>
        <w:right w:val="none" w:sz="0" w:space="0" w:color="auto"/>
      </w:divBdr>
    </w:div>
    <w:div w:id="875656292">
      <w:bodyDiv w:val="1"/>
      <w:marLeft w:val="0"/>
      <w:marRight w:val="0"/>
      <w:marTop w:val="0"/>
      <w:marBottom w:val="0"/>
      <w:divBdr>
        <w:top w:val="none" w:sz="0" w:space="0" w:color="auto"/>
        <w:left w:val="none" w:sz="0" w:space="0" w:color="auto"/>
        <w:bottom w:val="none" w:sz="0" w:space="0" w:color="auto"/>
        <w:right w:val="none" w:sz="0" w:space="0" w:color="auto"/>
      </w:divBdr>
    </w:div>
    <w:div w:id="875973589">
      <w:bodyDiv w:val="1"/>
      <w:marLeft w:val="0"/>
      <w:marRight w:val="0"/>
      <w:marTop w:val="0"/>
      <w:marBottom w:val="0"/>
      <w:divBdr>
        <w:top w:val="none" w:sz="0" w:space="0" w:color="auto"/>
        <w:left w:val="none" w:sz="0" w:space="0" w:color="auto"/>
        <w:bottom w:val="none" w:sz="0" w:space="0" w:color="auto"/>
        <w:right w:val="none" w:sz="0" w:space="0" w:color="auto"/>
      </w:divBdr>
    </w:div>
    <w:div w:id="876088314">
      <w:bodyDiv w:val="1"/>
      <w:marLeft w:val="0"/>
      <w:marRight w:val="0"/>
      <w:marTop w:val="0"/>
      <w:marBottom w:val="0"/>
      <w:divBdr>
        <w:top w:val="none" w:sz="0" w:space="0" w:color="auto"/>
        <w:left w:val="none" w:sz="0" w:space="0" w:color="auto"/>
        <w:bottom w:val="none" w:sz="0" w:space="0" w:color="auto"/>
        <w:right w:val="none" w:sz="0" w:space="0" w:color="auto"/>
      </w:divBdr>
    </w:div>
    <w:div w:id="877163429">
      <w:bodyDiv w:val="1"/>
      <w:marLeft w:val="0"/>
      <w:marRight w:val="0"/>
      <w:marTop w:val="0"/>
      <w:marBottom w:val="0"/>
      <w:divBdr>
        <w:top w:val="none" w:sz="0" w:space="0" w:color="auto"/>
        <w:left w:val="none" w:sz="0" w:space="0" w:color="auto"/>
        <w:bottom w:val="none" w:sz="0" w:space="0" w:color="auto"/>
        <w:right w:val="none" w:sz="0" w:space="0" w:color="auto"/>
      </w:divBdr>
    </w:div>
    <w:div w:id="877619448">
      <w:bodyDiv w:val="1"/>
      <w:marLeft w:val="0"/>
      <w:marRight w:val="0"/>
      <w:marTop w:val="0"/>
      <w:marBottom w:val="0"/>
      <w:divBdr>
        <w:top w:val="none" w:sz="0" w:space="0" w:color="auto"/>
        <w:left w:val="none" w:sz="0" w:space="0" w:color="auto"/>
        <w:bottom w:val="none" w:sz="0" w:space="0" w:color="auto"/>
        <w:right w:val="none" w:sz="0" w:space="0" w:color="auto"/>
      </w:divBdr>
    </w:div>
    <w:div w:id="878054296">
      <w:bodyDiv w:val="1"/>
      <w:marLeft w:val="0"/>
      <w:marRight w:val="0"/>
      <w:marTop w:val="0"/>
      <w:marBottom w:val="0"/>
      <w:divBdr>
        <w:top w:val="none" w:sz="0" w:space="0" w:color="auto"/>
        <w:left w:val="none" w:sz="0" w:space="0" w:color="auto"/>
        <w:bottom w:val="none" w:sz="0" w:space="0" w:color="auto"/>
        <w:right w:val="none" w:sz="0" w:space="0" w:color="auto"/>
      </w:divBdr>
    </w:div>
    <w:div w:id="878588322">
      <w:bodyDiv w:val="1"/>
      <w:marLeft w:val="0"/>
      <w:marRight w:val="0"/>
      <w:marTop w:val="0"/>
      <w:marBottom w:val="0"/>
      <w:divBdr>
        <w:top w:val="none" w:sz="0" w:space="0" w:color="auto"/>
        <w:left w:val="none" w:sz="0" w:space="0" w:color="auto"/>
        <w:bottom w:val="none" w:sz="0" w:space="0" w:color="auto"/>
        <w:right w:val="none" w:sz="0" w:space="0" w:color="auto"/>
      </w:divBdr>
    </w:div>
    <w:div w:id="878592715">
      <w:bodyDiv w:val="1"/>
      <w:marLeft w:val="0"/>
      <w:marRight w:val="0"/>
      <w:marTop w:val="0"/>
      <w:marBottom w:val="0"/>
      <w:divBdr>
        <w:top w:val="none" w:sz="0" w:space="0" w:color="auto"/>
        <w:left w:val="none" w:sz="0" w:space="0" w:color="auto"/>
        <w:bottom w:val="none" w:sz="0" w:space="0" w:color="auto"/>
        <w:right w:val="none" w:sz="0" w:space="0" w:color="auto"/>
      </w:divBdr>
    </w:div>
    <w:div w:id="879785906">
      <w:bodyDiv w:val="1"/>
      <w:marLeft w:val="0"/>
      <w:marRight w:val="0"/>
      <w:marTop w:val="0"/>
      <w:marBottom w:val="0"/>
      <w:divBdr>
        <w:top w:val="none" w:sz="0" w:space="0" w:color="auto"/>
        <w:left w:val="none" w:sz="0" w:space="0" w:color="auto"/>
        <w:bottom w:val="none" w:sz="0" w:space="0" w:color="auto"/>
        <w:right w:val="none" w:sz="0" w:space="0" w:color="auto"/>
      </w:divBdr>
    </w:div>
    <w:div w:id="880480936">
      <w:bodyDiv w:val="1"/>
      <w:marLeft w:val="0"/>
      <w:marRight w:val="0"/>
      <w:marTop w:val="0"/>
      <w:marBottom w:val="0"/>
      <w:divBdr>
        <w:top w:val="none" w:sz="0" w:space="0" w:color="auto"/>
        <w:left w:val="none" w:sz="0" w:space="0" w:color="auto"/>
        <w:bottom w:val="none" w:sz="0" w:space="0" w:color="auto"/>
        <w:right w:val="none" w:sz="0" w:space="0" w:color="auto"/>
      </w:divBdr>
    </w:div>
    <w:div w:id="880703414">
      <w:bodyDiv w:val="1"/>
      <w:marLeft w:val="0"/>
      <w:marRight w:val="0"/>
      <w:marTop w:val="0"/>
      <w:marBottom w:val="0"/>
      <w:divBdr>
        <w:top w:val="none" w:sz="0" w:space="0" w:color="auto"/>
        <w:left w:val="none" w:sz="0" w:space="0" w:color="auto"/>
        <w:bottom w:val="none" w:sz="0" w:space="0" w:color="auto"/>
        <w:right w:val="none" w:sz="0" w:space="0" w:color="auto"/>
      </w:divBdr>
    </w:div>
    <w:div w:id="881018309">
      <w:bodyDiv w:val="1"/>
      <w:marLeft w:val="0"/>
      <w:marRight w:val="0"/>
      <w:marTop w:val="0"/>
      <w:marBottom w:val="0"/>
      <w:divBdr>
        <w:top w:val="none" w:sz="0" w:space="0" w:color="auto"/>
        <w:left w:val="none" w:sz="0" w:space="0" w:color="auto"/>
        <w:bottom w:val="none" w:sz="0" w:space="0" w:color="auto"/>
        <w:right w:val="none" w:sz="0" w:space="0" w:color="auto"/>
      </w:divBdr>
    </w:div>
    <w:div w:id="882791335">
      <w:bodyDiv w:val="1"/>
      <w:marLeft w:val="0"/>
      <w:marRight w:val="0"/>
      <w:marTop w:val="0"/>
      <w:marBottom w:val="0"/>
      <w:divBdr>
        <w:top w:val="none" w:sz="0" w:space="0" w:color="auto"/>
        <w:left w:val="none" w:sz="0" w:space="0" w:color="auto"/>
        <w:bottom w:val="none" w:sz="0" w:space="0" w:color="auto"/>
        <w:right w:val="none" w:sz="0" w:space="0" w:color="auto"/>
      </w:divBdr>
    </w:div>
    <w:div w:id="883130357">
      <w:bodyDiv w:val="1"/>
      <w:marLeft w:val="0"/>
      <w:marRight w:val="0"/>
      <w:marTop w:val="0"/>
      <w:marBottom w:val="0"/>
      <w:divBdr>
        <w:top w:val="none" w:sz="0" w:space="0" w:color="auto"/>
        <w:left w:val="none" w:sz="0" w:space="0" w:color="auto"/>
        <w:bottom w:val="none" w:sz="0" w:space="0" w:color="auto"/>
        <w:right w:val="none" w:sz="0" w:space="0" w:color="auto"/>
      </w:divBdr>
    </w:div>
    <w:div w:id="883180278">
      <w:bodyDiv w:val="1"/>
      <w:marLeft w:val="0"/>
      <w:marRight w:val="0"/>
      <w:marTop w:val="0"/>
      <w:marBottom w:val="0"/>
      <w:divBdr>
        <w:top w:val="none" w:sz="0" w:space="0" w:color="auto"/>
        <w:left w:val="none" w:sz="0" w:space="0" w:color="auto"/>
        <w:bottom w:val="none" w:sz="0" w:space="0" w:color="auto"/>
        <w:right w:val="none" w:sz="0" w:space="0" w:color="auto"/>
      </w:divBdr>
    </w:div>
    <w:div w:id="883445457">
      <w:bodyDiv w:val="1"/>
      <w:marLeft w:val="0"/>
      <w:marRight w:val="0"/>
      <w:marTop w:val="0"/>
      <w:marBottom w:val="0"/>
      <w:divBdr>
        <w:top w:val="none" w:sz="0" w:space="0" w:color="auto"/>
        <w:left w:val="none" w:sz="0" w:space="0" w:color="auto"/>
        <w:bottom w:val="none" w:sz="0" w:space="0" w:color="auto"/>
        <w:right w:val="none" w:sz="0" w:space="0" w:color="auto"/>
      </w:divBdr>
    </w:div>
    <w:div w:id="884172102">
      <w:bodyDiv w:val="1"/>
      <w:marLeft w:val="0"/>
      <w:marRight w:val="0"/>
      <w:marTop w:val="0"/>
      <w:marBottom w:val="0"/>
      <w:divBdr>
        <w:top w:val="none" w:sz="0" w:space="0" w:color="auto"/>
        <w:left w:val="none" w:sz="0" w:space="0" w:color="auto"/>
        <w:bottom w:val="none" w:sz="0" w:space="0" w:color="auto"/>
        <w:right w:val="none" w:sz="0" w:space="0" w:color="auto"/>
      </w:divBdr>
    </w:div>
    <w:div w:id="884565383">
      <w:bodyDiv w:val="1"/>
      <w:marLeft w:val="0"/>
      <w:marRight w:val="0"/>
      <w:marTop w:val="0"/>
      <w:marBottom w:val="0"/>
      <w:divBdr>
        <w:top w:val="none" w:sz="0" w:space="0" w:color="auto"/>
        <w:left w:val="none" w:sz="0" w:space="0" w:color="auto"/>
        <w:bottom w:val="none" w:sz="0" w:space="0" w:color="auto"/>
        <w:right w:val="none" w:sz="0" w:space="0" w:color="auto"/>
      </w:divBdr>
    </w:div>
    <w:div w:id="885140996">
      <w:bodyDiv w:val="1"/>
      <w:marLeft w:val="0"/>
      <w:marRight w:val="0"/>
      <w:marTop w:val="0"/>
      <w:marBottom w:val="0"/>
      <w:divBdr>
        <w:top w:val="none" w:sz="0" w:space="0" w:color="auto"/>
        <w:left w:val="none" w:sz="0" w:space="0" w:color="auto"/>
        <w:bottom w:val="none" w:sz="0" w:space="0" w:color="auto"/>
        <w:right w:val="none" w:sz="0" w:space="0" w:color="auto"/>
      </w:divBdr>
    </w:div>
    <w:div w:id="885531326">
      <w:bodyDiv w:val="1"/>
      <w:marLeft w:val="0"/>
      <w:marRight w:val="0"/>
      <w:marTop w:val="0"/>
      <w:marBottom w:val="0"/>
      <w:divBdr>
        <w:top w:val="none" w:sz="0" w:space="0" w:color="auto"/>
        <w:left w:val="none" w:sz="0" w:space="0" w:color="auto"/>
        <w:bottom w:val="none" w:sz="0" w:space="0" w:color="auto"/>
        <w:right w:val="none" w:sz="0" w:space="0" w:color="auto"/>
      </w:divBdr>
    </w:div>
    <w:div w:id="885607928">
      <w:bodyDiv w:val="1"/>
      <w:marLeft w:val="0"/>
      <w:marRight w:val="0"/>
      <w:marTop w:val="0"/>
      <w:marBottom w:val="0"/>
      <w:divBdr>
        <w:top w:val="none" w:sz="0" w:space="0" w:color="auto"/>
        <w:left w:val="none" w:sz="0" w:space="0" w:color="auto"/>
        <w:bottom w:val="none" w:sz="0" w:space="0" w:color="auto"/>
        <w:right w:val="none" w:sz="0" w:space="0" w:color="auto"/>
      </w:divBdr>
    </w:div>
    <w:div w:id="885798225">
      <w:bodyDiv w:val="1"/>
      <w:marLeft w:val="0"/>
      <w:marRight w:val="0"/>
      <w:marTop w:val="0"/>
      <w:marBottom w:val="0"/>
      <w:divBdr>
        <w:top w:val="none" w:sz="0" w:space="0" w:color="auto"/>
        <w:left w:val="none" w:sz="0" w:space="0" w:color="auto"/>
        <w:bottom w:val="none" w:sz="0" w:space="0" w:color="auto"/>
        <w:right w:val="none" w:sz="0" w:space="0" w:color="auto"/>
      </w:divBdr>
    </w:div>
    <w:div w:id="886339270">
      <w:bodyDiv w:val="1"/>
      <w:marLeft w:val="0"/>
      <w:marRight w:val="0"/>
      <w:marTop w:val="0"/>
      <w:marBottom w:val="0"/>
      <w:divBdr>
        <w:top w:val="none" w:sz="0" w:space="0" w:color="auto"/>
        <w:left w:val="none" w:sz="0" w:space="0" w:color="auto"/>
        <w:bottom w:val="none" w:sz="0" w:space="0" w:color="auto"/>
        <w:right w:val="none" w:sz="0" w:space="0" w:color="auto"/>
      </w:divBdr>
    </w:div>
    <w:div w:id="886723873">
      <w:bodyDiv w:val="1"/>
      <w:marLeft w:val="0"/>
      <w:marRight w:val="0"/>
      <w:marTop w:val="0"/>
      <w:marBottom w:val="0"/>
      <w:divBdr>
        <w:top w:val="none" w:sz="0" w:space="0" w:color="auto"/>
        <w:left w:val="none" w:sz="0" w:space="0" w:color="auto"/>
        <w:bottom w:val="none" w:sz="0" w:space="0" w:color="auto"/>
        <w:right w:val="none" w:sz="0" w:space="0" w:color="auto"/>
      </w:divBdr>
    </w:div>
    <w:div w:id="886915607">
      <w:bodyDiv w:val="1"/>
      <w:marLeft w:val="0"/>
      <w:marRight w:val="0"/>
      <w:marTop w:val="0"/>
      <w:marBottom w:val="0"/>
      <w:divBdr>
        <w:top w:val="none" w:sz="0" w:space="0" w:color="auto"/>
        <w:left w:val="none" w:sz="0" w:space="0" w:color="auto"/>
        <w:bottom w:val="none" w:sz="0" w:space="0" w:color="auto"/>
        <w:right w:val="none" w:sz="0" w:space="0" w:color="auto"/>
      </w:divBdr>
    </w:div>
    <w:div w:id="887182403">
      <w:bodyDiv w:val="1"/>
      <w:marLeft w:val="0"/>
      <w:marRight w:val="0"/>
      <w:marTop w:val="0"/>
      <w:marBottom w:val="0"/>
      <w:divBdr>
        <w:top w:val="none" w:sz="0" w:space="0" w:color="auto"/>
        <w:left w:val="none" w:sz="0" w:space="0" w:color="auto"/>
        <w:bottom w:val="none" w:sz="0" w:space="0" w:color="auto"/>
        <w:right w:val="none" w:sz="0" w:space="0" w:color="auto"/>
      </w:divBdr>
    </w:div>
    <w:div w:id="887566081">
      <w:bodyDiv w:val="1"/>
      <w:marLeft w:val="0"/>
      <w:marRight w:val="0"/>
      <w:marTop w:val="0"/>
      <w:marBottom w:val="0"/>
      <w:divBdr>
        <w:top w:val="none" w:sz="0" w:space="0" w:color="auto"/>
        <w:left w:val="none" w:sz="0" w:space="0" w:color="auto"/>
        <w:bottom w:val="none" w:sz="0" w:space="0" w:color="auto"/>
        <w:right w:val="none" w:sz="0" w:space="0" w:color="auto"/>
      </w:divBdr>
    </w:div>
    <w:div w:id="888225328">
      <w:bodyDiv w:val="1"/>
      <w:marLeft w:val="0"/>
      <w:marRight w:val="0"/>
      <w:marTop w:val="0"/>
      <w:marBottom w:val="0"/>
      <w:divBdr>
        <w:top w:val="none" w:sz="0" w:space="0" w:color="auto"/>
        <w:left w:val="none" w:sz="0" w:space="0" w:color="auto"/>
        <w:bottom w:val="none" w:sz="0" w:space="0" w:color="auto"/>
        <w:right w:val="none" w:sz="0" w:space="0" w:color="auto"/>
      </w:divBdr>
    </w:div>
    <w:div w:id="890117750">
      <w:bodyDiv w:val="1"/>
      <w:marLeft w:val="0"/>
      <w:marRight w:val="0"/>
      <w:marTop w:val="0"/>
      <w:marBottom w:val="0"/>
      <w:divBdr>
        <w:top w:val="none" w:sz="0" w:space="0" w:color="auto"/>
        <w:left w:val="none" w:sz="0" w:space="0" w:color="auto"/>
        <w:bottom w:val="none" w:sz="0" w:space="0" w:color="auto"/>
        <w:right w:val="none" w:sz="0" w:space="0" w:color="auto"/>
      </w:divBdr>
    </w:div>
    <w:div w:id="890385536">
      <w:bodyDiv w:val="1"/>
      <w:marLeft w:val="0"/>
      <w:marRight w:val="0"/>
      <w:marTop w:val="0"/>
      <w:marBottom w:val="0"/>
      <w:divBdr>
        <w:top w:val="none" w:sz="0" w:space="0" w:color="auto"/>
        <w:left w:val="none" w:sz="0" w:space="0" w:color="auto"/>
        <w:bottom w:val="none" w:sz="0" w:space="0" w:color="auto"/>
        <w:right w:val="none" w:sz="0" w:space="0" w:color="auto"/>
      </w:divBdr>
    </w:div>
    <w:div w:id="891692835">
      <w:bodyDiv w:val="1"/>
      <w:marLeft w:val="0"/>
      <w:marRight w:val="0"/>
      <w:marTop w:val="0"/>
      <w:marBottom w:val="0"/>
      <w:divBdr>
        <w:top w:val="none" w:sz="0" w:space="0" w:color="auto"/>
        <w:left w:val="none" w:sz="0" w:space="0" w:color="auto"/>
        <w:bottom w:val="none" w:sz="0" w:space="0" w:color="auto"/>
        <w:right w:val="none" w:sz="0" w:space="0" w:color="auto"/>
      </w:divBdr>
    </w:div>
    <w:div w:id="892421265">
      <w:bodyDiv w:val="1"/>
      <w:marLeft w:val="0"/>
      <w:marRight w:val="0"/>
      <w:marTop w:val="0"/>
      <w:marBottom w:val="0"/>
      <w:divBdr>
        <w:top w:val="none" w:sz="0" w:space="0" w:color="auto"/>
        <w:left w:val="none" w:sz="0" w:space="0" w:color="auto"/>
        <w:bottom w:val="none" w:sz="0" w:space="0" w:color="auto"/>
        <w:right w:val="none" w:sz="0" w:space="0" w:color="auto"/>
      </w:divBdr>
    </w:div>
    <w:div w:id="893394071">
      <w:bodyDiv w:val="1"/>
      <w:marLeft w:val="0"/>
      <w:marRight w:val="0"/>
      <w:marTop w:val="0"/>
      <w:marBottom w:val="0"/>
      <w:divBdr>
        <w:top w:val="none" w:sz="0" w:space="0" w:color="auto"/>
        <w:left w:val="none" w:sz="0" w:space="0" w:color="auto"/>
        <w:bottom w:val="none" w:sz="0" w:space="0" w:color="auto"/>
        <w:right w:val="none" w:sz="0" w:space="0" w:color="auto"/>
      </w:divBdr>
    </w:div>
    <w:div w:id="893538732">
      <w:bodyDiv w:val="1"/>
      <w:marLeft w:val="0"/>
      <w:marRight w:val="0"/>
      <w:marTop w:val="0"/>
      <w:marBottom w:val="0"/>
      <w:divBdr>
        <w:top w:val="none" w:sz="0" w:space="0" w:color="auto"/>
        <w:left w:val="none" w:sz="0" w:space="0" w:color="auto"/>
        <w:bottom w:val="none" w:sz="0" w:space="0" w:color="auto"/>
        <w:right w:val="none" w:sz="0" w:space="0" w:color="auto"/>
      </w:divBdr>
    </w:div>
    <w:div w:id="894781571">
      <w:bodyDiv w:val="1"/>
      <w:marLeft w:val="0"/>
      <w:marRight w:val="0"/>
      <w:marTop w:val="0"/>
      <w:marBottom w:val="0"/>
      <w:divBdr>
        <w:top w:val="none" w:sz="0" w:space="0" w:color="auto"/>
        <w:left w:val="none" w:sz="0" w:space="0" w:color="auto"/>
        <w:bottom w:val="none" w:sz="0" w:space="0" w:color="auto"/>
        <w:right w:val="none" w:sz="0" w:space="0" w:color="auto"/>
      </w:divBdr>
    </w:div>
    <w:div w:id="895046858">
      <w:bodyDiv w:val="1"/>
      <w:marLeft w:val="0"/>
      <w:marRight w:val="0"/>
      <w:marTop w:val="0"/>
      <w:marBottom w:val="0"/>
      <w:divBdr>
        <w:top w:val="none" w:sz="0" w:space="0" w:color="auto"/>
        <w:left w:val="none" w:sz="0" w:space="0" w:color="auto"/>
        <w:bottom w:val="none" w:sz="0" w:space="0" w:color="auto"/>
        <w:right w:val="none" w:sz="0" w:space="0" w:color="auto"/>
      </w:divBdr>
    </w:div>
    <w:div w:id="895048226">
      <w:bodyDiv w:val="1"/>
      <w:marLeft w:val="0"/>
      <w:marRight w:val="0"/>
      <w:marTop w:val="0"/>
      <w:marBottom w:val="0"/>
      <w:divBdr>
        <w:top w:val="none" w:sz="0" w:space="0" w:color="auto"/>
        <w:left w:val="none" w:sz="0" w:space="0" w:color="auto"/>
        <w:bottom w:val="none" w:sz="0" w:space="0" w:color="auto"/>
        <w:right w:val="none" w:sz="0" w:space="0" w:color="auto"/>
      </w:divBdr>
    </w:div>
    <w:div w:id="895091036">
      <w:bodyDiv w:val="1"/>
      <w:marLeft w:val="0"/>
      <w:marRight w:val="0"/>
      <w:marTop w:val="0"/>
      <w:marBottom w:val="0"/>
      <w:divBdr>
        <w:top w:val="none" w:sz="0" w:space="0" w:color="auto"/>
        <w:left w:val="none" w:sz="0" w:space="0" w:color="auto"/>
        <w:bottom w:val="none" w:sz="0" w:space="0" w:color="auto"/>
        <w:right w:val="none" w:sz="0" w:space="0" w:color="auto"/>
      </w:divBdr>
    </w:div>
    <w:div w:id="896672227">
      <w:bodyDiv w:val="1"/>
      <w:marLeft w:val="0"/>
      <w:marRight w:val="0"/>
      <w:marTop w:val="0"/>
      <w:marBottom w:val="0"/>
      <w:divBdr>
        <w:top w:val="none" w:sz="0" w:space="0" w:color="auto"/>
        <w:left w:val="none" w:sz="0" w:space="0" w:color="auto"/>
        <w:bottom w:val="none" w:sz="0" w:space="0" w:color="auto"/>
        <w:right w:val="none" w:sz="0" w:space="0" w:color="auto"/>
      </w:divBdr>
    </w:div>
    <w:div w:id="897472554">
      <w:bodyDiv w:val="1"/>
      <w:marLeft w:val="0"/>
      <w:marRight w:val="0"/>
      <w:marTop w:val="0"/>
      <w:marBottom w:val="0"/>
      <w:divBdr>
        <w:top w:val="none" w:sz="0" w:space="0" w:color="auto"/>
        <w:left w:val="none" w:sz="0" w:space="0" w:color="auto"/>
        <w:bottom w:val="none" w:sz="0" w:space="0" w:color="auto"/>
        <w:right w:val="none" w:sz="0" w:space="0" w:color="auto"/>
      </w:divBdr>
    </w:div>
    <w:div w:id="898713621">
      <w:bodyDiv w:val="1"/>
      <w:marLeft w:val="0"/>
      <w:marRight w:val="0"/>
      <w:marTop w:val="0"/>
      <w:marBottom w:val="0"/>
      <w:divBdr>
        <w:top w:val="none" w:sz="0" w:space="0" w:color="auto"/>
        <w:left w:val="none" w:sz="0" w:space="0" w:color="auto"/>
        <w:bottom w:val="none" w:sz="0" w:space="0" w:color="auto"/>
        <w:right w:val="none" w:sz="0" w:space="0" w:color="auto"/>
      </w:divBdr>
    </w:div>
    <w:div w:id="898780602">
      <w:bodyDiv w:val="1"/>
      <w:marLeft w:val="0"/>
      <w:marRight w:val="0"/>
      <w:marTop w:val="0"/>
      <w:marBottom w:val="0"/>
      <w:divBdr>
        <w:top w:val="none" w:sz="0" w:space="0" w:color="auto"/>
        <w:left w:val="none" w:sz="0" w:space="0" w:color="auto"/>
        <w:bottom w:val="none" w:sz="0" w:space="0" w:color="auto"/>
        <w:right w:val="none" w:sz="0" w:space="0" w:color="auto"/>
      </w:divBdr>
    </w:div>
    <w:div w:id="899098694">
      <w:bodyDiv w:val="1"/>
      <w:marLeft w:val="0"/>
      <w:marRight w:val="0"/>
      <w:marTop w:val="0"/>
      <w:marBottom w:val="0"/>
      <w:divBdr>
        <w:top w:val="none" w:sz="0" w:space="0" w:color="auto"/>
        <w:left w:val="none" w:sz="0" w:space="0" w:color="auto"/>
        <w:bottom w:val="none" w:sz="0" w:space="0" w:color="auto"/>
        <w:right w:val="none" w:sz="0" w:space="0" w:color="auto"/>
      </w:divBdr>
    </w:div>
    <w:div w:id="899244153">
      <w:bodyDiv w:val="1"/>
      <w:marLeft w:val="0"/>
      <w:marRight w:val="0"/>
      <w:marTop w:val="0"/>
      <w:marBottom w:val="0"/>
      <w:divBdr>
        <w:top w:val="none" w:sz="0" w:space="0" w:color="auto"/>
        <w:left w:val="none" w:sz="0" w:space="0" w:color="auto"/>
        <w:bottom w:val="none" w:sz="0" w:space="0" w:color="auto"/>
        <w:right w:val="none" w:sz="0" w:space="0" w:color="auto"/>
      </w:divBdr>
    </w:div>
    <w:div w:id="899439305">
      <w:bodyDiv w:val="1"/>
      <w:marLeft w:val="0"/>
      <w:marRight w:val="0"/>
      <w:marTop w:val="0"/>
      <w:marBottom w:val="0"/>
      <w:divBdr>
        <w:top w:val="none" w:sz="0" w:space="0" w:color="auto"/>
        <w:left w:val="none" w:sz="0" w:space="0" w:color="auto"/>
        <w:bottom w:val="none" w:sz="0" w:space="0" w:color="auto"/>
        <w:right w:val="none" w:sz="0" w:space="0" w:color="auto"/>
      </w:divBdr>
    </w:div>
    <w:div w:id="899949391">
      <w:bodyDiv w:val="1"/>
      <w:marLeft w:val="0"/>
      <w:marRight w:val="0"/>
      <w:marTop w:val="0"/>
      <w:marBottom w:val="0"/>
      <w:divBdr>
        <w:top w:val="none" w:sz="0" w:space="0" w:color="auto"/>
        <w:left w:val="none" w:sz="0" w:space="0" w:color="auto"/>
        <w:bottom w:val="none" w:sz="0" w:space="0" w:color="auto"/>
        <w:right w:val="none" w:sz="0" w:space="0" w:color="auto"/>
      </w:divBdr>
    </w:div>
    <w:div w:id="900290059">
      <w:bodyDiv w:val="1"/>
      <w:marLeft w:val="0"/>
      <w:marRight w:val="0"/>
      <w:marTop w:val="0"/>
      <w:marBottom w:val="0"/>
      <w:divBdr>
        <w:top w:val="none" w:sz="0" w:space="0" w:color="auto"/>
        <w:left w:val="none" w:sz="0" w:space="0" w:color="auto"/>
        <w:bottom w:val="none" w:sz="0" w:space="0" w:color="auto"/>
        <w:right w:val="none" w:sz="0" w:space="0" w:color="auto"/>
      </w:divBdr>
    </w:div>
    <w:div w:id="900673875">
      <w:bodyDiv w:val="1"/>
      <w:marLeft w:val="0"/>
      <w:marRight w:val="0"/>
      <w:marTop w:val="0"/>
      <w:marBottom w:val="0"/>
      <w:divBdr>
        <w:top w:val="none" w:sz="0" w:space="0" w:color="auto"/>
        <w:left w:val="none" w:sz="0" w:space="0" w:color="auto"/>
        <w:bottom w:val="none" w:sz="0" w:space="0" w:color="auto"/>
        <w:right w:val="none" w:sz="0" w:space="0" w:color="auto"/>
      </w:divBdr>
    </w:div>
    <w:div w:id="900869562">
      <w:bodyDiv w:val="1"/>
      <w:marLeft w:val="0"/>
      <w:marRight w:val="0"/>
      <w:marTop w:val="0"/>
      <w:marBottom w:val="0"/>
      <w:divBdr>
        <w:top w:val="none" w:sz="0" w:space="0" w:color="auto"/>
        <w:left w:val="none" w:sz="0" w:space="0" w:color="auto"/>
        <w:bottom w:val="none" w:sz="0" w:space="0" w:color="auto"/>
        <w:right w:val="none" w:sz="0" w:space="0" w:color="auto"/>
      </w:divBdr>
    </w:div>
    <w:div w:id="900946147">
      <w:bodyDiv w:val="1"/>
      <w:marLeft w:val="0"/>
      <w:marRight w:val="0"/>
      <w:marTop w:val="0"/>
      <w:marBottom w:val="0"/>
      <w:divBdr>
        <w:top w:val="none" w:sz="0" w:space="0" w:color="auto"/>
        <w:left w:val="none" w:sz="0" w:space="0" w:color="auto"/>
        <w:bottom w:val="none" w:sz="0" w:space="0" w:color="auto"/>
        <w:right w:val="none" w:sz="0" w:space="0" w:color="auto"/>
      </w:divBdr>
    </w:div>
    <w:div w:id="901021526">
      <w:bodyDiv w:val="1"/>
      <w:marLeft w:val="0"/>
      <w:marRight w:val="0"/>
      <w:marTop w:val="0"/>
      <w:marBottom w:val="0"/>
      <w:divBdr>
        <w:top w:val="none" w:sz="0" w:space="0" w:color="auto"/>
        <w:left w:val="none" w:sz="0" w:space="0" w:color="auto"/>
        <w:bottom w:val="none" w:sz="0" w:space="0" w:color="auto"/>
        <w:right w:val="none" w:sz="0" w:space="0" w:color="auto"/>
      </w:divBdr>
    </w:div>
    <w:div w:id="902524570">
      <w:bodyDiv w:val="1"/>
      <w:marLeft w:val="0"/>
      <w:marRight w:val="0"/>
      <w:marTop w:val="0"/>
      <w:marBottom w:val="0"/>
      <w:divBdr>
        <w:top w:val="none" w:sz="0" w:space="0" w:color="auto"/>
        <w:left w:val="none" w:sz="0" w:space="0" w:color="auto"/>
        <w:bottom w:val="none" w:sz="0" w:space="0" w:color="auto"/>
        <w:right w:val="none" w:sz="0" w:space="0" w:color="auto"/>
      </w:divBdr>
    </w:div>
    <w:div w:id="903370768">
      <w:bodyDiv w:val="1"/>
      <w:marLeft w:val="0"/>
      <w:marRight w:val="0"/>
      <w:marTop w:val="0"/>
      <w:marBottom w:val="0"/>
      <w:divBdr>
        <w:top w:val="none" w:sz="0" w:space="0" w:color="auto"/>
        <w:left w:val="none" w:sz="0" w:space="0" w:color="auto"/>
        <w:bottom w:val="none" w:sz="0" w:space="0" w:color="auto"/>
        <w:right w:val="none" w:sz="0" w:space="0" w:color="auto"/>
      </w:divBdr>
    </w:div>
    <w:div w:id="903486961">
      <w:bodyDiv w:val="1"/>
      <w:marLeft w:val="0"/>
      <w:marRight w:val="0"/>
      <w:marTop w:val="0"/>
      <w:marBottom w:val="0"/>
      <w:divBdr>
        <w:top w:val="none" w:sz="0" w:space="0" w:color="auto"/>
        <w:left w:val="none" w:sz="0" w:space="0" w:color="auto"/>
        <w:bottom w:val="none" w:sz="0" w:space="0" w:color="auto"/>
        <w:right w:val="none" w:sz="0" w:space="0" w:color="auto"/>
      </w:divBdr>
    </w:div>
    <w:div w:id="903491863">
      <w:bodyDiv w:val="1"/>
      <w:marLeft w:val="0"/>
      <w:marRight w:val="0"/>
      <w:marTop w:val="0"/>
      <w:marBottom w:val="0"/>
      <w:divBdr>
        <w:top w:val="none" w:sz="0" w:space="0" w:color="auto"/>
        <w:left w:val="none" w:sz="0" w:space="0" w:color="auto"/>
        <w:bottom w:val="none" w:sz="0" w:space="0" w:color="auto"/>
        <w:right w:val="none" w:sz="0" w:space="0" w:color="auto"/>
      </w:divBdr>
    </w:div>
    <w:div w:id="903565688">
      <w:bodyDiv w:val="1"/>
      <w:marLeft w:val="0"/>
      <w:marRight w:val="0"/>
      <w:marTop w:val="0"/>
      <w:marBottom w:val="0"/>
      <w:divBdr>
        <w:top w:val="none" w:sz="0" w:space="0" w:color="auto"/>
        <w:left w:val="none" w:sz="0" w:space="0" w:color="auto"/>
        <w:bottom w:val="none" w:sz="0" w:space="0" w:color="auto"/>
        <w:right w:val="none" w:sz="0" w:space="0" w:color="auto"/>
      </w:divBdr>
    </w:div>
    <w:div w:id="903684886">
      <w:bodyDiv w:val="1"/>
      <w:marLeft w:val="0"/>
      <w:marRight w:val="0"/>
      <w:marTop w:val="0"/>
      <w:marBottom w:val="0"/>
      <w:divBdr>
        <w:top w:val="none" w:sz="0" w:space="0" w:color="auto"/>
        <w:left w:val="none" w:sz="0" w:space="0" w:color="auto"/>
        <w:bottom w:val="none" w:sz="0" w:space="0" w:color="auto"/>
        <w:right w:val="none" w:sz="0" w:space="0" w:color="auto"/>
      </w:divBdr>
    </w:div>
    <w:div w:id="905411800">
      <w:bodyDiv w:val="1"/>
      <w:marLeft w:val="0"/>
      <w:marRight w:val="0"/>
      <w:marTop w:val="0"/>
      <w:marBottom w:val="0"/>
      <w:divBdr>
        <w:top w:val="none" w:sz="0" w:space="0" w:color="auto"/>
        <w:left w:val="none" w:sz="0" w:space="0" w:color="auto"/>
        <w:bottom w:val="none" w:sz="0" w:space="0" w:color="auto"/>
        <w:right w:val="none" w:sz="0" w:space="0" w:color="auto"/>
      </w:divBdr>
    </w:div>
    <w:div w:id="905530926">
      <w:bodyDiv w:val="1"/>
      <w:marLeft w:val="0"/>
      <w:marRight w:val="0"/>
      <w:marTop w:val="0"/>
      <w:marBottom w:val="0"/>
      <w:divBdr>
        <w:top w:val="none" w:sz="0" w:space="0" w:color="auto"/>
        <w:left w:val="none" w:sz="0" w:space="0" w:color="auto"/>
        <w:bottom w:val="none" w:sz="0" w:space="0" w:color="auto"/>
        <w:right w:val="none" w:sz="0" w:space="0" w:color="auto"/>
      </w:divBdr>
    </w:div>
    <w:div w:id="905578595">
      <w:bodyDiv w:val="1"/>
      <w:marLeft w:val="0"/>
      <w:marRight w:val="0"/>
      <w:marTop w:val="0"/>
      <w:marBottom w:val="0"/>
      <w:divBdr>
        <w:top w:val="none" w:sz="0" w:space="0" w:color="auto"/>
        <w:left w:val="none" w:sz="0" w:space="0" w:color="auto"/>
        <w:bottom w:val="none" w:sz="0" w:space="0" w:color="auto"/>
        <w:right w:val="none" w:sz="0" w:space="0" w:color="auto"/>
      </w:divBdr>
    </w:div>
    <w:div w:id="906036634">
      <w:bodyDiv w:val="1"/>
      <w:marLeft w:val="0"/>
      <w:marRight w:val="0"/>
      <w:marTop w:val="0"/>
      <w:marBottom w:val="0"/>
      <w:divBdr>
        <w:top w:val="none" w:sz="0" w:space="0" w:color="auto"/>
        <w:left w:val="none" w:sz="0" w:space="0" w:color="auto"/>
        <w:bottom w:val="none" w:sz="0" w:space="0" w:color="auto"/>
        <w:right w:val="none" w:sz="0" w:space="0" w:color="auto"/>
      </w:divBdr>
    </w:div>
    <w:div w:id="906037366">
      <w:bodyDiv w:val="1"/>
      <w:marLeft w:val="0"/>
      <w:marRight w:val="0"/>
      <w:marTop w:val="0"/>
      <w:marBottom w:val="0"/>
      <w:divBdr>
        <w:top w:val="none" w:sz="0" w:space="0" w:color="auto"/>
        <w:left w:val="none" w:sz="0" w:space="0" w:color="auto"/>
        <w:bottom w:val="none" w:sz="0" w:space="0" w:color="auto"/>
        <w:right w:val="none" w:sz="0" w:space="0" w:color="auto"/>
      </w:divBdr>
    </w:div>
    <w:div w:id="906916915">
      <w:bodyDiv w:val="1"/>
      <w:marLeft w:val="0"/>
      <w:marRight w:val="0"/>
      <w:marTop w:val="0"/>
      <w:marBottom w:val="0"/>
      <w:divBdr>
        <w:top w:val="none" w:sz="0" w:space="0" w:color="auto"/>
        <w:left w:val="none" w:sz="0" w:space="0" w:color="auto"/>
        <w:bottom w:val="none" w:sz="0" w:space="0" w:color="auto"/>
        <w:right w:val="none" w:sz="0" w:space="0" w:color="auto"/>
      </w:divBdr>
    </w:div>
    <w:div w:id="907152198">
      <w:bodyDiv w:val="1"/>
      <w:marLeft w:val="0"/>
      <w:marRight w:val="0"/>
      <w:marTop w:val="0"/>
      <w:marBottom w:val="0"/>
      <w:divBdr>
        <w:top w:val="none" w:sz="0" w:space="0" w:color="auto"/>
        <w:left w:val="none" w:sz="0" w:space="0" w:color="auto"/>
        <w:bottom w:val="none" w:sz="0" w:space="0" w:color="auto"/>
        <w:right w:val="none" w:sz="0" w:space="0" w:color="auto"/>
      </w:divBdr>
    </w:div>
    <w:div w:id="907613660">
      <w:bodyDiv w:val="1"/>
      <w:marLeft w:val="0"/>
      <w:marRight w:val="0"/>
      <w:marTop w:val="0"/>
      <w:marBottom w:val="0"/>
      <w:divBdr>
        <w:top w:val="none" w:sz="0" w:space="0" w:color="auto"/>
        <w:left w:val="none" w:sz="0" w:space="0" w:color="auto"/>
        <w:bottom w:val="none" w:sz="0" w:space="0" w:color="auto"/>
        <w:right w:val="none" w:sz="0" w:space="0" w:color="auto"/>
      </w:divBdr>
    </w:div>
    <w:div w:id="907960476">
      <w:bodyDiv w:val="1"/>
      <w:marLeft w:val="0"/>
      <w:marRight w:val="0"/>
      <w:marTop w:val="0"/>
      <w:marBottom w:val="0"/>
      <w:divBdr>
        <w:top w:val="none" w:sz="0" w:space="0" w:color="auto"/>
        <w:left w:val="none" w:sz="0" w:space="0" w:color="auto"/>
        <w:bottom w:val="none" w:sz="0" w:space="0" w:color="auto"/>
        <w:right w:val="none" w:sz="0" w:space="0" w:color="auto"/>
      </w:divBdr>
    </w:div>
    <w:div w:id="908463107">
      <w:bodyDiv w:val="1"/>
      <w:marLeft w:val="0"/>
      <w:marRight w:val="0"/>
      <w:marTop w:val="0"/>
      <w:marBottom w:val="0"/>
      <w:divBdr>
        <w:top w:val="none" w:sz="0" w:space="0" w:color="auto"/>
        <w:left w:val="none" w:sz="0" w:space="0" w:color="auto"/>
        <w:bottom w:val="none" w:sz="0" w:space="0" w:color="auto"/>
        <w:right w:val="none" w:sz="0" w:space="0" w:color="auto"/>
      </w:divBdr>
    </w:div>
    <w:div w:id="909076738">
      <w:bodyDiv w:val="1"/>
      <w:marLeft w:val="0"/>
      <w:marRight w:val="0"/>
      <w:marTop w:val="0"/>
      <w:marBottom w:val="0"/>
      <w:divBdr>
        <w:top w:val="none" w:sz="0" w:space="0" w:color="auto"/>
        <w:left w:val="none" w:sz="0" w:space="0" w:color="auto"/>
        <w:bottom w:val="none" w:sz="0" w:space="0" w:color="auto"/>
        <w:right w:val="none" w:sz="0" w:space="0" w:color="auto"/>
      </w:divBdr>
    </w:div>
    <w:div w:id="909193924">
      <w:bodyDiv w:val="1"/>
      <w:marLeft w:val="0"/>
      <w:marRight w:val="0"/>
      <w:marTop w:val="0"/>
      <w:marBottom w:val="0"/>
      <w:divBdr>
        <w:top w:val="none" w:sz="0" w:space="0" w:color="auto"/>
        <w:left w:val="none" w:sz="0" w:space="0" w:color="auto"/>
        <w:bottom w:val="none" w:sz="0" w:space="0" w:color="auto"/>
        <w:right w:val="none" w:sz="0" w:space="0" w:color="auto"/>
      </w:divBdr>
    </w:div>
    <w:div w:id="909196450">
      <w:bodyDiv w:val="1"/>
      <w:marLeft w:val="0"/>
      <w:marRight w:val="0"/>
      <w:marTop w:val="0"/>
      <w:marBottom w:val="0"/>
      <w:divBdr>
        <w:top w:val="none" w:sz="0" w:space="0" w:color="auto"/>
        <w:left w:val="none" w:sz="0" w:space="0" w:color="auto"/>
        <w:bottom w:val="none" w:sz="0" w:space="0" w:color="auto"/>
        <w:right w:val="none" w:sz="0" w:space="0" w:color="auto"/>
      </w:divBdr>
    </w:div>
    <w:div w:id="909464552">
      <w:bodyDiv w:val="1"/>
      <w:marLeft w:val="0"/>
      <w:marRight w:val="0"/>
      <w:marTop w:val="0"/>
      <w:marBottom w:val="0"/>
      <w:divBdr>
        <w:top w:val="none" w:sz="0" w:space="0" w:color="auto"/>
        <w:left w:val="none" w:sz="0" w:space="0" w:color="auto"/>
        <w:bottom w:val="none" w:sz="0" w:space="0" w:color="auto"/>
        <w:right w:val="none" w:sz="0" w:space="0" w:color="auto"/>
      </w:divBdr>
    </w:div>
    <w:div w:id="909534405">
      <w:bodyDiv w:val="1"/>
      <w:marLeft w:val="0"/>
      <w:marRight w:val="0"/>
      <w:marTop w:val="0"/>
      <w:marBottom w:val="0"/>
      <w:divBdr>
        <w:top w:val="none" w:sz="0" w:space="0" w:color="auto"/>
        <w:left w:val="none" w:sz="0" w:space="0" w:color="auto"/>
        <w:bottom w:val="none" w:sz="0" w:space="0" w:color="auto"/>
        <w:right w:val="none" w:sz="0" w:space="0" w:color="auto"/>
      </w:divBdr>
    </w:div>
    <w:div w:id="909802155">
      <w:bodyDiv w:val="1"/>
      <w:marLeft w:val="0"/>
      <w:marRight w:val="0"/>
      <w:marTop w:val="0"/>
      <w:marBottom w:val="0"/>
      <w:divBdr>
        <w:top w:val="none" w:sz="0" w:space="0" w:color="auto"/>
        <w:left w:val="none" w:sz="0" w:space="0" w:color="auto"/>
        <w:bottom w:val="none" w:sz="0" w:space="0" w:color="auto"/>
        <w:right w:val="none" w:sz="0" w:space="0" w:color="auto"/>
      </w:divBdr>
    </w:div>
    <w:div w:id="909802315">
      <w:bodyDiv w:val="1"/>
      <w:marLeft w:val="0"/>
      <w:marRight w:val="0"/>
      <w:marTop w:val="0"/>
      <w:marBottom w:val="0"/>
      <w:divBdr>
        <w:top w:val="none" w:sz="0" w:space="0" w:color="auto"/>
        <w:left w:val="none" w:sz="0" w:space="0" w:color="auto"/>
        <w:bottom w:val="none" w:sz="0" w:space="0" w:color="auto"/>
        <w:right w:val="none" w:sz="0" w:space="0" w:color="auto"/>
      </w:divBdr>
    </w:div>
    <w:div w:id="909923712">
      <w:bodyDiv w:val="1"/>
      <w:marLeft w:val="0"/>
      <w:marRight w:val="0"/>
      <w:marTop w:val="0"/>
      <w:marBottom w:val="0"/>
      <w:divBdr>
        <w:top w:val="none" w:sz="0" w:space="0" w:color="auto"/>
        <w:left w:val="none" w:sz="0" w:space="0" w:color="auto"/>
        <w:bottom w:val="none" w:sz="0" w:space="0" w:color="auto"/>
        <w:right w:val="none" w:sz="0" w:space="0" w:color="auto"/>
      </w:divBdr>
    </w:div>
    <w:div w:id="910458626">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1040734">
      <w:bodyDiv w:val="1"/>
      <w:marLeft w:val="0"/>
      <w:marRight w:val="0"/>
      <w:marTop w:val="0"/>
      <w:marBottom w:val="0"/>
      <w:divBdr>
        <w:top w:val="none" w:sz="0" w:space="0" w:color="auto"/>
        <w:left w:val="none" w:sz="0" w:space="0" w:color="auto"/>
        <w:bottom w:val="none" w:sz="0" w:space="0" w:color="auto"/>
        <w:right w:val="none" w:sz="0" w:space="0" w:color="auto"/>
      </w:divBdr>
    </w:div>
    <w:div w:id="912085277">
      <w:bodyDiv w:val="1"/>
      <w:marLeft w:val="0"/>
      <w:marRight w:val="0"/>
      <w:marTop w:val="0"/>
      <w:marBottom w:val="0"/>
      <w:divBdr>
        <w:top w:val="none" w:sz="0" w:space="0" w:color="auto"/>
        <w:left w:val="none" w:sz="0" w:space="0" w:color="auto"/>
        <w:bottom w:val="none" w:sz="0" w:space="0" w:color="auto"/>
        <w:right w:val="none" w:sz="0" w:space="0" w:color="auto"/>
      </w:divBdr>
    </w:div>
    <w:div w:id="912197104">
      <w:bodyDiv w:val="1"/>
      <w:marLeft w:val="0"/>
      <w:marRight w:val="0"/>
      <w:marTop w:val="0"/>
      <w:marBottom w:val="0"/>
      <w:divBdr>
        <w:top w:val="none" w:sz="0" w:space="0" w:color="auto"/>
        <w:left w:val="none" w:sz="0" w:space="0" w:color="auto"/>
        <w:bottom w:val="none" w:sz="0" w:space="0" w:color="auto"/>
        <w:right w:val="none" w:sz="0" w:space="0" w:color="auto"/>
      </w:divBdr>
    </w:div>
    <w:div w:id="912591564">
      <w:bodyDiv w:val="1"/>
      <w:marLeft w:val="0"/>
      <w:marRight w:val="0"/>
      <w:marTop w:val="0"/>
      <w:marBottom w:val="0"/>
      <w:divBdr>
        <w:top w:val="none" w:sz="0" w:space="0" w:color="auto"/>
        <w:left w:val="none" w:sz="0" w:space="0" w:color="auto"/>
        <w:bottom w:val="none" w:sz="0" w:space="0" w:color="auto"/>
        <w:right w:val="none" w:sz="0" w:space="0" w:color="auto"/>
      </w:divBdr>
    </w:div>
    <w:div w:id="913198548">
      <w:bodyDiv w:val="1"/>
      <w:marLeft w:val="0"/>
      <w:marRight w:val="0"/>
      <w:marTop w:val="0"/>
      <w:marBottom w:val="0"/>
      <w:divBdr>
        <w:top w:val="none" w:sz="0" w:space="0" w:color="auto"/>
        <w:left w:val="none" w:sz="0" w:space="0" w:color="auto"/>
        <w:bottom w:val="none" w:sz="0" w:space="0" w:color="auto"/>
        <w:right w:val="none" w:sz="0" w:space="0" w:color="auto"/>
      </w:divBdr>
    </w:div>
    <w:div w:id="913705874">
      <w:bodyDiv w:val="1"/>
      <w:marLeft w:val="0"/>
      <w:marRight w:val="0"/>
      <w:marTop w:val="0"/>
      <w:marBottom w:val="0"/>
      <w:divBdr>
        <w:top w:val="none" w:sz="0" w:space="0" w:color="auto"/>
        <w:left w:val="none" w:sz="0" w:space="0" w:color="auto"/>
        <w:bottom w:val="none" w:sz="0" w:space="0" w:color="auto"/>
        <w:right w:val="none" w:sz="0" w:space="0" w:color="auto"/>
      </w:divBdr>
    </w:div>
    <w:div w:id="914166429">
      <w:bodyDiv w:val="1"/>
      <w:marLeft w:val="0"/>
      <w:marRight w:val="0"/>
      <w:marTop w:val="0"/>
      <w:marBottom w:val="0"/>
      <w:divBdr>
        <w:top w:val="none" w:sz="0" w:space="0" w:color="auto"/>
        <w:left w:val="none" w:sz="0" w:space="0" w:color="auto"/>
        <w:bottom w:val="none" w:sz="0" w:space="0" w:color="auto"/>
        <w:right w:val="none" w:sz="0" w:space="0" w:color="auto"/>
      </w:divBdr>
    </w:div>
    <w:div w:id="914584639">
      <w:bodyDiv w:val="1"/>
      <w:marLeft w:val="0"/>
      <w:marRight w:val="0"/>
      <w:marTop w:val="0"/>
      <w:marBottom w:val="0"/>
      <w:divBdr>
        <w:top w:val="none" w:sz="0" w:space="0" w:color="auto"/>
        <w:left w:val="none" w:sz="0" w:space="0" w:color="auto"/>
        <w:bottom w:val="none" w:sz="0" w:space="0" w:color="auto"/>
        <w:right w:val="none" w:sz="0" w:space="0" w:color="auto"/>
      </w:divBdr>
    </w:div>
    <w:div w:id="915751432">
      <w:bodyDiv w:val="1"/>
      <w:marLeft w:val="0"/>
      <w:marRight w:val="0"/>
      <w:marTop w:val="0"/>
      <w:marBottom w:val="0"/>
      <w:divBdr>
        <w:top w:val="none" w:sz="0" w:space="0" w:color="auto"/>
        <w:left w:val="none" w:sz="0" w:space="0" w:color="auto"/>
        <w:bottom w:val="none" w:sz="0" w:space="0" w:color="auto"/>
        <w:right w:val="none" w:sz="0" w:space="0" w:color="auto"/>
      </w:divBdr>
    </w:div>
    <w:div w:id="916329905">
      <w:bodyDiv w:val="1"/>
      <w:marLeft w:val="0"/>
      <w:marRight w:val="0"/>
      <w:marTop w:val="0"/>
      <w:marBottom w:val="0"/>
      <w:divBdr>
        <w:top w:val="none" w:sz="0" w:space="0" w:color="auto"/>
        <w:left w:val="none" w:sz="0" w:space="0" w:color="auto"/>
        <w:bottom w:val="none" w:sz="0" w:space="0" w:color="auto"/>
        <w:right w:val="none" w:sz="0" w:space="0" w:color="auto"/>
      </w:divBdr>
    </w:div>
    <w:div w:id="917177697">
      <w:bodyDiv w:val="1"/>
      <w:marLeft w:val="0"/>
      <w:marRight w:val="0"/>
      <w:marTop w:val="0"/>
      <w:marBottom w:val="0"/>
      <w:divBdr>
        <w:top w:val="none" w:sz="0" w:space="0" w:color="auto"/>
        <w:left w:val="none" w:sz="0" w:space="0" w:color="auto"/>
        <w:bottom w:val="none" w:sz="0" w:space="0" w:color="auto"/>
        <w:right w:val="none" w:sz="0" w:space="0" w:color="auto"/>
      </w:divBdr>
    </w:div>
    <w:div w:id="917447081">
      <w:bodyDiv w:val="1"/>
      <w:marLeft w:val="0"/>
      <w:marRight w:val="0"/>
      <w:marTop w:val="0"/>
      <w:marBottom w:val="0"/>
      <w:divBdr>
        <w:top w:val="none" w:sz="0" w:space="0" w:color="auto"/>
        <w:left w:val="none" w:sz="0" w:space="0" w:color="auto"/>
        <w:bottom w:val="none" w:sz="0" w:space="0" w:color="auto"/>
        <w:right w:val="none" w:sz="0" w:space="0" w:color="auto"/>
      </w:divBdr>
    </w:div>
    <w:div w:id="918711069">
      <w:bodyDiv w:val="1"/>
      <w:marLeft w:val="0"/>
      <w:marRight w:val="0"/>
      <w:marTop w:val="0"/>
      <w:marBottom w:val="0"/>
      <w:divBdr>
        <w:top w:val="none" w:sz="0" w:space="0" w:color="auto"/>
        <w:left w:val="none" w:sz="0" w:space="0" w:color="auto"/>
        <w:bottom w:val="none" w:sz="0" w:space="0" w:color="auto"/>
        <w:right w:val="none" w:sz="0" w:space="0" w:color="auto"/>
      </w:divBdr>
    </w:div>
    <w:div w:id="919289763">
      <w:bodyDiv w:val="1"/>
      <w:marLeft w:val="0"/>
      <w:marRight w:val="0"/>
      <w:marTop w:val="0"/>
      <w:marBottom w:val="0"/>
      <w:divBdr>
        <w:top w:val="none" w:sz="0" w:space="0" w:color="auto"/>
        <w:left w:val="none" w:sz="0" w:space="0" w:color="auto"/>
        <w:bottom w:val="none" w:sz="0" w:space="0" w:color="auto"/>
        <w:right w:val="none" w:sz="0" w:space="0" w:color="auto"/>
      </w:divBdr>
    </w:div>
    <w:div w:id="920026674">
      <w:bodyDiv w:val="1"/>
      <w:marLeft w:val="0"/>
      <w:marRight w:val="0"/>
      <w:marTop w:val="0"/>
      <w:marBottom w:val="0"/>
      <w:divBdr>
        <w:top w:val="none" w:sz="0" w:space="0" w:color="auto"/>
        <w:left w:val="none" w:sz="0" w:space="0" w:color="auto"/>
        <w:bottom w:val="none" w:sz="0" w:space="0" w:color="auto"/>
        <w:right w:val="none" w:sz="0" w:space="0" w:color="auto"/>
      </w:divBdr>
    </w:div>
    <w:div w:id="920597895">
      <w:bodyDiv w:val="1"/>
      <w:marLeft w:val="0"/>
      <w:marRight w:val="0"/>
      <w:marTop w:val="0"/>
      <w:marBottom w:val="0"/>
      <w:divBdr>
        <w:top w:val="none" w:sz="0" w:space="0" w:color="auto"/>
        <w:left w:val="none" w:sz="0" w:space="0" w:color="auto"/>
        <w:bottom w:val="none" w:sz="0" w:space="0" w:color="auto"/>
        <w:right w:val="none" w:sz="0" w:space="0" w:color="auto"/>
      </w:divBdr>
    </w:div>
    <w:div w:id="920871458">
      <w:bodyDiv w:val="1"/>
      <w:marLeft w:val="0"/>
      <w:marRight w:val="0"/>
      <w:marTop w:val="0"/>
      <w:marBottom w:val="0"/>
      <w:divBdr>
        <w:top w:val="none" w:sz="0" w:space="0" w:color="auto"/>
        <w:left w:val="none" w:sz="0" w:space="0" w:color="auto"/>
        <w:bottom w:val="none" w:sz="0" w:space="0" w:color="auto"/>
        <w:right w:val="none" w:sz="0" w:space="0" w:color="auto"/>
      </w:divBdr>
    </w:div>
    <w:div w:id="921572179">
      <w:bodyDiv w:val="1"/>
      <w:marLeft w:val="0"/>
      <w:marRight w:val="0"/>
      <w:marTop w:val="0"/>
      <w:marBottom w:val="0"/>
      <w:divBdr>
        <w:top w:val="none" w:sz="0" w:space="0" w:color="auto"/>
        <w:left w:val="none" w:sz="0" w:space="0" w:color="auto"/>
        <w:bottom w:val="none" w:sz="0" w:space="0" w:color="auto"/>
        <w:right w:val="none" w:sz="0" w:space="0" w:color="auto"/>
      </w:divBdr>
    </w:div>
    <w:div w:id="921647172">
      <w:bodyDiv w:val="1"/>
      <w:marLeft w:val="0"/>
      <w:marRight w:val="0"/>
      <w:marTop w:val="0"/>
      <w:marBottom w:val="0"/>
      <w:divBdr>
        <w:top w:val="none" w:sz="0" w:space="0" w:color="auto"/>
        <w:left w:val="none" w:sz="0" w:space="0" w:color="auto"/>
        <w:bottom w:val="none" w:sz="0" w:space="0" w:color="auto"/>
        <w:right w:val="none" w:sz="0" w:space="0" w:color="auto"/>
      </w:divBdr>
    </w:div>
    <w:div w:id="922299195">
      <w:bodyDiv w:val="1"/>
      <w:marLeft w:val="0"/>
      <w:marRight w:val="0"/>
      <w:marTop w:val="0"/>
      <w:marBottom w:val="0"/>
      <w:divBdr>
        <w:top w:val="none" w:sz="0" w:space="0" w:color="auto"/>
        <w:left w:val="none" w:sz="0" w:space="0" w:color="auto"/>
        <w:bottom w:val="none" w:sz="0" w:space="0" w:color="auto"/>
        <w:right w:val="none" w:sz="0" w:space="0" w:color="auto"/>
      </w:divBdr>
    </w:div>
    <w:div w:id="922644808">
      <w:bodyDiv w:val="1"/>
      <w:marLeft w:val="0"/>
      <w:marRight w:val="0"/>
      <w:marTop w:val="0"/>
      <w:marBottom w:val="0"/>
      <w:divBdr>
        <w:top w:val="none" w:sz="0" w:space="0" w:color="auto"/>
        <w:left w:val="none" w:sz="0" w:space="0" w:color="auto"/>
        <w:bottom w:val="none" w:sz="0" w:space="0" w:color="auto"/>
        <w:right w:val="none" w:sz="0" w:space="0" w:color="auto"/>
      </w:divBdr>
    </w:div>
    <w:div w:id="923029469">
      <w:bodyDiv w:val="1"/>
      <w:marLeft w:val="0"/>
      <w:marRight w:val="0"/>
      <w:marTop w:val="0"/>
      <w:marBottom w:val="0"/>
      <w:divBdr>
        <w:top w:val="none" w:sz="0" w:space="0" w:color="auto"/>
        <w:left w:val="none" w:sz="0" w:space="0" w:color="auto"/>
        <w:bottom w:val="none" w:sz="0" w:space="0" w:color="auto"/>
        <w:right w:val="none" w:sz="0" w:space="0" w:color="auto"/>
      </w:divBdr>
    </w:div>
    <w:div w:id="923683606">
      <w:bodyDiv w:val="1"/>
      <w:marLeft w:val="0"/>
      <w:marRight w:val="0"/>
      <w:marTop w:val="0"/>
      <w:marBottom w:val="0"/>
      <w:divBdr>
        <w:top w:val="none" w:sz="0" w:space="0" w:color="auto"/>
        <w:left w:val="none" w:sz="0" w:space="0" w:color="auto"/>
        <w:bottom w:val="none" w:sz="0" w:space="0" w:color="auto"/>
        <w:right w:val="none" w:sz="0" w:space="0" w:color="auto"/>
      </w:divBdr>
    </w:div>
    <w:div w:id="923875144">
      <w:bodyDiv w:val="1"/>
      <w:marLeft w:val="0"/>
      <w:marRight w:val="0"/>
      <w:marTop w:val="0"/>
      <w:marBottom w:val="0"/>
      <w:divBdr>
        <w:top w:val="none" w:sz="0" w:space="0" w:color="auto"/>
        <w:left w:val="none" w:sz="0" w:space="0" w:color="auto"/>
        <w:bottom w:val="none" w:sz="0" w:space="0" w:color="auto"/>
        <w:right w:val="none" w:sz="0" w:space="0" w:color="auto"/>
      </w:divBdr>
    </w:div>
    <w:div w:id="923999112">
      <w:bodyDiv w:val="1"/>
      <w:marLeft w:val="0"/>
      <w:marRight w:val="0"/>
      <w:marTop w:val="0"/>
      <w:marBottom w:val="0"/>
      <w:divBdr>
        <w:top w:val="none" w:sz="0" w:space="0" w:color="auto"/>
        <w:left w:val="none" w:sz="0" w:space="0" w:color="auto"/>
        <w:bottom w:val="none" w:sz="0" w:space="0" w:color="auto"/>
        <w:right w:val="none" w:sz="0" w:space="0" w:color="auto"/>
      </w:divBdr>
    </w:div>
    <w:div w:id="924150338">
      <w:bodyDiv w:val="1"/>
      <w:marLeft w:val="0"/>
      <w:marRight w:val="0"/>
      <w:marTop w:val="0"/>
      <w:marBottom w:val="0"/>
      <w:divBdr>
        <w:top w:val="none" w:sz="0" w:space="0" w:color="auto"/>
        <w:left w:val="none" w:sz="0" w:space="0" w:color="auto"/>
        <w:bottom w:val="none" w:sz="0" w:space="0" w:color="auto"/>
        <w:right w:val="none" w:sz="0" w:space="0" w:color="auto"/>
      </w:divBdr>
    </w:div>
    <w:div w:id="924462892">
      <w:bodyDiv w:val="1"/>
      <w:marLeft w:val="0"/>
      <w:marRight w:val="0"/>
      <w:marTop w:val="0"/>
      <w:marBottom w:val="0"/>
      <w:divBdr>
        <w:top w:val="none" w:sz="0" w:space="0" w:color="auto"/>
        <w:left w:val="none" w:sz="0" w:space="0" w:color="auto"/>
        <w:bottom w:val="none" w:sz="0" w:space="0" w:color="auto"/>
        <w:right w:val="none" w:sz="0" w:space="0" w:color="auto"/>
      </w:divBdr>
    </w:div>
    <w:div w:id="925188117">
      <w:bodyDiv w:val="1"/>
      <w:marLeft w:val="0"/>
      <w:marRight w:val="0"/>
      <w:marTop w:val="0"/>
      <w:marBottom w:val="0"/>
      <w:divBdr>
        <w:top w:val="none" w:sz="0" w:space="0" w:color="auto"/>
        <w:left w:val="none" w:sz="0" w:space="0" w:color="auto"/>
        <w:bottom w:val="none" w:sz="0" w:space="0" w:color="auto"/>
        <w:right w:val="none" w:sz="0" w:space="0" w:color="auto"/>
      </w:divBdr>
    </w:div>
    <w:div w:id="926231332">
      <w:bodyDiv w:val="1"/>
      <w:marLeft w:val="0"/>
      <w:marRight w:val="0"/>
      <w:marTop w:val="0"/>
      <w:marBottom w:val="0"/>
      <w:divBdr>
        <w:top w:val="none" w:sz="0" w:space="0" w:color="auto"/>
        <w:left w:val="none" w:sz="0" w:space="0" w:color="auto"/>
        <w:bottom w:val="none" w:sz="0" w:space="0" w:color="auto"/>
        <w:right w:val="none" w:sz="0" w:space="0" w:color="auto"/>
      </w:divBdr>
    </w:div>
    <w:div w:id="926426827">
      <w:bodyDiv w:val="1"/>
      <w:marLeft w:val="0"/>
      <w:marRight w:val="0"/>
      <w:marTop w:val="0"/>
      <w:marBottom w:val="0"/>
      <w:divBdr>
        <w:top w:val="none" w:sz="0" w:space="0" w:color="auto"/>
        <w:left w:val="none" w:sz="0" w:space="0" w:color="auto"/>
        <w:bottom w:val="none" w:sz="0" w:space="0" w:color="auto"/>
        <w:right w:val="none" w:sz="0" w:space="0" w:color="auto"/>
      </w:divBdr>
    </w:div>
    <w:div w:id="926885290">
      <w:bodyDiv w:val="1"/>
      <w:marLeft w:val="0"/>
      <w:marRight w:val="0"/>
      <w:marTop w:val="0"/>
      <w:marBottom w:val="0"/>
      <w:divBdr>
        <w:top w:val="none" w:sz="0" w:space="0" w:color="auto"/>
        <w:left w:val="none" w:sz="0" w:space="0" w:color="auto"/>
        <w:bottom w:val="none" w:sz="0" w:space="0" w:color="auto"/>
        <w:right w:val="none" w:sz="0" w:space="0" w:color="auto"/>
      </w:divBdr>
    </w:div>
    <w:div w:id="927228334">
      <w:bodyDiv w:val="1"/>
      <w:marLeft w:val="0"/>
      <w:marRight w:val="0"/>
      <w:marTop w:val="0"/>
      <w:marBottom w:val="0"/>
      <w:divBdr>
        <w:top w:val="none" w:sz="0" w:space="0" w:color="auto"/>
        <w:left w:val="none" w:sz="0" w:space="0" w:color="auto"/>
        <w:bottom w:val="none" w:sz="0" w:space="0" w:color="auto"/>
        <w:right w:val="none" w:sz="0" w:space="0" w:color="auto"/>
      </w:divBdr>
    </w:div>
    <w:div w:id="928083664">
      <w:bodyDiv w:val="1"/>
      <w:marLeft w:val="0"/>
      <w:marRight w:val="0"/>
      <w:marTop w:val="0"/>
      <w:marBottom w:val="0"/>
      <w:divBdr>
        <w:top w:val="none" w:sz="0" w:space="0" w:color="auto"/>
        <w:left w:val="none" w:sz="0" w:space="0" w:color="auto"/>
        <w:bottom w:val="none" w:sz="0" w:space="0" w:color="auto"/>
        <w:right w:val="none" w:sz="0" w:space="0" w:color="auto"/>
      </w:divBdr>
    </w:div>
    <w:div w:id="928123502">
      <w:bodyDiv w:val="1"/>
      <w:marLeft w:val="0"/>
      <w:marRight w:val="0"/>
      <w:marTop w:val="0"/>
      <w:marBottom w:val="0"/>
      <w:divBdr>
        <w:top w:val="none" w:sz="0" w:space="0" w:color="auto"/>
        <w:left w:val="none" w:sz="0" w:space="0" w:color="auto"/>
        <w:bottom w:val="none" w:sz="0" w:space="0" w:color="auto"/>
        <w:right w:val="none" w:sz="0" w:space="0" w:color="auto"/>
      </w:divBdr>
    </w:div>
    <w:div w:id="928731260">
      <w:bodyDiv w:val="1"/>
      <w:marLeft w:val="0"/>
      <w:marRight w:val="0"/>
      <w:marTop w:val="0"/>
      <w:marBottom w:val="0"/>
      <w:divBdr>
        <w:top w:val="none" w:sz="0" w:space="0" w:color="auto"/>
        <w:left w:val="none" w:sz="0" w:space="0" w:color="auto"/>
        <w:bottom w:val="none" w:sz="0" w:space="0" w:color="auto"/>
        <w:right w:val="none" w:sz="0" w:space="0" w:color="auto"/>
      </w:divBdr>
    </w:div>
    <w:div w:id="928736345">
      <w:bodyDiv w:val="1"/>
      <w:marLeft w:val="0"/>
      <w:marRight w:val="0"/>
      <w:marTop w:val="0"/>
      <w:marBottom w:val="0"/>
      <w:divBdr>
        <w:top w:val="none" w:sz="0" w:space="0" w:color="auto"/>
        <w:left w:val="none" w:sz="0" w:space="0" w:color="auto"/>
        <w:bottom w:val="none" w:sz="0" w:space="0" w:color="auto"/>
        <w:right w:val="none" w:sz="0" w:space="0" w:color="auto"/>
      </w:divBdr>
    </w:div>
    <w:div w:id="929385251">
      <w:bodyDiv w:val="1"/>
      <w:marLeft w:val="0"/>
      <w:marRight w:val="0"/>
      <w:marTop w:val="0"/>
      <w:marBottom w:val="0"/>
      <w:divBdr>
        <w:top w:val="none" w:sz="0" w:space="0" w:color="auto"/>
        <w:left w:val="none" w:sz="0" w:space="0" w:color="auto"/>
        <w:bottom w:val="none" w:sz="0" w:space="0" w:color="auto"/>
        <w:right w:val="none" w:sz="0" w:space="0" w:color="auto"/>
      </w:divBdr>
    </w:div>
    <w:div w:id="929967489">
      <w:bodyDiv w:val="1"/>
      <w:marLeft w:val="0"/>
      <w:marRight w:val="0"/>
      <w:marTop w:val="0"/>
      <w:marBottom w:val="0"/>
      <w:divBdr>
        <w:top w:val="none" w:sz="0" w:space="0" w:color="auto"/>
        <w:left w:val="none" w:sz="0" w:space="0" w:color="auto"/>
        <w:bottom w:val="none" w:sz="0" w:space="0" w:color="auto"/>
        <w:right w:val="none" w:sz="0" w:space="0" w:color="auto"/>
      </w:divBdr>
    </w:div>
    <w:div w:id="930818771">
      <w:bodyDiv w:val="1"/>
      <w:marLeft w:val="0"/>
      <w:marRight w:val="0"/>
      <w:marTop w:val="0"/>
      <w:marBottom w:val="0"/>
      <w:divBdr>
        <w:top w:val="none" w:sz="0" w:space="0" w:color="auto"/>
        <w:left w:val="none" w:sz="0" w:space="0" w:color="auto"/>
        <w:bottom w:val="none" w:sz="0" w:space="0" w:color="auto"/>
        <w:right w:val="none" w:sz="0" w:space="0" w:color="auto"/>
      </w:divBdr>
    </w:div>
    <w:div w:id="930893049">
      <w:bodyDiv w:val="1"/>
      <w:marLeft w:val="0"/>
      <w:marRight w:val="0"/>
      <w:marTop w:val="0"/>
      <w:marBottom w:val="0"/>
      <w:divBdr>
        <w:top w:val="none" w:sz="0" w:space="0" w:color="auto"/>
        <w:left w:val="none" w:sz="0" w:space="0" w:color="auto"/>
        <w:bottom w:val="none" w:sz="0" w:space="0" w:color="auto"/>
        <w:right w:val="none" w:sz="0" w:space="0" w:color="auto"/>
      </w:divBdr>
    </w:div>
    <w:div w:id="931082626">
      <w:bodyDiv w:val="1"/>
      <w:marLeft w:val="0"/>
      <w:marRight w:val="0"/>
      <w:marTop w:val="0"/>
      <w:marBottom w:val="0"/>
      <w:divBdr>
        <w:top w:val="none" w:sz="0" w:space="0" w:color="auto"/>
        <w:left w:val="none" w:sz="0" w:space="0" w:color="auto"/>
        <w:bottom w:val="none" w:sz="0" w:space="0" w:color="auto"/>
        <w:right w:val="none" w:sz="0" w:space="0" w:color="auto"/>
      </w:divBdr>
    </w:div>
    <w:div w:id="931206180">
      <w:bodyDiv w:val="1"/>
      <w:marLeft w:val="0"/>
      <w:marRight w:val="0"/>
      <w:marTop w:val="0"/>
      <w:marBottom w:val="0"/>
      <w:divBdr>
        <w:top w:val="none" w:sz="0" w:space="0" w:color="auto"/>
        <w:left w:val="none" w:sz="0" w:space="0" w:color="auto"/>
        <w:bottom w:val="none" w:sz="0" w:space="0" w:color="auto"/>
        <w:right w:val="none" w:sz="0" w:space="0" w:color="auto"/>
      </w:divBdr>
    </w:div>
    <w:div w:id="931275749">
      <w:bodyDiv w:val="1"/>
      <w:marLeft w:val="0"/>
      <w:marRight w:val="0"/>
      <w:marTop w:val="0"/>
      <w:marBottom w:val="0"/>
      <w:divBdr>
        <w:top w:val="none" w:sz="0" w:space="0" w:color="auto"/>
        <w:left w:val="none" w:sz="0" w:space="0" w:color="auto"/>
        <w:bottom w:val="none" w:sz="0" w:space="0" w:color="auto"/>
        <w:right w:val="none" w:sz="0" w:space="0" w:color="auto"/>
      </w:divBdr>
    </w:div>
    <w:div w:id="931594788">
      <w:bodyDiv w:val="1"/>
      <w:marLeft w:val="0"/>
      <w:marRight w:val="0"/>
      <w:marTop w:val="0"/>
      <w:marBottom w:val="0"/>
      <w:divBdr>
        <w:top w:val="none" w:sz="0" w:space="0" w:color="auto"/>
        <w:left w:val="none" w:sz="0" w:space="0" w:color="auto"/>
        <w:bottom w:val="none" w:sz="0" w:space="0" w:color="auto"/>
        <w:right w:val="none" w:sz="0" w:space="0" w:color="auto"/>
      </w:divBdr>
    </w:div>
    <w:div w:id="932132303">
      <w:bodyDiv w:val="1"/>
      <w:marLeft w:val="0"/>
      <w:marRight w:val="0"/>
      <w:marTop w:val="0"/>
      <w:marBottom w:val="0"/>
      <w:divBdr>
        <w:top w:val="none" w:sz="0" w:space="0" w:color="auto"/>
        <w:left w:val="none" w:sz="0" w:space="0" w:color="auto"/>
        <w:bottom w:val="none" w:sz="0" w:space="0" w:color="auto"/>
        <w:right w:val="none" w:sz="0" w:space="0" w:color="auto"/>
      </w:divBdr>
    </w:div>
    <w:div w:id="932511760">
      <w:bodyDiv w:val="1"/>
      <w:marLeft w:val="0"/>
      <w:marRight w:val="0"/>
      <w:marTop w:val="0"/>
      <w:marBottom w:val="0"/>
      <w:divBdr>
        <w:top w:val="none" w:sz="0" w:space="0" w:color="auto"/>
        <w:left w:val="none" w:sz="0" w:space="0" w:color="auto"/>
        <w:bottom w:val="none" w:sz="0" w:space="0" w:color="auto"/>
        <w:right w:val="none" w:sz="0" w:space="0" w:color="auto"/>
      </w:divBdr>
    </w:div>
    <w:div w:id="932520034">
      <w:bodyDiv w:val="1"/>
      <w:marLeft w:val="0"/>
      <w:marRight w:val="0"/>
      <w:marTop w:val="0"/>
      <w:marBottom w:val="0"/>
      <w:divBdr>
        <w:top w:val="none" w:sz="0" w:space="0" w:color="auto"/>
        <w:left w:val="none" w:sz="0" w:space="0" w:color="auto"/>
        <w:bottom w:val="none" w:sz="0" w:space="0" w:color="auto"/>
        <w:right w:val="none" w:sz="0" w:space="0" w:color="auto"/>
      </w:divBdr>
    </w:div>
    <w:div w:id="932666681">
      <w:bodyDiv w:val="1"/>
      <w:marLeft w:val="0"/>
      <w:marRight w:val="0"/>
      <w:marTop w:val="0"/>
      <w:marBottom w:val="0"/>
      <w:divBdr>
        <w:top w:val="none" w:sz="0" w:space="0" w:color="auto"/>
        <w:left w:val="none" w:sz="0" w:space="0" w:color="auto"/>
        <w:bottom w:val="none" w:sz="0" w:space="0" w:color="auto"/>
        <w:right w:val="none" w:sz="0" w:space="0" w:color="auto"/>
      </w:divBdr>
    </w:div>
    <w:div w:id="932669607">
      <w:bodyDiv w:val="1"/>
      <w:marLeft w:val="0"/>
      <w:marRight w:val="0"/>
      <w:marTop w:val="0"/>
      <w:marBottom w:val="0"/>
      <w:divBdr>
        <w:top w:val="none" w:sz="0" w:space="0" w:color="auto"/>
        <w:left w:val="none" w:sz="0" w:space="0" w:color="auto"/>
        <w:bottom w:val="none" w:sz="0" w:space="0" w:color="auto"/>
        <w:right w:val="none" w:sz="0" w:space="0" w:color="auto"/>
      </w:divBdr>
    </w:div>
    <w:div w:id="933320680">
      <w:bodyDiv w:val="1"/>
      <w:marLeft w:val="0"/>
      <w:marRight w:val="0"/>
      <w:marTop w:val="0"/>
      <w:marBottom w:val="0"/>
      <w:divBdr>
        <w:top w:val="none" w:sz="0" w:space="0" w:color="auto"/>
        <w:left w:val="none" w:sz="0" w:space="0" w:color="auto"/>
        <w:bottom w:val="none" w:sz="0" w:space="0" w:color="auto"/>
        <w:right w:val="none" w:sz="0" w:space="0" w:color="auto"/>
      </w:divBdr>
    </w:div>
    <w:div w:id="933442538">
      <w:bodyDiv w:val="1"/>
      <w:marLeft w:val="0"/>
      <w:marRight w:val="0"/>
      <w:marTop w:val="0"/>
      <w:marBottom w:val="0"/>
      <w:divBdr>
        <w:top w:val="none" w:sz="0" w:space="0" w:color="auto"/>
        <w:left w:val="none" w:sz="0" w:space="0" w:color="auto"/>
        <w:bottom w:val="none" w:sz="0" w:space="0" w:color="auto"/>
        <w:right w:val="none" w:sz="0" w:space="0" w:color="auto"/>
      </w:divBdr>
    </w:div>
    <w:div w:id="934098490">
      <w:bodyDiv w:val="1"/>
      <w:marLeft w:val="0"/>
      <w:marRight w:val="0"/>
      <w:marTop w:val="0"/>
      <w:marBottom w:val="0"/>
      <w:divBdr>
        <w:top w:val="none" w:sz="0" w:space="0" w:color="auto"/>
        <w:left w:val="none" w:sz="0" w:space="0" w:color="auto"/>
        <w:bottom w:val="none" w:sz="0" w:space="0" w:color="auto"/>
        <w:right w:val="none" w:sz="0" w:space="0" w:color="auto"/>
      </w:divBdr>
    </w:div>
    <w:div w:id="934241530">
      <w:bodyDiv w:val="1"/>
      <w:marLeft w:val="0"/>
      <w:marRight w:val="0"/>
      <w:marTop w:val="0"/>
      <w:marBottom w:val="0"/>
      <w:divBdr>
        <w:top w:val="none" w:sz="0" w:space="0" w:color="auto"/>
        <w:left w:val="none" w:sz="0" w:space="0" w:color="auto"/>
        <w:bottom w:val="none" w:sz="0" w:space="0" w:color="auto"/>
        <w:right w:val="none" w:sz="0" w:space="0" w:color="auto"/>
      </w:divBdr>
    </w:div>
    <w:div w:id="934289067">
      <w:bodyDiv w:val="1"/>
      <w:marLeft w:val="0"/>
      <w:marRight w:val="0"/>
      <w:marTop w:val="0"/>
      <w:marBottom w:val="0"/>
      <w:divBdr>
        <w:top w:val="none" w:sz="0" w:space="0" w:color="auto"/>
        <w:left w:val="none" w:sz="0" w:space="0" w:color="auto"/>
        <w:bottom w:val="none" w:sz="0" w:space="0" w:color="auto"/>
        <w:right w:val="none" w:sz="0" w:space="0" w:color="auto"/>
      </w:divBdr>
    </w:div>
    <w:div w:id="934941329">
      <w:bodyDiv w:val="1"/>
      <w:marLeft w:val="0"/>
      <w:marRight w:val="0"/>
      <w:marTop w:val="0"/>
      <w:marBottom w:val="0"/>
      <w:divBdr>
        <w:top w:val="none" w:sz="0" w:space="0" w:color="auto"/>
        <w:left w:val="none" w:sz="0" w:space="0" w:color="auto"/>
        <w:bottom w:val="none" w:sz="0" w:space="0" w:color="auto"/>
        <w:right w:val="none" w:sz="0" w:space="0" w:color="auto"/>
      </w:divBdr>
    </w:div>
    <w:div w:id="935017244">
      <w:bodyDiv w:val="1"/>
      <w:marLeft w:val="0"/>
      <w:marRight w:val="0"/>
      <w:marTop w:val="0"/>
      <w:marBottom w:val="0"/>
      <w:divBdr>
        <w:top w:val="none" w:sz="0" w:space="0" w:color="auto"/>
        <w:left w:val="none" w:sz="0" w:space="0" w:color="auto"/>
        <w:bottom w:val="none" w:sz="0" w:space="0" w:color="auto"/>
        <w:right w:val="none" w:sz="0" w:space="0" w:color="auto"/>
      </w:divBdr>
    </w:div>
    <w:div w:id="935985978">
      <w:bodyDiv w:val="1"/>
      <w:marLeft w:val="0"/>
      <w:marRight w:val="0"/>
      <w:marTop w:val="0"/>
      <w:marBottom w:val="0"/>
      <w:divBdr>
        <w:top w:val="none" w:sz="0" w:space="0" w:color="auto"/>
        <w:left w:val="none" w:sz="0" w:space="0" w:color="auto"/>
        <w:bottom w:val="none" w:sz="0" w:space="0" w:color="auto"/>
        <w:right w:val="none" w:sz="0" w:space="0" w:color="auto"/>
      </w:divBdr>
    </w:div>
    <w:div w:id="936213277">
      <w:bodyDiv w:val="1"/>
      <w:marLeft w:val="0"/>
      <w:marRight w:val="0"/>
      <w:marTop w:val="0"/>
      <w:marBottom w:val="0"/>
      <w:divBdr>
        <w:top w:val="none" w:sz="0" w:space="0" w:color="auto"/>
        <w:left w:val="none" w:sz="0" w:space="0" w:color="auto"/>
        <w:bottom w:val="none" w:sz="0" w:space="0" w:color="auto"/>
        <w:right w:val="none" w:sz="0" w:space="0" w:color="auto"/>
      </w:divBdr>
    </w:div>
    <w:div w:id="936409132">
      <w:bodyDiv w:val="1"/>
      <w:marLeft w:val="0"/>
      <w:marRight w:val="0"/>
      <w:marTop w:val="0"/>
      <w:marBottom w:val="0"/>
      <w:divBdr>
        <w:top w:val="none" w:sz="0" w:space="0" w:color="auto"/>
        <w:left w:val="none" w:sz="0" w:space="0" w:color="auto"/>
        <w:bottom w:val="none" w:sz="0" w:space="0" w:color="auto"/>
        <w:right w:val="none" w:sz="0" w:space="0" w:color="auto"/>
      </w:divBdr>
    </w:div>
    <w:div w:id="936868562">
      <w:bodyDiv w:val="1"/>
      <w:marLeft w:val="0"/>
      <w:marRight w:val="0"/>
      <w:marTop w:val="0"/>
      <w:marBottom w:val="0"/>
      <w:divBdr>
        <w:top w:val="none" w:sz="0" w:space="0" w:color="auto"/>
        <w:left w:val="none" w:sz="0" w:space="0" w:color="auto"/>
        <w:bottom w:val="none" w:sz="0" w:space="0" w:color="auto"/>
        <w:right w:val="none" w:sz="0" w:space="0" w:color="auto"/>
      </w:divBdr>
    </w:div>
    <w:div w:id="937103028">
      <w:bodyDiv w:val="1"/>
      <w:marLeft w:val="0"/>
      <w:marRight w:val="0"/>
      <w:marTop w:val="0"/>
      <w:marBottom w:val="0"/>
      <w:divBdr>
        <w:top w:val="none" w:sz="0" w:space="0" w:color="auto"/>
        <w:left w:val="none" w:sz="0" w:space="0" w:color="auto"/>
        <w:bottom w:val="none" w:sz="0" w:space="0" w:color="auto"/>
        <w:right w:val="none" w:sz="0" w:space="0" w:color="auto"/>
      </w:divBdr>
    </w:div>
    <w:div w:id="937182437">
      <w:bodyDiv w:val="1"/>
      <w:marLeft w:val="0"/>
      <w:marRight w:val="0"/>
      <w:marTop w:val="0"/>
      <w:marBottom w:val="0"/>
      <w:divBdr>
        <w:top w:val="none" w:sz="0" w:space="0" w:color="auto"/>
        <w:left w:val="none" w:sz="0" w:space="0" w:color="auto"/>
        <w:bottom w:val="none" w:sz="0" w:space="0" w:color="auto"/>
        <w:right w:val="none" w:sz="0" w:space="0" w:color="auto"/>
      </w:divBdr>
    </w:div>
    <w:div w:id="937299156">
      <w:bodyDiv w:val="1"/>
      <w:marLeft w:val="0"/>
      <w:marRight w:val="0"/>
      <w:marTop w:val="0"/>
      <w:marBottom w:val="0"/>
      <w:divBdr>
        <w:top w:val="none" w:sz="0" w:space="0" w:color="auto"/>
        <w:left w:val="none" w:sz="0" w:space="0" w:color="auto"/>
        <w:bottom w:val="none" w:sz="0" w:space="0" w:color="auto"/>
        <w:right w:val="none" w:sz="0" w:space="0" w:color="auto"/>
      </w:divBdr>
    </w:div>
    <w:div w:id="937518936">
      <w:bodyDiv w:val="1"/>
      <w:marLeft w:val="0"/>
      <w:marRight w:val="0"/>
      <w:marTop w:val="0"/>
      <w:marBottom w:val="0"/>
      <w:divBdr>
        <w:top w:val="none" w:sz="0" w:space="0" w:color="auto"/>
        <w:left w:val="none" w:sz="0" w:space="0" w:color="auto"/>
        <w:bottom w:val="none" w:sz="0" w:space="0" w:color="auto"/>
        <w:right w:val="none" w:sz="0" w:space="0" w:color="auto"/>
      </w:divBdr>
    </w:div>
    <w:div w:id="938105994">
      <w:bodyDiv w:val="1"/>
      <w:marLeft w:val="0"/>
      <w:marRight w:val="0"/>
      <w:marTop w:val="0"/>
      <w:marBottom w:val="0"/>
      <w:divBdr>
        <w:top w:val="none" w:sz="0" w:space="0" w:color="auto"/>
        <w:left w:val="none" w:sz="0" w:space="0" w:color="auto"/>
        <w:bottom w:val="none" w:sz="0" w:space="0" w:color="auto"/>
        <w:right w:val="none" w:sz="0" w:space="0" w:color="auto"/>
      </w:divBdr>
    </w:div>
    <w:div w:id="939946078">
      <w:bodyDiv w:val="1"/>
      <w:marLeft w:val="0"/>
      <w:marRight w:val="0"/>
      <w:marTop w:val="0"/>
      <w:marBottom w:val="0"/>
      <w:divBdr>
        <w:top w:val="none" w:sz="0" w:space="0" w:color="auto"/>
        <w:left w:val="none" w:sz="0" w:space="0" w:color="auto"/>
        <w:bottom w:val="none" w:sz="0" w:space="0" w:color="auto"/>
        <w:right w:val="none" w:sz="0" w:space="0" w:color="auto"/>
      </w:divBdr>
    </w:div>
    <w:div w:id="94072707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0920195">
      <w:bodyDiv w:val="1"/>
      <w:marLeft w:val="0"/>
      <w:marRight w:val="0"/>
      <w:marTop w:val="0"/>
      <w:marBottom w:val="0"/>
      <w:divBdr>
        <w:top w:val="none" w:sz="0" w:space="0" w:color="auto"/>
        <w:left w:val="none" w:sz="0" w:space="0" w:color="auto"/>
        <w:bottom w:val="none" w:sz="0" w:space="0" w:color="auto"/>
        <w:right w:val="none" w:sz="0" w:space="0" w:color="auto"/>
      </w:divBdr>
    </w:div>
    <w:div w:id="941382152">
      <w:bodyDiv w:val="1"/>
      <w:marLeft w:val="0"/>
      <w:marRight w:val="0"/>
      <w:marTop w:val="0"/>
      <w:marBottom w:val="0"/>
      <w:divBdr>
        <w:top w:val="none" w:sz="0" w:space="0" w:color="auto"/>
        <w:left w:val="none" w:sz="0" w:space="0" w:color="auto"/>
        <w:bottom w:val="none" w:sz="0" w:space="0" w:color="auto"/>
        <w:right w:val="none" w:sz="0" w:space="0" w:color="auto"/>
      </w:divBdr>
    </w:div>
    <w:div w:id="942033661">
      <w:bodyDiv w:val="1"/>
      <w:marLeft w:val="0"/>
      <w:marRight w:val="0"/>
      <w:marTop w:val="0"/>
      <w:marBottom w:val="0"/>
      <w:divBdr>
        <w:top w:val="none" w:sz="0" w:space="0" w:color="auto"/>
        <w:left w:val="none" w:sz="0" w:space="0" w:color="auto"/>
        <w:bottom w:val="none" w:sz="0" w:space="0" w:color="auto"/>
        <w:right w:val="none" w:sz="0" w:space="0" w:color="auto"/>
      </w:divBdr>
    </w:div>
    <w:div w:id="942296890">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
    <w:div w:id="943608788">
      <w:bodyDiv w:val="1"/>
      <w:marLeft w:val="0"/>
      <w:marRight w:val="0"/>
      <w:marTop w:val="0"/>
      <w:marBottom w:val="0"/>
      <w:divBdr>
        <w:top w:val="none" w:sz="0" w:space="0" w:color="auto"/>
        <w:left w:val="none" w:sz="0" w:space="0" w:color="auto"/>
        <w:bottom w:val="none" w:sz="0" w:space="0" w:color="auto"/>
        <w:right w:val="none" w:sz="0" w:space="0" w:color="auto"/>
      </w:divBdr>
    </w:div>
    <w:div w:id="944383304">
      <w:bodyDiv w:val="1"/>
      <w:marLeft w:val="0"/>
      <w:marRight w:val="0"/>
      <w:marTop w:val="0"/>
      <w:marBottom w:val="0"/>
      <w:divBdr>
        <w:top w:val="none" w:sz="0" w:space="0" w:color="auto"/>
        <w:left w:val="none" w:sz="0" w:space="0" w:color="auto"/>
        <w:bottom w:val="none" w:sz="0" w:space="0" w:color="auto"/>
        <w:right w:val="none" w:sz="0" w:space="0" w:color="auto"/>
      </w:divBdr>
    </w:div>
    <w:div w:id="944462314">
      <w:bodyDiv w:val="1"/>
      <w:marLeft w:val="0"/>
      <w:marRight w:val="0"/>
      <w:marTop w:val="0"/>
      <w:marBottom w:val="0"/>
      <w:divBdr>
        <w:top w:val="none" w:sz="0" w:space="0" w:color="auto"/>
        <w:left w:val="none" w:sz="0" w:space="0" w:color="auto"/>
        <w:bottom w:val="none" w:sz="0" w:space="0" w:color="auto"/>
        <w:right w:val="none" w:sz="0" w:space="0" w:color="auto"/>
      </w:divBdr>
    </w:div>
    <w:div w:id="947395171">
      <w:bodyDiv w:val="1"/>
      <w:marLeft w:val="0"/>
      <w:marRight w:val="0"/>
      <w:marTop w:val="0"/>
      <w:marBottom w:val="0"/>
      <w:divBdr>
        <w:top w:val="none" w:sz="0" w:space="0" w:color="auto"/>
        <w:left w:val="none" w:sz="0" w:space="0" w:color="auto"/>
        <w:bottom w:val="none" w:sz="0" w:space="0" w:color="auto"/>
        <w:right w:val="none" w:sz="0" w:space="0" w:color="auto"/>
      </w:divBdr>
    </w:div>
    <w:div w:id="947541378">
      <w:bodyDiv w:val="1"/>
      <w:marLeft w:val="0"/>
      <w:marRight w:val="0"/>
      <w:marTop w:val="0"/>
      <w:marBottom w:val="0"/>
      <w:divBdr>
        <w:top w:val="none" w:sz="0" w:space="0" w:color="auto"/>
        <w:left w:val="none" w:sz="0" w:space="0" w:color="auto"/>
        <w:bottom w:val="none" w:sz="0" w:space="0" w:color="auto"/>
        <w:right w:val="none" w:sz="0" w:space="0" w:color="auto"/>
      </w:divBdr>
    </w:div>
    <w:div w:id="947661947">
      <w:bodyDiv w:val="1"/>
      <w:marLeft w:val="0"/>
      <w:marRight w:val="0"/>
      <w:marTop w:val="0"/>
      <w:marBottom w:val="0"/>
      <w:divBdr>
        <w:top w:val="none" w:sz="0" w:space="0" w:color="auto"/>
        <w:left w:val="none" w:sz="0" w:space="0" w:color="auto"/>
        <w:bottom w:val="none" w:sz="0" w:space="0" w:color="auto"/>
        <w:right w:val="none" w:sz="0" w:space="0" w:color="auto"/>
      </w:divBdr>
    </w:div>
    <w:div w:id="948975428">
      <w:bodyDiv w:val="1"/>
      <w:marLeft w:val="0"/>
      <w:marRight w:val="0"/>
      <w:marTop w:val="0"/>
      <w:marBottom w:val="0"/>
      <w:divBdr>
        <w:top w:val="none" w:sz="0" w:space="0" w:color="auto"/>
        <w:left w:val="none" w:sz="0" w:space="0" w:color="auto"/>
        <w:bottom w:val="none" w:sz="0" w:space="0" w:color="auto"/>
        <w:right w:val="none" w:sz="0" w:space="0" w:color="auto"/>
      </w:divBdr>
    </w:div>
    <w:div w:id="949506287">
      <w:bodyDiv w:val="1"/>
      <w:marLeft w:val="0"/>
      <w:marRight w:val="0"/>
      <w:marTop w:val="0"/>
      <w:marBottom w:val="0"/>
      <w:divBdr>
        <w:top w:val="none" w:sz="0" w:space="0" w:color="auto"/>
        <w:left w:val="none" w:sz="0" w:space="0" w:color="auto"/>
        <w:bottom w:val="none" w:sz="0" w:space="0" w:color="auto"/>
        <w:right w:val="none" w:sz="0" w:space="0" w:color="auto"/>
      </w:divBdr>
    </w:div>
    <w:div w:id="950210088">
      <w:bodyDiv w:val="1"/>
      <w:marLeft w:val="0"/>
      <w:marRight w:val="0"/>
      <w:marTop w:val="0"/>
      <w:marBottom w:val="0"/>
      <w:divBdr>
        <w:top w:val="none" w:sz="0" w:space="0" w:color="auto"/>
        <w:left w:val="none" w:sz="0" w:space="0" w:color="auto"/>
        <w:bottom w:val="none" w:sz="0" w:space="0" w:color="auto"/>
        <w:right w:val="none" w:sz="0" w:space="0" w:color="auto"/>
      </w:divBdr>
    </w:div>
    <w:div w:id="950478825">
      <w:bodyDiv w:val="1"/>
      <w:marLeft w:val="0"/>
      <w:marRight w:val="0"/>
      <w:marTop w:val="0"/>
      <w:marBottom w:val="0"/>
      <w:divBdr>
        <w:top w:val="none" w:sz="0" w:space="0" w:color="auto"/>
        <w:left w:val="none" w:sz="0" w:space="0" w:color="auto"/>
        <w:bottom w:val="none" w:sz="0" w:space="0" w:color="auto"/>
        <w:right w:val="none" w:sz="0" w:space="0" w:color="auto"/>
      </w:divBdr>
    </w:div>
    <w:div w:id="950625534">
      <w:bodyDiv w:val="1"/>
      <w:marLeft w:val="0"/>
      <w:marRight w:val="0"/>
      <w:marTop w:val="0"/>
      <w:marBottom w:val="0"/>
      <w:divBdr>
        <w:top w:val="none" w:sz="0" w:space="0" w:color="auto"/>
        <w:left w:val="none" w:sz="0" w:space="0" w:color="auto"/>
        <w:bottom w:val="none" w:sz="0" w:space="0" w:color="auto"/>
        <w:right w:val="none" w:sz="0" w:space="0" w:color="auto"/>
      </w:divBdr>
    </w:div>
    <w:div w:id="950628821">
      <w:bodyDiv w:val="1"/>
      <w:marLeft w:val="0"/>
      <w:marRight w:val="0"/>
      <w:marTop w:val="0"/>
      <w:marBottom w:val="0"/>
      <w:divBdr>
        <w:top w:val="none" w:sz="0" w:space="0" w:color="auto"/>
        <w:left w:val="none" w:sz="0" w:space="0" w:color="auto"/>
        <w:bottom w:val="none" w:sz="0" w:space="0" w:color="auto"/>
        <w:right w:val="none" w:sz="0" w:space="0" w:color="auto"/>
      </w:divBdr>
    </w:div>
    <w:div w:id="950746572">
      <w:bodyDiv w:val="1"/>
      <w:marLeft w:val="0"/>
      <w:marRight w:val="0"/>
      <w:marTop w:val="0"/>
      <w:marBottom w:val="0"/>
      <w:divBdr>
        <w:top w:val="none" w:sz="0" w:space="0" w:color="auto"/>
        <w:left w:val="none" w:sz="0" w:space="0" w:color="auto"/>
        <w:bottom w:val="none" w:sz="0" w:space="0" w:color="auto"/>
        <w:right w:val="none" w:sz="0" w:space="0" w:color="auto"/>
      </w:divBdr>
    </w:div>
    <w:div w:id="950891971">
      <w:bodyDiv w:val="1"/>
      <w:marLeft w:val="0"/>
      <w:marRight w:val="0"/>
      <w:marTop w:val="0"/>
      <w:marBottom w:val="0"/>
      <w:divBdr>
        <w:top w:val="none" w:sz="0" w:space="0" w:color="auto"/>
        <w:left w:val="none" w:sz="0" w:space="0" w:color="auto"/>
        <w:bottom w:val="none" w:sz="0" w:space="0" w:color="auto"/>
        <w:right w:val="none" w:sz="0" w:space="0" w:color="auto"/>
      </w:divBdr>
    </w:div>
    <w:div w:id="951322425">
      <w:bodyDiv w:val="1"/>
      <w:marLeft w:val="0"/>
      <w:marRight w:val="0"/>
      <w:marTop w:val="0"/>
      <w:marBottom w:val="0"/>
      <w:divBdr>
        <w:top w:val="none" w:sz="0" w:space="0" w:color="auto"/>
        <w:left w:val="none" w:sz="0" w:space="0" w:color="auto"/>
        <w:bottom w:val="none" w:sz="0" w:space="0" w:color="auto"/>
        <w:right w:val="none" w:sz="0" w:space="0" w:color="auto"/>
      </w:divBdr>
    </w:div>
    <w:div w:id="951398853">
      <w:bodyDiv w:val="1"/>
      <w:marLeft w:val="0"/>
      <w:marRight w:val="0"/>
      <w:marTop w:val="0"/>
      <w:marBottom w:val="0"/>
      <w:divBdr>
        <w:top w:val="none" w:sz="0" w:space="0" w:color="auto"/>
        <w:left w:val="none" w:sz="0" w:space="0" w:color="auto"/>
        <w:bottom w:val="none" w:sz="0" w:space="0" w:color="auto"/>
        <w:right w:val="none" w:sz="0" w:space="0" w:color="auto"/>
      </w:divBdr>
    </w:div>
    <w:div w:id="952639795">
      <w:bodyDiv w:val="1"/>
      <w:marLeft w:val="0"/>
      <w:marRight w:val="0"/>
      <w:marTop w:val="0"/>
      <w:marBottom w:val="0"/>
      <w:divBdr>
        <w:top w:val="none" w:sz="0" w:space="0" w:color="auto"/>
        <w:left w:val="none" w:sz="0" w:space="0" w:color="auto"/>
        <w:bottom w:val="none" w:sz="0" w:space="0" w:color="auto"/>
        <w:right w:val="none" w:sz="0" w:space="0" w:color="auto"/>
      </w:divBdr>
    </w:div>
    <w:div w:id="952707886">
      <w:bodyDiv w:val="1"/>
      <w:marLeft w:val="0"/>
      <w:marRight w:val="0"/>
      <w:marTop w:val="0"/>
      <w:marBottom w:val="0"/>
      <w:divBdr>
        <w:top w:val="none" w:sz="0" w:space="0" w:color="auto"/>
        <w:left w:val="none" w:sz="0" w:space="0" w:color="auto"/>
        <w:bottom w:val="none" w:sz="0" w:space="0" w:color="auto"/>
        <w:right w:val="none" w:sz="0" w:space="0" w:color="auto"/>
      </w:divBdr>
    </w:div>
    <w:div w:id="953092564">
      <w:bodyDiv w:val="1"/>
      <w:marLeft w:val="0"/>
      <w:marRight w:val="0"/>
      <w:marTop w:val="0"/>
      <w:marBottom w:val="0"/>
      <w:divBdr>
        <w:top w:val="none" w:sz="0" w:space="0" w:color="auto"/>
        <w:left w:val="none" w:sz="0" w:space="0" w:color="auto"/>
        <w:bottom w:val="none" w:sz="0" w:space="0" w:color="auto"/>
        <w:right w:val="none" w:sz="0" w:space="0" w:color="auto"/>
      </w:divBdr>
    </w:div>
    <w:div w:id="953243369">
      <w:bodyDiv w:val="1"/>
      <w:marLeft w:val="0"/>
      <w:marRight w:val="0"/>
      <w:marTop w:val="0"/>
      <w:marBottom w:val="0"/>
      <w:divBdr>
        <w:top w:val="none" w:sz="0" w:space="0" w:color="auto"/>
        <w:left w:val="none" w:sz="0" w:space="0" w:color="auto"/>
        <w:bottom w:val="none" w:sz="0" w:space="0" w:color="auto"/>
        <w:right w:val="none" w:sz="0" w:space="0" w:color="auto"/>
      </w:divBdr>
    </w:div>
    <w:div w:id="954944690">
      <w:bodyDiv w:val="1"/>
      <w:marLeft w:val="0"/>
      <w:marRight w:val="0"/>
      <w:marTop w:val="0"/>
      <w:marBottom w:val="0"/>
      <w:divBdr>
        <w:top w:val="none" w:sz="0" w:space="0" w:color="auto"/>
        <w:left w:val="none" w:sz="0" w:space="0" w:color="auto"/>
        <w:bottom w:val="none" w:sz="0" w:space="0" w:color="auto"/>
        <w:right w:val="none" w:sz="0" w:space="0" w:color="auto"/>
      </w:divBdr>
    </w:div>
    <w:div w:id="955285149">
      <w:bodyDiv w:val="1"/>
      <w:marLeft w:val="0"/>
      <w:marRight w:val="0"/>
      <w:marTop w:val="0"/>
      <w:marBottom w:val="0"/>
      <w:divBdr>
        <w:top w:val="none" w:sz="0" w:space="0" w:color="auto"/>
        <w:left w:val="none" w:sz="0" w:space="0" w:color="auto"/>
        <w:bottom w:val="none" w:sz="0" w:space="0" w:color="auto"/>
        <w:right w:val="none" w:sz="0" w:space="0" w:color="auto"/>
      </w:divBdr>
    </w:div>
    <w:div w:id="955716055">
      <w:bodyDiv w:val="1"/>
      <w:marLeft w:val="0"/>
      <w:marRight w:val="0"/>
      <w:marTop w:val="0"/>
      <w:marBottom w:val="0"/>
      <w:divBdr>
        <w:top w:val="none" w:sz="0" w:space="0" w:color="auto"/>
        <w:left w:val="none" w:sz="0" w:space="0" w:color="auto"/>
        <w:bottom w:val="none" w:sz="0" w:space="0" w:color="auto"/>
        <w:right w:val="none" w:sz="0" w:space="0" w:color="auto"/>
      </w:divBdr>
    </w:div>
    <w:div w:id="956566097">
      <w:bodyDiv w:val="1"/>
      <w:marLeft w:val="0"/>
      <w:marRight w:val="0"/>
      <w:marTop w:val="0"/>
      <w:marBottom w:val="0"/>
      <w:divBdr>
        <w:top w:val="none" w:sz="0" w:space="0" w:color="auto"/>
        <w:left w:val="none" w:sz="0" w:space="0" w:color="auto"/>
        <w:bottom w:val="none" w:sz="0" w:space="0" w:color="auto"/>
        <w:right w:val="none" w:sz="0" w:space="0" w:color="auto"/>
      </w:divBdr>
    </w:div>
    <w:div w:id="956714069">
      <w:bodyDiv w:val="1"/>
      <w:marLeft w:val="0"/>
      <w:marRight w:val="0"/>
      <w:marTop w:val="0"/>
      <w:marBottom w:val="0"/>
      <w:divBdr>
        <w:top w:val="none" w:sz="0" w:space="0" w:color="auto"/>
        <w:left w:val="none" w:sz="0" w:space="0" w:color="auto"/>
        <w:bottom w:val="none" w:sz="0" w:space="0" w:color="auto"/>
        <w:right w:val="none" w:sz="0" w:space="0" w:color="auto"/>
      </w:divBdr>
    </w:div>
    <w:div w:id="957612112">
      <w:bodyDiv w:val="1"/>
      <w:marLeft w:val="0"/>
      <w:marRight w:val="0"/>
      <w:marTop w:val="0"/>
      <w:marBottom w:val="0"/>
      <w:divBdr>
        <w:top w:val="none" w:sz="0" w:space="0" w:color="auto"/>
        <w:left w:val="none" w:sz="0" w:space="0" w:color="auto"/>
        <w:bottom w:val="none" w:sz="0" w:space="0" w:color="auto"/>
        <w:right w:val="none" w:sz="0" w:space="0" w:color="auto"/>
      </w:divBdr>
    </w:div>
    <w:div w:id="958493086">
      <w:bodyDiv w:val="1"/>
      <w:marLeft w:val="0"/>
      <w:marRight w:val="0"/>
      <w:marTop w:val="0"/>
      <w:marBottom w:val="0"/>
      <w:divBdr>
        <w:top w:val="none" w:sz="0" w:space="0" w:color="auto"/>
        <w:left w:val="none" w:sz="0" w:space="0" w:color="auto"/>
        <w:bottom w:val="none" w:sz="0" w:space="0" w:color="auto"/>
        <w:right w:val="none" w:sz="0" w:space="0" w:color="auto"/>
      </w:divBdr>
    </w:div>
    <w:div w:id="959073222">
      <w:bodyDiv w:val="1"/>
      <w:marLeft w:val="0"/>
      <w:marRight w:val="0"/>
      <w:marTop w:val="0"/>
      <w:marBottom w:val="0"/>
      <w:divBdr>
        <w:top w:val="none" w:sz="0" w:space="0" w:color="auto"/>
        <w:left w:val="none" w:sz="0" w:space="0" w:color="auto"/>
        <w:bottom w:val="none" w:sz="0" w:space="0" w:color="auto"/>
        <w:right w:val="none" w:sz="0" w:space="0" w:color="auto"/>
      </w:divBdr>
    </w:div>
    <w:div w:id="959187425">
      <w:bodyDiv w:val="1"/>
      <w:marLeft w:val="0"/>
      <w:marRight w:val="0"/>
      <w:marTop w:val="0"/>
      <w:marBottom w:val="0"/>
      <w:divBdr>
        <w:top w:val="none" w:sz="0" w:space="0" w:color="auto"/>
        <w:left w:val="none" w:sz="0" w:space="0" w:color="auto"/>
        <w:bottom w:val="none" w:sz="0" w:space="0" w:color="auto"/>
        <w:right w:val="none" w:sz="0" w:space="0" w:color="auto"/>
      </w:divBdr>
    </w:div>
    <w:div w:id="961233958">
      <w:bodyDiv w:val="1"/>
      <w:marLeft w:val="0"/>
      <w:marRight w:val="0"/>
      <w:marTop w:val="0"/>
      <w:marBottom w:val="0"/>
      <w:divBdr>
        <w:top w:val="none" w:sz="0" w:space="0" w:color="auto"/>
        <w:left w:val="none" w:sz="0" w:space="0" w:color="auto"/>
        <w:bottom w:val="none" w:sz="0" w:space="0" w:color="auto"/>
        <w:right w:val="none" w:sz="0" w:space="0" w:color="auto"/>
      </w:divBdr>
    </w:div>
    <w:div w:id="961502639">
      <w:bodyDiv w:val="1"/>
      <w:marLeft w:val="0"/>
      <w:marRight w:val="0"/>
      <w:marTop w:val="0"/>
      <w:marBottom w:val="0"/>
      <w:divBdr>
        <w:top w:val="none" w:sz="0" w:space="0" w:color="auto"/>
        <w:left w:val="none" w:sz="0" w:space="0" w:color="auto"/>
        <w:bottom w:val="none" w:sz="0" w:space="0" w:color="auto"/>
        <w:right w:val="none" w:sz="0" w:space="0" w:color="auto"/>
      </w:divBdr>
    </w:div>
    <w:div w:id="962660262">
      <w:bodyDiv w:val="1"/>
      <w:marLeft w:val="0"/>
      <w:marRight w:val="0"/>
      <w:marTop w:val="0"/>
      <w:marBottom w:val="0"/>
      <w:divBdr>
        <w:top w:val="none" w:sz="0" w:space="0" w:color="auto"/>
        <w:left w:val="none" w:sz="0" w:space="0" w:color="auto"/>
        <w:bottom w:val="none" w:sz="0" w:space="0" w:color="auto"/>
        <w:right w:val="none" w:sz="0" w:space="0" w:color="auto"/>
      </w:divBdr>
    </w:div>
    <w:div w:id="963081861">
      <w:bodyDiv w:val="1"/>
      <w:marLeft w:val="0"/>
      <w:marRight w:val="0"/>
      <w:marTop w:val="0"/>
      <w:marBottom w:val="0"/>
      <w:divBdr>
        <w:top w:val="none" w:sz="0" w:space="0" w:color="auto"/>
        <w:left w:val="none" w:sz="0" w:space="0" w:color="auto"/>
        <w:bottom w:val="none" w:sz="0" w:space="0" w:color="auto"/>
        <w:right w:val="none" w:sz="0" w:space="0" w:color="auto"/>
      </w:divBdr>
    </w:div>
    <w:div w:id="963735614">
      <w:bodyDiv w:val="1"/>
      <w:marLeft w:val="0"/>
      <w:marRight w:val="0"/>
      <w:marTop w:val="0"/>
      <w:marBottom w:val="0"/>
      <w:divBdr>
        <w:top w:val="none" w:sz="0" w:space="0" w:color="auto"/>
        <w:left w:val="none" w:sz="0" w:space="0" w:color="auto"/>
        <w:bottom w:val="none" w:sz="0" w:space="0" w:color="auto"/>
        <w:right w:val="none" w:sz="0" w:space="0" w:color="auto"/>
      </w:divBdr>
    </w:div>
    <w:div w:id="965156014">
      <w:bodyDiv w:val="1"/>
      <w:marLeft w:val="0"/>
      <w:marRight w:val="0"/>
      <w:marTop w:val="0"/>
      <w:marBottom w:val="0"/>
      <w:divBdr>
        <w:top w:val="none" w:sz="0" w:space="0" w:color="auto"/>
        <w:left w:val="none" w:sz="0" w:space="0" w:color="auto"/>
        <w:bottom w:val="none" w:sz="0" w:space="0" w:color="auto"/>
        <w:right w:val="none" w:sz="0" w:space="0" w:color="auto"/>
      </w:divBdr>
    </w:div>
    <w:div w:id="965232539">
      <w:bodyDiv w:val="1"/>
      <w:marLeft w:val="0"/>
      <w:marRight w:val="0"/>
      <w:marTop w:val="0"/>
      <w:marBottom w:val="0"/>
      <w:divBdr>
        <w:top w:val="none" w:sz="0" w:space="0" w:color="auto"/>
        <w:left w:val="none" w:sz="0" w:space="0" w:color="auto"/>
        <w:bottom w:val="none" w:sz="0" w:space="0" w:color="auto"/>
        <w:right w:val="none" w:sz="0" w:space="0" w:color="auto"/>
      </w:divBdr>
    </w:div>
    <w:div w:id="965548733">
      <w:bodyDiv w:val="1"/>
      <w:marLeft w:val="0"/>
      <w:marRight w:val="0"/>
      <w:marTop w:val="0"/>
      <w:marBottom w:val="0"/>
      <w:divBdr>
        <w:top w:val="none" w:sz="0" w:space="0" w:color="auto"/>
        <w:left w:val="none" w:sz="0" w:space="0" w:color="auto"/>
        <w:bottom w:val="none" w:sz="0" w:space="0" w:color="auto"/>
        <w:right w:val="none" w:sz="0" w:space="0" w:color="auto"/>
      </w:divBdr>
    </w:div>
    <w:div w:id="966163910">
      <w:bodyDiv w:val="1"/>
      <w:marLeft w:val="0"/>
      <w:marRight w:val="0"/>
      <w:marTop w:val="0"/>
      <w:marBottom w:val="0"/>
      <w:divBdr>
        <w:top w:val="none" w:sz="0" w:space="0" w:color="auto"/>
        <w:left w:val="none" w:sz="0" w:space="0" w:color="auto"/>
        <w:bottom w:val="none" w:sz="0" w:space="0" w:color="auto"/>
        <w:right w:val="none" w:sz="0" w:space="0" w:color="auto"/>
      </w:divBdr>
    </w:div>
    <w:div w:id="966855883">
      <w:bodyDiv w:val="1"/>
      <w:marLeft w:val="0"/>
      <w:marRight w:val="0"/>
      <w:marTop w:val="0"/>
      <w:marBottom w:val="0"/>
      <w:divBdr>
        <w:top w:val="none" w:sz="0" w:space="0" w:color="auto"/>
        <w:left w:val="none" w:sz="0" w:space="0" w:color="auto"/>
        <w:bottom w:val="none" w:sz="0" w:space="0" w:color="auto"/>
        <w:right w:val="none" w:sz="0" w:space="0" w:color="auto"/>
      </w:divBdr>
    </w:div>
    <w:div w:id="967010264">
      <w:bodyDiv w:val="1"/>
      <w:marLeft w:val="0"/>
      <w:marRight w:val="0"/>
      <w:marTop w:val="0"/>
      <w:marBottom w:val="0"/>
      <w:divBdr>
        <w:top w:val="none" w:sz="0" w:space="0" w:color="auto"/>
        <w:left w:val="none" w:sz="0" w:space="0" w:color="auto"/>
        <w:bottom w:val="none" w:sz="0" w:space="0" w:color="auto"/>
        <w:right w:val="none" w:sz="0" w:space="0" w:color="auto"/>
      </w:divBdr>
    </w:div>
    <w:div w:id="968364333">
      <w:bodyDiv w:val="1"/>
      <w:marLeft w:val="0"/>
      <w:marRight w:val="0"/>
      <w:marTop w:val="0"/>
      <w:marBottom w:val="0"/>
      <w:divBdr>
        <w:top w:val="none" w:sz="0" w:space="0" w:color="auto"/>
        <w:left w:val="none" w:sz="0" w:space="0" w:color="auto"/>
        <w:bottom w:val="none" w:sz="0" w:space="0" w:color="auto"/>
        <w:right w:val="none" w:sz="0" w:space="0" w:color="auto"/>
      </w:divBdr>
    </w:div>
    <w:div w:id="968819319">
      <w:bodyDiv w:val="1"/>
      <w:marLeft w:val="0"/>
      <w:marRight w:val="0"/>
      <w:marTop w:val="0"/>
      <w:marBottom w:val="0"/>
      <w:divBdr>
        <w:top w:val="none" w:sz="0" w:space="0" w:color="auto"/>
        <w:left w:val="none" w:sz="0" w:space="0" w:color="auto"/>
        <w:bottom w:val="none" w:sz="0" w:space="0" w:color="auto"/>
        <w:right w:val="none" w:sz="0" w:space="0" w:color="auto"/>
      </w:divBdr>
    </w:div>
    <w:div w:id="968823597">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69362110">
      <w:bodyDiv w:val="1"/>
      <w:marLeft w:val="0"/>
      <w:marRight w:val="0"/>
      <w:marTop w:val="0"/>
      <w:marBottom w:val="0"/>
      <w:divBdr>
        <w:top w:val="none" w:sz="0" w:space="0" w:color="auto"/>
        <w:left w:val="none" w:sz="0" w:space="0" w:color="auto"/>
        <w:bottom w:val="none" w:sz="0" w:space="0" w:color="auto"/>
        <w:right w:val="none" w:sz="0" w:space="0" w:color="auto"/>
      </w:divBdr>
    </w:div>
    <w:div w:id="969439098">
      <w:bodyDiv w:val="1"/>
      <w:marLeft w:val="0"/>
      <w:marRight w:val="0"/>
      <w:marTop w:val="0"/>
      <w:marBottom w:val="0"/>
      <w:divBdr>
        <w:top w:val="none" w:sz="0" w:space="0" w:color="auto"/>
        <w:left w:val="none" w:sz="0" w:space="0" w:color="auto"/>
        <w:bottom w:val="none" w:sz="0" w:space="0" w:color="auto"/>
        <w:right w:val="none" w:sz="0" w:space="0" w:color="auto"/>
      </w:divBdr>
    </w:div>
    <w:div w:id="969827804">
      <w:bodyDiv w:val="1"/>
      <w:marLeft w:val="0"/>
      <w:marRight w:val="0"/>
      <w:marTop w:val="0"/>
      <w:marBottom w:val="0"/>
      <w:divBdr>
        <w:top w:val="none" w:sz="0" w:space="0" w:color="auto"/>
        <w:left w:val="none" w:sz="0" w:space="0" w:color="auto"/>
        <w:bottom w:val="none" w:sz="0" w:space="0" w:color="auto"/>
        <w:right w:val="none" w:sz="0" w:space="0" w:color="auto"/>
      </w:divBdr>
    </w:div>
    <w:div w:id="970207700">
      <w:bodyDiv w:val="1"/>
      <w:marLeft w:val="0"/>
      <w:marRight w:val="0"/>
      <w:marTop w:val="0"/>
      <w:marBottom w:val="0"/>
      <w:divBdr>
        <w:top w:val="none" w:sz="0" w:space="0" w:color="auto"/>
        <w:left w:val="none" w:sz="0" w:space="0" w:color="auto"/>
        <w:bottom w:val="none" w:sz="0" w:space="0" w:color="auto"/>
        <w:right w:val="none" w:sz="0" w:space="0" w:color="auto"/>
      </w:divBdr>
    </w:div>
    <w:div w:id="971205349">
      <w:bodyDiv w:val="1"/>
      <w:marLeft w:val="0"/>
      <w:marRight w:val="0"/>
      <w:marTop w:val="0"/>
      <w:marBottom w:val="0"/>
      <w:divBdr>
        <w:top w:val="none" w:sz="0" w:space="0" w:color="auto"/>
        <w:left w:val="none" w:sz="0" w:space="0" w:color="auto"/>
        <w:bottom w:val="none" w:sz="0" w:space="0" w:color="auto"/>
        <w:right w:val="none" w:sz="0" w:space="0" w:color="auto"/>
      </w:divBdr>
    </w:div>
    <w:div w:id="971440315">
      <w:bodyDiv w:val="1"/>
      <w:marLeft w:val="0"/>
      <w:marRight w:val="0"/>
      <w:marTop w:val="0"/>
      <w:marBottom w:val="0"/>
      <w:divBdr>
        <w:top w:val="none" w:sz="0" w:space="0" w:color="auto"/>
        <w:left w:val="none" w:sz="0" w:space="0" w:color="auto"/>
        <w:bottom w:val="none" w:sz="0" w:space="0" w:color="auto"/>
        <w:right w:val="none" w:sz="0" w:space="0" w:color="auto"/>
      </w:divBdr>
    </w:div>
    <w:div w:id="972053135">
      <w:bodyDiv w:val="1"/>
      <w:marLeft w:val="0"/>
      <w:marRight w:val="0"/>
      <w:marTop w:val="0"/>
      <w:marBottom w:val="0"/>
      <w:divBdr>
        <w:top w:val="none" w:sz="0" w:space="0" w:color="auto"/>
        <w:left w:val="none" w:sz="0" w:space="0" w:color="auto"/>
        <w:bottom w:val="none" w:sz="0" w:space="0" w:color="auto"/>
        <w:right w:val="none" w:sz="0" w:space="0" w:color="auto"/>
      </w:divBdr>
    </w:div>
    <w:div w:id="972515796">
      <w:bodyDiv w:val="1"/>
      <w:marLeft w:val="0"/>
      <w:marRight w:val="0"/>
      <w:marTop w:val="0"/>
      <w:marBottom w:val="0"/>
      <w:divBdr>
        <w:top w:val="none" w:sz="0" w:space="0" w:color="auto"/>
        <w:left w:val="none" w:sz="0" w:space="0" w:color="auto"/>
        <w:bottom w:val="none" w:sz="0" w:space="0" w:color="auto"/>
        <w:right w:val="none" w:sz="0" w:space="0" w:color="auto"/>
      </w:divBdr>
    </w:div>
    <w:div w:id="972517888">
      <w:bodyDiv w:val="1"/>
      <w:marLeft w:val="0"/>
      <w:marRight w:val="0"/>
      <w:marTop w:val="0"/>
      <w:marBottom w:val="0"/>
      <w:divBdr>
        <w:top w:val="none" w:sz="0" w:space="0" w:color="auto"/>
        <w:left w:val="none" w:sz="0" w:space="0" w:color="auto"/>
        <w:bottom w:val="none" w:sz="0" w:space="0" w:color="auto"/>
        <w:right w:val="none" w:sz="0" w:space="0" w:color="auto"/>
      </w:divBdr>
    </w:div>
    <w:div w:id="972633881">
      <w:bodyDiv w:val="1"/>
      <w:marLeft w:val="0"/>
      <w:marRight w:val="0"/>
      <w:marTop w:val="0"/>
      <w:marBottom w:val="0"/>
      <w:divBdr>
        <w:top w:val="none" w:sz="0" w:space="0" w:color="auto"/>
        <w:left w:val="none" w:sz="0" w:space="0" w:color="auto"/>
        <w:bottom w:val="none" w:sz="0" w:space="0" w:color="auto"/>
        <w:right w:val="none" w:sz="0" w:space="0" w:color="auto"/>
      </w:divBdr>
    </w:div>
    <w:div w:id="972953506">
      <w:bodyDiv w:val="1"/>
      <w:marLeft w:val="0"/>
      <w:marRight w:val="0"/>
      <w:marTop w:val="0"/>
      <w:marBottom w:val="0"/>
      <w:divBdr>
        <w:top w:val="none" w:sz="0" w:space="0" w:color="auto"/>
        <w:left w:val="none" w:sz="0" w:space="0" w:color="auto"/>
        <w:bottom w:val="none" w:sz="0" w:space="0" w:color="auto"/>
        <w:right w:val="none" w:sz="0" w:space="0" w:color="auto"/>
      </w:divBdr>
    </w:div>
    <w:div w:id="974258636">
      <w:bodyDiv w:val="1"/>
      <w:marLeft w:val="0"/>
      <w:marRight w:val="0"/>
      <w:marTop w:val="0"/>
      <w:marBottom w:val="0"/>
      <w:divBdr>
        <w:top w:val="none" w:sz="0" w:space="0" w:color="auto"/>
        <w:left w:val="none" w:sz="0" w:space="0" w:color="auto"/>
        <w:bottom w:val="none" w:sz="0" w:space="0" w:color="auto"/>
        <w:right w:val="none" w:sz="0" w:space="0" w:color="auto"/>
      </w:divBdr>
    </w:div>
    <w:div w:id="976570745">
      <w:bodyDiv w:val="1"/>
      <w:marLeft w:val="0"/>
      <w:marRight w:val="0"/>
      <w:marTop w:val="0"/>
      <w:marBottom w:val="0"/>
      <w:divBdr>
        <w:top w:val="none" w:sz="0" w:space="0" w:color="auto"/>
        <w:left w:val="none" w:sz="0" w:space="0" w:color="auto"/>
        <w:bottom w:val="none" w:sz="0" w:space="0" w:color="auto"/>
        <w:right w:val="none" w:sz="0" w:space="0" w:color="auto"/>
      </w:divBdr>
    </w:div>
    <w:div w:id="977761470">
      <w:bodyDiv w:val="1"/>
      <w:marLeft w:val="0"/>
      <w:marRight w:val="0"/>
      <w:marTop w:val="0"/>
      <w:marBottom w:val="0"/>
      <w:divBdr>
        <w:top w:val="none" w:sz="0" w:space="0" w:color="auto"/>
        <w:left w:val="none" w:sz="0" w:space="0" w:color="auto"/>
        <w:bottom w:val="none" w:sz="0" w:space="0" w:color="auto"/>
        <w:right w:val="none" w:sz="0" w:space="0" w:color="auto"/>
      </w:divBdr>
    </w:div>
    <w:div w:id="977804757">
      <w:bodyDiv w:val="1"/>
      <w:marLeft w:val="0"/>
      <w:marRight w:val="0"/>
      <w:marTop w:val="0"/>
      <w:marBottom w:val="0"/>
      <w:divBdr>
        <w:top w:val="none" w:sz="0" w:space="0" w:color="auto"/>
        <w:left w:val="none" w:sz="0" w:space="0" w:color="auto"/>
        <w:bottom w:val="none" w:sz="0" w:space="0" w:color="auto"/>
        <w:right w:val="none" w:sz="0" w:space="0" w:color="auto"/>
      </w:divBdr>
    </w:div>
    <w:div w:id="979000457">
      <w:bodyDiv w:val="1"/>
      <w:marLeft w:val="0"/>
      <w:marRight w:val="0"/>
      <w:marTop w:val="0"/>
      <w:marBottom w:val="0"/>
      <w:divBdr>
        <w:top w:val="none" w:sz="0" w:space="0" w:color="auto"/>
        <w:left w:val="none" w:sz="0" w:space="0" w:color="auto"/>
        <w:bottom w:val="none" w:sz="0" w:space="0" w:color="auto"/>
        <w:right w:val="none" w:sz="0" w:space="0" w:color="auto"/>
      </w:divBdr>
    </w:div>
    <w:div w:id="979531431">
      <w:bodyDiv w:val="1"/>
      <w:marLeft w:val="0"/>
      <w:marRight w:val="0"/>
      <w:marTop w:val="0"/>
      <w:marBottom w:val="0"/>
      <w:divBdr>
        <w:top w:val="none" w:sz="0" w:space="0" w:color="auto"/>
        <w:left w:val="none" w:sz="0" w:space="0" w:color="auto"/>
        <w:bottom w:val="none" w:sz="0" w:space="0" w:color="auto"/>
        <w:right w:val="none" w:sz="0" w:space="0" w:color="auto"/>
      </w:divBdr>
    </w:div>
    <w:div w:id="979770207">
      <w:bodyDiv w:val="1"/>
      <w:marLeft w:val="0"/>
      <w:marRight w:val="0"/>
      <w:marTop w:val="0"/>
      <w:marBottom w:val="0"/>
      <w:divBdr>
        <w:top w:val="none" w:sz="0" w:space="0" w:color="auto"/>
        <w:left w:val="none" w:sz="0" w:space="0" w:color="auto"/>
        <w:bottom w:val="none" w:sz="0" w:space="0" w:color="auto"/>
        <w:right w:val="none" w:sz="0" w:space="0" w:color="auto"/>
      </w:divBdr>
    </w:div>
    <w:div w:id="980769243">
      <w:bodyDiv w:val="1"/>
      <w:marLeft w:val="0"/>
      <w:marRight w:val="0"/>
      <w:marTop w:val="0"/>
      <w:marBottom w:val="0"/>
      <w:divBdr>
        <w:top w:val="none" w:sz="0" w:space="0" w:color="auto"/>
        <w:left w:val="none" w:sz="0" w:space="0" w:color="auto"/>
        <w:bottom w:val="none" w:sz="0" w:space="0" w:color="auto"/>
        <w:right w:val="none" w:sz="0" w:space="0" w:color="auto"/>
      </w:divBdr>
    </w:div>
    <w:div w:id="980962059">
      <w:bodyDiv w:val="1"/>
      <w:marLeft w:val="0"/>
      <w:marRight w:val="0"/>
      <w:marTop w:val="0"/>
      <w:marBottom w:val="0"/>
      <w:divBdr>
        <w:top w:val="none" w:sz="0" w:space="0" w:color="auto"/>
        <w:left w:val="none" w:sz="0" w:space="0" w:color="auto"/>
        <w:bottom w:val="none" w:sz="0" w:space="0" w:color="auto"/>
        <w:right w:val="none" w:sz="0" w:space="0" w:color="auto"/>
      </w:divBdr>
    </w:div>
    <w:div w:id="981348787">
      <w:bodyDiv w:val="1"/>
      <w:marLeft w:val="0"/>
      <w:marRight w:val="0"/>
      <w:marTop w:val="0"/>
      <w:marBottom w:val="0"/>
      <w:divBdr>
        <w:top w:val="none" w:sz="0" w:space="0" w:color="auto"/>
        <w:left w:val="none" w:sz="0" w:space="0" w:color="auto"/>
        <w:bottom w:val="none" w:sz="0" w:space="0" w:color="auto"/>
        <w:right w:val="none" w:sz="0" w:space="0" w:color="auto"/>
      </w:divBdr>
    </w:div>
    <w:div w:id="982779474">
      <w:bodyDiv w:val="1"/>
      <w:marLeft w:val="0"/>
      <w:marRight w:val="0"/>
      <w:marTop w:val="0"/>
      <w:marBottom w:val="0"/>
      <w:divBdr>
        <w:top w:val="none" w:sz="0" w:space="0" w:color="auto"/>
        <w:left w:val="none" w:sz="0" w:space="0" w:color="auto"/>
        <w:bottom w:val="none" w:sz="0" w:space="0" w:color="auto"/>
        <w:right w:val="none" w:sz="0" w:space="0" w:color="auto"/>
      </w:divBdr>
    </w:div>
    <w:div w:id="984697495">
      <w:bodyDiv w:val="1"/>
      <w:marLeft w:val="0"/>
      <w:marRight w:val="0"/>
      <w:marTop w:val="0"/>
      <w:marBottom w:val="0"/>
      <w:divBdr>
        <w:top w:val="none" w:sz="0" w:space="0" w:color="auto"/>
        <w:left w:val="none" w:sz="0" w:space="0" w:color="auto"/>
        <w:bottom w:val="none" w:sz="0" w:space="0" w:color="auto"/>
        <w:right w:val="none" w:sz="0" w:space="0" w:color="auto"/>
      </w:divBdr>
    </w:div>
    <w:div w:id="984746267">
      <w:bodyDiv w:val="1"/>
      <w:marLeft w:val="0"/>
      <w:marRight w:val="0"/>
      <w:marTop w:val="0"/>
      <w:marBottom w:val="0"/>
      <w:divBdr>
        <w:top w:val="none" w:sz="0" w:space="0" w:color="auto"/>
        <w:left w:val="none" w:sz="0" w:space="0" w:color="auto"/>
        <w:bottom w:val="none" w:sz="0" w:space="0" w:color="auto"/>
        <w:right w:val="none" w:sz="0" w:space="0" w:color="auto"/>
      </w:divBdr>
    </w:div>
    <w:div w:id="984775338">
      <w:bodyDiv w:val="1"/>
      <w:marLeft w:val="0"/>
      <w:marRight w:val="0"/>
      <w:marTop w:val="0"/>
      <w:marBottom w:val="0"/>
      <w:divBdr>
        <w:top w:val="none" w:sz="0" w:space="0" w:color="auto"/>
        <w:left w:val="none" w:sz="0" w:space="0" w:color="auto"/>
        <w:bottom w:val="none" w:sz="0" w:space="0" w:color="auto"/>
        <w:right w:val="none" w:sz="0" w:space="0" w:color="auto"/>
      </w:divBdr>
    </w:div>
    <w:div w:id="984890322">
      <w:bodyDiv w:val="1"/>
      <w:marLeft w:val="0"/>
      <w:marRight w:val="0"/>
      <w:marTop w:val="0"/>
      <w:marBottom w:val="0"/>
      <w:divBdr>
        <w:top w:val="none" w:sz="0" w:space="0" w:color="auto"/>
        <w:left w:val="none" w:sz="0" w:space="0" w:color="auto"/>
        <w:bottom w:val="none" w:sz="0" w:space="0" w:color="auto"/>
        <w:right w:val="none" w:sz="0" w:space="0" w:color="auto"/>
      </w:divBdr>
    </w:div>
    <w:div w:id="985082941">
      <w:bodyDiv w:val="1"/>
      <w:marLeft w:val="0"/>
      <w:marRight w:val="0"/>
      <w:marTop w:val="0"/>
      <w:marBottom w:val="0"/>
      <w:divBdr>
        <w:top w:val="none" w:sz="0" w:space="0" w:color="auto"/>
        <w:left w:val="none" w:sz="0" w:space="0" w:color="auto"/>
        <w:bottom w:val="none" w:sz="0" w:space="0" w:color="auto"/>
        <w:right w:val="none" w:sz="0" w:space="0" w:color="auto"/>
      </w:divBdr>
    </w:div>
    <w:div w:id="985622418">
      <w:bodyDiv w:val="1"/>
      <w:marLeft w:val="0"/>
      <w:marRight w:val="0"/>
      <w:marTop w:val="0"/>
      <w:marBottom w:val="0"/>
      <w:divBdr>
        <w:top w:val="none" w:sz="0" w:space="0" w:color="auto"/>
        <w:left w:val="none" w:sz="0" w:space="0" w:color="auto"/>
        <w:bottom w:val="none" w:sz="0" w:space="0" w:color="auto"/>
        <w:right w:val="none" w:sz="0" w:space="0" w:color="auto"/>
      </w:divBdr>
    </w:div>
    <w:div w:id="985738438">
      <w:bodyDiv w:val="1"/>
      <w:marLeft w:val="0"/>
      <w:marRight w:val="0"/>
      <w:marTop w:val="0"/>
      <w:marBottom w:val="0"/>
      <w:divBdr>
        <w:top w:val="none" w:sz="0" w:space="0" w:color="auto"/>
        <w:left w:val="none" w:sz="0" w:space="0" w:color="auto"/>
        <w:bottom w:val="none" w:sz="0" w:space="0" w:color="auto"/>
        <w:right w:val="none" w:sz="0" w:space="0" w:color="auto"/>
      </w:divBdr>
    </w:div>
    <w:div w:id="985889928">
      <w:bodyDiv w:val="1"/>
      <w:marLeft w:val="0"/>
      <w:marRight w:val="0"/>
      <w:marTop w:val="0"/>
      <w:marBottom w:val="0"/>
      <w:divBdr>
        <w:top w:val="none" w:sz="0" w:space="0" w:color="auto"/>
        <w:left w:val="none" w:sz="0" w:space="0" w:color="auto"/>
        <w:bottom w:val="none" w:sz="0" w:space="0" w:color="auto"/>
        <w:right w:val="none" w:sz="0" w:space="0" w:color="auto"/>
      </w:divBdr>
    </w:div>
    <w:div w:id="986737859">
      <w:bodyDiv w:val="1"/>
      <w:marLeft w:val="0"/>
      <w:marRight w:val="0"/>
      <w:marTop w:val="0"/>
      <w:marBottom w:val="0"/>
      <w:divBdr>
        <w:top w:val="none" w:sz="0" w:space="0" w:color="auto"/>
        <w:left w:val="none" w:sz="0" w:space="0" w:color="auto"/>
        <w:bottom w:val="none" w:sz="0" w:space="0" w:color="auto"/>
        <w:right w:val="none" w:sz="0" w:space="0" w:color="auto"/>
      </w:divBdr>
    </w:div>
    <w:div w:id="987175781">
      <w:bodyDiv w:val="1"/>
      <w:marLeft w:val="0"/>
      <w:marRight w:val="0"/>
      <w:marTop w:val="0"/>
      <w:marBottom w:val="0"/>
      <w:divBdr>
        <w:top w:val="none" w:sz="0" w:space="0" w:color="auto"/>
        <w:left w:val="none" w:sz="0" w:space="0" w:color="auto"/>
        <w:bottom w:val="none" w:sz="0" w:space="0" w:color="auto"/>
        <w:right w:val="none" w:sz="0" w:space="0" w:color="auto"/>
      </w:divBdr>
    </w:div>
    <w:div w:id="987825384">
      <w:bodyDiv w:val="1"/>
      <w:marLeft w:val="0"/>
      <w:marRight w:val="0"/>
      <w:marTop w:val="0"/>
      <w:marBottom w:val="0"/>
      <w:divBdr>
        <w:top w:val="none" w:sz="0" w:space="0" w:color="auto"/>
        <w:left w:val="none" w:sz="0" w:space="0" w:color="auto"/>
        <w:bottom w:val="none" w:sz="0" w:space="0" w:color="auto"/>
        <w:right w:val="none" w:sz="0" w:space="0" w:color="auto"/>
      </w:divBdr>
    </w:div>
    <w:div w:id="987899569">
      <w:bodyDiv w:val="1"/>
      <w:marLeft w:val="0"/>
      <w:marRight w:val="0"/>
      <w:marTop w:val="0"/>
      <w:marBottom w:val="0"/>
      <w:divBdr>
        <w:top w:val="none" w:sz="0" w:space="0" w:color="auto"/>
        <w:left w:val="none" w:sz="0" w:space="0" w:color="auto"/>
        <w:bottom w:val="none" w:sz="0" w:space="0" w:color="auto"/>
        <w:right w:val="none" w:sz="0" w:space="0" w:color="auto"/>
      </w:divBdr>
    </w:div>
    <w:div w:id="988363387">
      <w:bodyDiv w:val="1"/>
      <w:marLeft w:val="0"/>
      <w:marRight w:val="0"/>
      <w:marTop w:val="0"/>
      <w:marBottom w:val="0"/>
      <w:divBdr>
        <w:top w:val="none" w:sz="0" w:space="0" w:color="auto"/>
        <w:left w:val="none" w:sz="0" w:space="0" w:color="auto"/>
        <w:bottom w:val="none" w:sz="0" w:space="0" w:color="auto"/>
        <w:right w:val="none" w:sz="0" w:space="0" w:color="auto"/>
      </w:divBdr>
    </w:div>
    <w:div w:id="988553185">
      <w:bodyDiv w:val="1"/>
      <w:marLeft w:val="0"/>
      <w:marRight w:val="0"/>
      <w:marTop w:val="0"/>
      <w:marBottom w:val="0"/>
      <w:divBdr>
        <w:top w:val="none" w:sz="0" w:space="0" w:color="auto"/>
        <w:left w:val="none" w:sz="0" w:space="0" w:color="auto"/>
        <w:bottom w:val="none" w:sz="0" w:space="0" w:color="auto"/>
        <w:right w:val="none" w:sz="0" w:space="0" w:color="auto"/>
      </w:divBdr>
    </w:div>
    <w:div w:id="988824729">
      <w:bodyDiv w:val="1"/>
      <w:marLeft w:val="0"/>
      <w:marRight w:val="0"/>
      <w:marTop w:val="0"/>
      <w:marBottom w:val="0"/>
      <w:divBdr>
        <w:top w:val="none" w:sz="0" w:space="0" w:color="auto"/>
        <w:left w:val="none" w:sz="0" w:space="0" w:color="auto"/>
        <w:bottom w:val="none" w:sz="0" w:space="0" w:color="auto"/>
        <w:right w:val="none" w:sz="0" w:space="0" w:color="auto"/>
      </w:divBdr>
    </w:div>
    <w:div w:id="989410573">
      <w:bodyDiv w:val="1"/>
      <w:marLeft w:val="0"/>
      <w:marRight w:val="0"/>
      <w:marTop w:val="0"/>
      <w:marBottom w:val="0"/>
      <w:divBdr>
        <w:top w:val="none" w:sz="0" w:space="0" w:color="auto"/>
        <w:left w:val="none" w:sz="0" w:space="0" w:color="auto"/>
        <w:bottom w:val="none" w:sz="0" w:space="0" w:color="auto"/>
        <w:right w:val="none" w:sz="0" w:space="0" w:color="auto"/>
      </w:divBdr>
    </w:div>
    <w:div w:id="989750727">
      <w:bodyDiv w:val="1"/>
      <w:marLeft w:val="0"/>
      <w:marRight w:val="0"/>
      <w:marTop w:val="0"/>
      <w:marBottom w:val="0"/>
      <w:divBdr>
        <w:top w:val="none" w:sz="0" w:space="0" w:color="auto"/>
        <w:left w:val="none" w:sz="0" w:space="0" w:color="auto"/>
        <w:bottom w:val="none" w:sz="0" w:space="0" w:color="auto"/>
        <w:right w:val="none" w:sz="0" w:space="0" w:color="auto"/>
      </w:divBdr>
    </w:div>
    <w:div w:id="989941081">
      <w:bodyDiv w:val="1"/>
      <w:marLeft w:val="0"/>
      <w:marRight w:val="0"/>
      <w:marTop w:val="0"/>
      <w:marBottom w:val="0"/>
      <w:divBdr>
        <w:top w:val="none" w:sz="0" w:space="0" w:color="auto"/>
        <w:left w:val="none" w:sz="0" w:space="0" w:color="auto"/>
        <w:bottom w:val="none" w:sz="0" w:space="0" w:color="auto"/>
        <w:right w:val="none" w:sz="0" w:space="0" w:color="auto"/>
      </w:divBdr>
    </w:div>
    <w:div w:id="989941531">
      <w:bodyDiv w:val="1"/>
      <w:marLeft w:val="0"/>
      <w:marRight w:val="0"/>
      <w:marTop w:val="0"/>
      <w:marBottom w:val="0"/>
      <w:divBdr>
        <w:top w:val="none" w:sz="0" w:space="0" w:color="auto"/>
        <w:left w:val="none" w:sz="0" w:space="0" w:color="auto"/>
        <w:bottom w:val="none" w:sz="0" w:space="0" w:color="auto"/>
        <w:right w:val="none" w:sz="0" w:space="0" w:color="auto"/>
      </w:divBdr>
    </w:div>
    <w:div w:id="990325472">
      <w:bodyDiv w:val="1"/>
      <w:marLeft w:val="0"/>
      <w:marRight w:val="0"/>
      <w:marTop w:val="0"/>
      <w:marBottom w:val="0"/>
      <w:divBdr>
        <w:top w:val="none" w:sz="0" w:space="0" w:color="auto"/>
        <w:left w:val="none" w:sz="0" w:space="0" w:color="auto"/>
        <w:bottom w:val="none" w:sz="0" w:space="0" w:color="auto"/>
        <w:right w:val="none" w:sz="0" w:space="0" w:color="auto"/>
      </w:divBdr>
    </w:div>
    <w:div w:id="990645237">
      <w:bodyDiv w:val="1"/>
      <w:marLeft w:val="0"/>
      <w:marRight w:val="0"/>
      <w:marTop w:val="0"/>
      <w:marBottom w:val="0"/>
      <w:divBdr>
        <w:top w:val="none" w:sz="0" w:space="0" w:color="auto"/>
        <w:left w:val="none" w:sz="0" w:space="0" w:color="auto"/>
        <w:bottom w:val="none" w:sz="0" w:space="0" w:color="auto"/>
        <w:right w:val="none" w:sz="0" w:space="0" w:color="auto"/>
      </w:divBdr>
    </w:div>
    <w:div w:id="990862649">
      <w:bodyDiv w:val="1"/>
      <w:marLeft w:val="0"/>
      <w:marRight w:val="0"/>
      <w:marTop w:val="0"/>
      <w:marBottom w:val="0"/>
      <w:divBdr>
        <w:top w:val="none" w:sz="0" w:space="0" w:color="auto"/>
        <w:left w:val="none" w:sz="0" w:space="0" w:color="auto"/>
        <w:bottom w:val="none" w:sz="0" w:space="0" w:color="auto"/>
        <w:right w:val="none" w:sz="0" w:space="0" w:color="auto"/>
      </w:divBdr>
    </w:div>
    <w:div w:id="990871508">
      <w:bodyDiv w:val="1"/>
      <w:marLeft w:val="0"/>
      <w:marRight w:val="0"/>
      <w:marTop w:val="0"/>
      <w:marBottom w:val="0"/>
      <w:divBdr>
        <w:top w:val="none" w:sz="0" w:space="0" w:color="auto"/>
        <w:left w:val="none" w:sz="0" w:space="0" w:color="auto"/>
        <w:bottom w:val="none" w:sz="0" w:space="0" w:color="auto"/>
        <w:right w:val="none" w:sz="0" w:space="0" w:color="auto"/>
      </w:divBdr>
    </w:div>
    <w:div w:id="991716988">
      <w:bodyDiv w:val="1"/>
      <w:marLeft w:val="0"/>
      <w:marRight w:val="0"/>
      <w:marTop w:val="0"/>
      <w:marBottom w:val="0"/>
      <w:divBdr>
        <w:top w:val="none" w:sz="0" w:space="0" w:color="auto"/>
        <w:left w:val="none" w:sz="0" w:space="0" w:color="auto"/>
        <w:bottom w:val="none" w:sz="0" w:space="0" w:color="auto"/>
        <w:right w:val="none" w:sz="0" w:space="0" w:color="auto"/>
      </w:divBdr>
    </w:div>
    <w:div w:id="992832405">
      <w:bodyDiv w:val="1"/>
      <w:marLeft w:val="0"/>
      <w:marRight w:val="0"/>
      <w:marTop w:val="0"/>
      <w:marBottom w:val="0"/>
      <w:divBdr>
        <w:top w:val="none" w:sz="0" w:space="0" w:color="auto"/>
        <w:left w:val="none" w:sz="0" w:space="0" w:color="auto"/>
        <w:bottom w:val="none" w:sz="0" w:space="0" w:color="auto"/>
        <w:right w:val="none" w:sz="0" w:space="0" w:color="auto"/>
      </w:divBdr>
    </w:div>
    <w:div w:id="993069762">
      <w:bodyDiv w:val="1"/>
      <w:marLeft w:val="0"/>
      <w:marRight w:val="0"/>
      <w:marTop w:val="0"/>
      <w:marBottom w:val="0"/>
      <w:divBdr>
        <w:top w:val="none" w:sz="0" w:space="0" w:color="auto"/>
        <w:left w:val="none" w:sz="0" w:space="0" w:color="auto"/>
        <w:bottom w:val="none" w:sz="0" w:space="0" w:color="auto"/>
        <w:right w:val="none" w:sz="0" w:space="0" w:color="auto"/>
      </w:divBdr>
    </w:div>
    <w:div w:id="994800741">
      <w:bodyDiv w:val="1"/>
      <w:marLeft w:val="0"/>
      <w:marRight w:val="0"/>
      <w:marTop w:val="0"/>
      <w:marBottom w:val="0"/>
      <w:divBdr>
        <w:top w:val="none" w:sz="0" w:space="0" w:color="auto"/>
        <w:left w:val="none" w:sz="0" w:space="0" w:color="auto"/>
        <w:bottom w:val="none" w:sz="0" w:space="0" w:color="auto"/>
        <w:right w:val="none" w:sz="0" w:space="0" w:color="auto"/>
      </w:divBdr>
    </w:div>
    <w:div w:id="994988014">
      <w:bodyDiv w:val="1"/>
      <w:marLeft w:val="0"/>
      <w:marRight w:val="0"/>
      <w:marTop w:val="0"/>
      <w:marBottom w:val="0"/>
      <w:divBdr>
        <w:top w:val="none" w:sz="0" w:space="0" w:color="auto"/>
        <w:left w:val="none" w:sz="0" w:space="0" w:color="auto"/>
        <w:bottom w:val="none" w:sz="0" w:space="0" w:color="auto"/>
        <w:right w:val="none" w:sz="0" w:space="0" w:color="auto"/>
      </w:divBdr>
    </w:div>
    <w:div w:id="994992097">
      <w:bodyDiv w:val="1"/>
      <w:marLeft w:val="0"/>
      <w:marRight w:val="0"/>
      <w:marTop w:val="0"/>
      <w:marBottom w:val="0"/>
      <w:divBdr>
        <w:top w:val="none" w:sz="0" w:space="0" w:color="auto"/>
        <w:left w:val="none" w:sz="0" w:space="0" w:color="auto"/>
        <w:bottom w:val="none" w:sz="0" w:space="0" w:color="auto"/>
        <w:right w:val="none" w:sz="0" w:space="0" w:color="auto"/>
      </w:divBdr>
    </w:div>
    <w:div w:id="995298806">
      <w:bodyDiv w:val="1"/>
      <w:marLeft w:val="0"/>
      <w:marRight w:val="0"/>
      <w:marTop w:val="0"/>
      <w:marBottom w:val="0"/>
      <w:divBdr>
        <w:top w:val="none" w:sz="0" w:space="0" w:color="auto"/>
        <w:left w:val="none" w:sz="0" w:space="0" w:color="auto"/>
        <w:bottom w:val="none" w:sz="0" w:space="0" w:color="auto"/>
        <w:right w:val="none" w:sz="0" w:space="0" w:color="auto"/>
      </w:divBdr>
    </w:div>
    <w:div w:id="995379809">
      <w:bodyDiv w:val="1"/>
      <w:marLeft w:val="0"/>
      <w:marRight w:val="0"/>
      <w:marTop w:val="0"/>
      <w:marBottom w:val="0"/>
      <w:divBdr>
        <w:top w:val="none" w:sz="0" w:space="0" w:color="auto"/>
        <w:left w:val="none" w:sz="0" w:space="0" w:color="auto"/>
        <w:bottom w:val="none" w:sz="0" w:space="0" w:color="auto"/>
        <w:right w:val="none" w:sz="0" w:space="0" w:color="auto"/>
      </w:divBdr>
    </w:div>
    <w:div w:id="996154396">
      <w:bodyDiv w:val="1"/>
      <w:marLeft w:val="0"/>
      <w:marRight w:val="0"/>
      <w:marTop w:val="0"/>
      <w:marBottom w:val="0"/>
      <w:divBdr>
        <w:top w:val="none" w:sz="0" w:space="0" w:color="auto"/>
        <w:left w:val="none" w:sz="0" w:space="0" w:color="auto"/>
        <w:bottom w:val="none" w:sz="0" w:space="0" w:color="auto"/>
        <w:right w:val="none" w:sz="0" w:space="0" w:color="auto"/>
      </w:divBdr>
    </w:div>
    <w:div w:id="996373350">
      <w:bodyDiv w:val="1"/>
      <w:marLeft w:val="0"/>
      <w:marRight w:val="0"/>
      <w:marTop w:val="0"/>
      <w:marBottom w:val="0"/>
      <w:divBdr>
        <w:top w:val="none" w:sz="0" w:space="0" w:color="auto"/>
        <w:left w:val="none" w:sz="0" w:space="0" w:color="auto"/>
        <w:bottom w:val="none" w:sz="0" w:space="0" w:color="auto"/>
        <w:right w:val="none" w:sz="0" w:space="0" w:color="auto"/>
      </w:divBdr>
    </w:div>
    <w:div w:id="997221541">
      <w:bodyDiv w:val="1"/>
      <w:marLeft w:val="0"/>
      <w:marRight w:val="0"/>
      <w:marTop w:val="0"/>
      <w:marBottom w:val="0"/>
      <w:divBdr>
        <w:top w:val="none" w:sz="0" w:space="0" w:color="auto"/>
        <w:left w:val="none" w:sz="0" w:space="0" w:color="auto"/>
        <w:bottom w:val="none" w:sz="0" w:space="0" w:color="auto"/>
        <w:right w:val="none" w:sz="0" w:space="0" w:color="auto"/>
      </w:divBdr>
    </w:div>
    <w:div w:id="997341556">
      <w:bodyDiv w:val="1"/>
      <w:marLeft w:val="0"/>
      <w:marRight w:val="0"/>
      <w:marTop w:val="0"/>
      <w:marBottom w:val="0"/>
      <w:divBdr>
        <w:top w:val="none" w:sz="0" w:space="0" w:color="auto"/>
        <w:left w:val="none" w:sz="0" w:space="0" w:color="auto"/>
        <w:bottom w:val="none" w:sz="0" w:space="0" w:color="auto"/>
        <w:right w:val="none" w:sz="0" w:space="0" w:color="auto"/>
      </w:divBdr>
    </w:div>
    <w:div w:id="997344853">
      <w:bodyDiv w:val="1"/>
      <w:marLeft w:val="0"/>
      <w:marRight w:val="0"/>
      <w:marTop w:val="0"/>
      <w:marBottom w:val="0"/>
      <w:divBdr>
        <w:top w:val="none" w:sz="0" w:space="0" w:color="auto"/>
        <w:left w:val="none" w:sz="0" w:space="0" w:color="auto"/>
        <w:bottom w:val="none" w:sz="0" w:space="0" w:color="auto"/>
        <w:right w:val="none" w:sz="0" w:space="0" w:color="auto"/>
      </w:divBdr>
    </w:div>
    <w:div w:id="997346399">
      <w:bodyDiv w:val="1"/>
      <w:marLeft w:val="0"/>
      <w:marRight w:val="0"/>
      <w:marTop w:val="0"/>
      <w:marBottom w:val="0"/>
      <w:divBdr>
        <w:top w:val="none" w:sz="0" w:space="0" w:color="auto"/>
        <w:left w:val="none" w:sz="0" w:space="0" w:color="auto"/>
        <w:bottom w:val="none" w:sz="0" w:space="0" w:color="auto"/>
        <w:right w:val="none" w:sz="0" w:space="0" w:color="auto"/>
      </w:divBdr>
    </w:div>
    <w:div w:id="997733851">
      <w:bodyDiv w:val="1"/>
      <w:marLeft w:val="0"/>
      <w:marRight w:val="0"/>
      <w:marTop w:val="0"/>
      <w:marBottom w:val="0"/>
      <w:divBdr>
        <w:top w:val="none" w:sz="0" w:space="0" w:color="auto"/>
        <w:left w:val="none" w:sz="0" w:space="0" w:color="auto"/>
        <w:bottom w:val="none" w:sz="0" w:space="0" w:color="auto"/>
        <w:right w:val="none" w:sz="0" w:space="0" w:color="auto"/>
      </w:divBdr>
    </w:div>
    <w:div w:id="997921359">
      <w:bodyDiv w:val="1"/>
      <w:marLeft w:val="0"/>
      <w:marRight w:val="0"/>
      <w:marTop w:val="0"/>
      <w:marBottom w:val="0"/>
      <w:divBdr>
        <w:top w:val="none" w:sz="0" w:space="0" w:color="auto"/>
        <w:left w:val="none" w:sz="0" w:space="0" w:color="auto"/>
        <w:bottom w:val="none" w:sz="0" w:space="0" w:color="auto"/>
        <w:right w:val="none" w:sz="0" w:space="0" w:color="auto"/>
      </w:divBdr>
    </w:div>
    <w:div w:id="998383889">
      <w:bodyDiv w:val="1"/>
      <w:marLeft w:val="0"/>
      <w:marRight w:val="0"/>
      <w:marTop w:val="0"/>
      <w:marBottom w:val="0"/>
      <w:divBdr>
        <w:top w:val="none" w:sz="0" w:space="0" w:color="auto"/>
        <w:left w:val="none" w:sz="0" w:space="0" w:color="auto"/>
        <w:bottom w:val="none" w:sz="0" w:space="0" w:color="auto"/>
        <w:right w:val="none" w:sz="0" w:space="0" w:color="auto"/>
      </w:divBdr>
    </w:div>
    <w:div w:id="998459266">
      <w:bodyDiv w:val="1"/>
      <w:marLeft w:val="0"/>
      <w:marRight w:val="0"/>
      <w:marTop w:val="0"/>
      <w:marBottom w:val="0"/>
      <w:divBdr>
        <w:top w:val="none" w:sz="0" w:space="0" w:color="auto"/>
        <w:left w:val="none" w:sz="0" w:space="0" w:color="auto"/>
        <w:bottom w:val="none" w:sz="0" w:space="0" w:color="auto"/>
        <w:right w:val="none" w:sz="0" w:space="0" w:color="auto"/>
      </w:divBdr>
    </w:div>
    <w:div w:id="998509034">
      <w:bodyDiv w:val="1"/>
      <w:marLeft w:val="0"/>
      <w:marRight w:val="0"/>
      <w:marTop w:val="0"/>
      <w:marBottom w:val="0"/>
      <w:divBdr>
        <w:top w:val="none" w:sz="0" w:space="0" w:color="auto"/>
        <w:left w:val="none" w:sz="0" w:space="0" w:color="auto"/>
        <w:bottom w:val="none" w:sz="0" w:space="0" w:color="auto"/>
        <w:right w:val="none" w:sz="0" w:space="0" w:color="auto"/>
      </w:divBdr>
    </w:div>
    <w:div w:id="998582905">
      <w:bodyDiv w:val="1"/>
      <w:marLeft w:val="0"/>
      <w:marRight w:val="0"/>
      <w:marTop w:val="0"/>
      <w:marBottom w:val="0"/>
      <w:divBdr>
        <w:top w:val="none" w:sz="0" w:space="0" w:color="auto"/>
        <w:left w:val="none" w:sz="0" w:space="0" w:color="auto"/>
        <w:bottom w:val="none" w:sz="0" w:space="0" w:color="auto"/>
        <w:right w:val="none" w:sz="0" w:space="0" w:color="auto"/>
      </w:divBdr>
    </w:div>
    <w:div w:id="998726412">
      <w:bodyDiv w:val="1"/>
      <w:marLeft w:val="0"/>
      <w:marRight w:val="0"/>
      <w:marTop w:val="0"/>
      <w:marBottom w:val="0"/>
      <w:divBdr>
        <w:top w:val="none" w:sz="0" w:space="0" w:color="auto"/>
        <w:left w:val="none" w:sz="0" w:space="0" w:color="auto"/>
        <w:bottom w:val="none" w:sz="0" w:space="0" w:color="auto"/>
        <w:right w:val="none" w:sz="0" w:space="0" w:color="auto"/>
      </w:divBdr>
    </w:div>
    <w:div w:id="998730050">
      <w:bodyDiv w:val="1"/>
      <w:marLeft w:val="0"/>
      <w:marRight w:val="0"/>
      <w:marTop w:val="0"/>
      <w:marBottom w:val="0"/>
      <w:divBdr>
        <w:top w:val="none" w:sz="0" w:space="0" w:color="auto"/>
        <w:left w:val="none" w:sz="0" w:space="0" w:color="auto"/>
        <w:bottom w:val="none" w:sz="0" w:space="0" w:color="auto"/>
        <w:right w:val="none" w:sz="0" w:space="0" w:color="auto"/>
      </w:divBdr>
    </w:div>
    <w:div w:id="999502209">
      <w:bodyDiv w:val="1"/>
      <w:marLeft w:val="0"/>
      <w:marRight w:val="0"/>
      <w:marTop w:val="0"/>
      <w:marBottom w:val="0"/>
      <w:divBdr>
        <w:top w:val="none" w:sz="0" w:space="0" w:color="auto"/>
        <w:left w:val="none" w:sz="0" w:space="0" w:color="auto"/>
        <w:bottom w:val="none" w:sz="0" w:space="0" w:color="auto"/>
        <w:right w:val="none" w:sz="0" w:space="0" w:color="auto"/>
      </w:divBdr>
    </w:div>
    <w:div w:id="1000236556">
      <w:bodyDiv w:val="1"/>
      <w:marLeft w:val="0"/>
      <w:marRight w:val="0"/>
      <w:marTop w:val="0"/>
      <w:marBottom w:val="0"/>
      <w:divBdr>
        <w:top w:val="none" w:sz="0" w:space="0" w:color="auto"/>
        <w:left w:val="none" w:sz="0" w:space="0" w:color="auto"/>
        <w:bottom w:val="none" w:sz="0" w:space="0" w:color="auto"/>
        <w:right w:val="none" w:sz="0" w:space="0" w:color="auto"/>
      </w:divBdr>
    </w:div>
    <w:div w:id="1001008578">
      <w:bodyDiv w:val="1"/>
      <w:marLeft w:val="0"/>
      <w:marRight w:val="0"/>
      <w:marTop w:val="0"/>
      <w:marBottom w:val="0"/>
      <w:divBdr>
        <w:top w:val="none" w:sz="0" w:space="0" w:color="auto"/>
        <w:left w:val="none" w:sz="0" w:space="0" w:color="auto"/>
        <w:bottom w:val="none" w:sz="0" w:space="0" w:color="auto"/>
        <w:right w:val="none" w:sz="0" w:space="0" w:color="auto"/>
      </w:divBdr>
    </w:div>
    <w:div w:id="1001198171">
      <w:bodyDiv w:val="1"/>
      <w:marLeft w:val="0"/>
      <w:marRight w:val="0"/>
      <w:marTop w:val="0"/>
      <w:marBottom w:val="0"/>
      <w:divBdr>
        <w:top w:val="none" w:sz="0" w:space="0" w:color="auto"/>
        <w:left w:val="none" w:sz="0" w:space="0" w:color="auto"/>
        <w:bottom w:val="none" w:sz="0" w:space="0" w:color="auto"/>
        <w:right w:val="none" w:sz="0" w:space="0" w:color="auto"/>
      </w:divBdr>
    </w:div>
    <w:div w:id="1001465383">
      <w:bodyDiv w:val="1"/>
      <w:marLeft w:val="0"/>
      <w:marRight w:val="0"/>
      <w:marTop w:val="0"/>
      <w:marBottom w:val="0"/>
      <w:divBdr>
        <w:top w:val="none" w:sz="0" w:space="0" w:color="auto"/>
        <w:left w:val="none" w:sz="0" w:space="0" w:color="auto"/>
        <w:bottom w:val="none" w:sz="0" w:space="0" w:color="auto"/>
        <w:right w:val="none" w:sz="0" w:space="0" w:color="auto"/>
      </w:divBdr>
    </w:div>
    <w:div w:id="1002051301">
      <w:bodyDiv w:val="1"/>
      <w:marLeft w:val="0"/>
      <w:marRight w:val="0"/>
      <w:marTop w:val="0"/>
      <w:marBottom w:val="0"/>
      <w:divBdr>
        <w:top w:val="none" w:sz="0" w:space="0" w:color="auto"/>
        <w:left w:val="none" w:sz="0" w:space="0" w:color="auto"/>
        <w:bottom w:val="none" w:sz="0" w:space="0" w:color="auto"/>
        <w:right w:val="none" w:sz="0" w:space="0" w:color="auto"/>
      </w:divBdr>
    </w:div>
    <w:div w:id="1002590095">
      <w:bodyDiv w:val="1"/>
      <w:marLeft w:val="0"/>
      <w:marRight w:val="0"/>
      <w:marTop w:val="0"/>
      <w:marBottom w:val="0"/>
      <w:divBdr>
        <w:top w:val="none" w:sz="0" w:space="0" w:color="auto"/>
        <w:left w:val="none" w:sz="0" w:space="0" w:color="auto"/>
        <w:bottom w:val="none" w:sz="0" w:space="0" w:color="auto"/>
        <w:right w:val="none" w:sz="0" w:space="0" w:color="auto"/>
      </w:divBdr>
    </w:div>
    <w:div w:id="1004087122">
      <w:bodyDiv w:val="1"/>
      <w:marLeft w:val="0"/>
      <w:marRight w:val="0"/>
      <w:marTop w:val="0"/>
      <w:marBottom w:val="0"/>
      <w:divBdr>
        <w:top w:val="none" w:sz="0" w:space="0" w:color="auto"/>
        <w:left w:val="none" w:sz="0" w:space="0" w:color="auto"/>
        <w:bottom w:val="none" w:sz="0" w:space="0" w:color="auto"/>
        <w:right w:val="none" w:sz="0" w:space="0" w:color="auto"/>
      </w:divBdr>
    </w:div>
    <w:div w:id="1004819467">
      <w:bodyDiv w:val="1"/>
      <w:marLeft w:val="0"/>
      <w:marRight w:val="0"/>
      <w:marTop w:val="0"/>
      <w:marBottom w:val="0"/>
      <w:divBdr>
        <w:top w:val="none" w:sz="0" w:space="0" w:color="auto"/>
        <w:left w:val="none" w:sz="0" w:space="0" w:color="auto"/>
        <w:bottom w:val="none" w:sz="0" w:space="0" w:color="auto"/>
        <w:right w:val="none" w:sz="0" w:space="0" w:color="auto"/>
      </w:divBdr>
    </w:div>
    <w:div w:id="1005590383">
      <w:bodyDiv w:val="1"/>
      <w:marLeft w:val="0"/>
      <w:marRight w:val="0"/>
      <w:marTop w:val="0"/>
      <w:marBottom w:val="0"/>
      <w:divBdr>
        <w:top w:val="none" w:sz="0" w:space="0" w:color="auto"/>
        <w:left w:val="none" w:sz="0" w:space="0" w:color="auto"/>
        <w:bottom w:val="none" w:sz="0" w:space="0" w:color="auto"/>
        <w:right w:val="none" w:sz="0" w:space="0" w:color="auto"/>
      </w:divBdr>
    </w:div>
    <w:div w:id="1005595928">
      <w:bodyDiv w:val="1"/>
      <w:marLeft w:val="0"/>
      <w:marRight w:val="0"/>
      <w:marTop w:val="0"/>
      <w:marBottom w:val="0"/>
      <w:divBdr>
        <w:top w:val="none" w:sz="0" w:space="0" w:color="auto"/>
        <w:left w:val="none" w:sz="0" w:space="0" w:color="auto"/>
        <w:bottom w:val="none" w:sz="0" w:space="0" w:color="auto"/>
        <w:right w:val="none" w:sz="0" w:space="0" w:color="auto"/>
      </w:divBdr>
    </w:div>
    <w:div w:id="1005741988">
      <w:bodyDiv w:val="1"/>
      <w:marLeft w:val="0"/>
      <w:marRight w:val="0"/>
      <w:marTop w:val="0"/>
      <w:marBottom w:val="0"/>
      <w:divBdr>
        <w:top w:val="none" w:sz="0" w:space="0" w:color="auto"/>
        <w:left w:val="none" w:sz="0" w:space="0" w:color="auto"/>
        <w:bottom w:val="none" w:sz="0" w:space="0" w:color="auto"/>
        <w:right w:val="none" w:sz="0" w:space="0" w:color="auto"/>
      </w:divBdr>
    </w:div>
    <w:div w:id="1005934989">
      <w:bodyDiv w:val="1"/>
      <w:marLeft w:val="0"/>
      <w:marRight w:val="0"/>
      <w:marTop w:val="0"/>
      <w:marBottom w:val="0"/>
      <w:divBdr>
        <w:top w:val="none" w:sz="0" w:space="0" w:color="auto"/>
        <w:left w:val="none" w:sz="0" w:space="0" w:color="auto"/>
        <w:bottom w:val="none" w:sz="0" w:space="0" w:color="auto"/>
        <w:right w:val="none" w:sz="0" w:space="0" w:color="auto"/>
      </w:divBdr>
    </w:div>
    <w:div w:id="1006325382">
      <w:bodyDiv w:val="1"/>
      <w:marLeft w:val="0"/>
      <w:marRight w:val="0"/>
      <w:marTop w:val="0"/>
      <w:marBottom w:val="0"/>
      <w:divBdr>
        <w:top w:val="none" w:sz="0" w:space="0" w:color="auto"/>
        <w:left w:val="none" w:sz="0" w:space="0" w:color="auto"/>
        <w:bottom w:val="none" w:sz="0" w:space="0" w:color="auto"/>
        <w:right w:val="none" w:sz="0" w:space="0" w:color="auto"/>
      </w:divBdr>
    </w:div>
    <w:div w:id="1007176674">
      <w:bodyDiv w:val="1"/>
      <w:marLeft w:val="0"/>
      <w:marRight w:val="0"/>
      <w:marTop w:val="0"/>
      <w:marBottom w:val="0"/>
      <w:divBdr>
        <w:top w:val="none" w:sz="0" w:space="0" w:color="auto"/>
        <w:left w:val="none" w:sz="0" w:space="0" w:color="auto"/>
        <w:bottom w:val="none" w:sz="0" w:space="0" w:color="auto"/>
        <w:right w:val="none" w:sz="0" w:space="0" w:color="auto"/>
      </w:divBdr>
    </w:div>
    <w:div w:id="1007709498">
      <w:bodyDiv w:val="1"/>
      <w:marLeft w:val="0"/>
      <w:marRight w:val="0"/>
      <w:marTop w:val="0"/>
      <w:marBottom w:val="0"/>
      <w:divBdr>
        <w:top w:val="none" w:sz="0" w:space="0" w:color="auto"/>
        <w:left w:val="none" w:sz="0" w:space="0" w:color="auto"/>
        <w:bottom w:val="none" w:sz="0" w:space="0" w:color="auto"/>
        <w:right w:val="none" w:sz="0" w:space="0" w:color="auto"/>
      </w:divBdr>
    </w:div>
    <w:div w:id="1008337967">
      <w:bodyDiv w:val="1"/>
      <w:marLeft w:val="0"/>
      <w:marRight w:val="0"/>
      <w:marTop w:val="0"/>
      <w:marBottom w:val="0"/>
      <w:divBdr>
        <w:top w:val="none" w:sz="0" w:space="0" w:color="auto"/>
        <w:left w:val="none" w:sz="0" w:space="0" w:color="auto"/>
        <w:bottom w:val="none" w:sz="0" w:space="0" w:color="auto"/>
        <w:right w:val="none" w:sz="0" w:space="0" w:color="auto"/>
      </w:divBdr>
    </w:div>
    <w:div w:id="1008407055">
      <w:bodyDiv w:val="1"/>
      <w:marLeft w:val="0"/>
      <w:marRight w:val="0"/>
      <w:marTop w:val="0"/>
      <w:marBottom w:val="0"/>
      <w:divBdr>
        <w:top w:val="none" w:sz="0" w:space="0" w:color="auto"/>
        <w:left w:val="none" w:sz="0" w:space="0" w:color="auto"/>
        <w:bottom w:val="none" w:sz="0" w:space="0" w:color="auto"/>
        <w:right w:val="none" w:sz="0" w:space="0" w:color="auto"/>
      </w:divBdr>
    </w:div>
    <w:div w:id="1009261097">
      <w:bodyDiv w:val="1"/>
      <w:marLeft w:val="0"/>
      <w:marRight w:val="0"/>
      <w:marTop w:val="0"/>
      <w:marBottom w:val="0"/>
      <w:divBdr>
        <w:top w:val="none" w:sz="0" w:space="0" w:color="auto"/>
        <w:left w:val="none" w:sz="0" w:space="0" w:color="auto"/>
        <w:bottom w:val="none" w:sz="0" w:space="0" w:color="auto"/>
        <w:right w:val="none" w:sz="0" w:space="0" w:color="auto"/>
      </w:divBdr>
    </w:div>
    <w:div w:id="1009871648">
      <w:bodyDiv w:val="1"/>
      <w:marLeft w:val="0"/>
      <w:marRight w:val="0"/>
      <w:marTop w:val="0"/>
      <w:marBottom w:val="0"/>
      <w:divBdr>
        <w:top w:val="none" w:sz="0" w:space="0" w:color="auto"/>
        <w:left w:val="none" w:sz="0" w:space="0" w:color="auto"/>
        <w:bottom w:val="none" w:sz="0" w:space="0" w:color="auto"/>
        <w:right w:val="none" w:sz="0" w:space="0" w:color="auto"/>
      </w:divBdr>
    </w:div>
    <w:div w:id="1009874330">
      <w:bodyDiv w:val="1"/>
      <w:marLeft w:val="0"/>
      <w:marRight w:val="0"/>
      <w:marTop w:val="0"/>
      <w:marBottom w:val="0"/>
      <w:divBdr>
        <w:top w:val="none" w:sz="0" w:space="0" w:color="auto"/>
        <w:left w:val="none" w:sz="0" w:space="0" w:color="auto"/>
        <w:bottom w:val="none" w:sz="0" w:space="0" w:color="auto"/>
        <w:right w:val="none" w:sz="0" w:space="0" w:color="auto"/>
      </w:divBdr>
    </w:div>
    <w:div w:id="1010182446">
      <w:bodyDiv w:val="1"/>
      <w:marLeft w:val="0"/>
      <w:marRight w:val="0"/>
      <w:marTop w:val="0"/>
      <w:marBottom w:val="0"/>
      <w:divBdr>
        <w:top w:val="none" w:sz="0" w:space="0" w:color="auto"/>
        <w:left w:val="none" w:sz="0" w:space="0" w:color="auto"/>
        <w:bottom w:val="none" w:sz="0" w:space="0" w:color="auto"/>
        <w:right w:val="none" w:sz="0" w:space="0" w:color="auto"/>
      </w:divBdr>
    </w:div>
    <w:div w:id="1010916278">
      <w:bodyDiv w:val="1"/>
      <w:marLeft w:val="0"/>
      <w:marRight w:val="0"/>
      <w:marTop w:val="0"/>
      <w:marBottom w:val="0"/>
      <w:divBdr>
        <w:top w:val="none" w:sz="0" w:space="0" w:color="auto"/>
        <w:left w:val="none" w:sz="0" w:space="0" w:color="auto"/>
        <w:bottom w:val="none" w:sz="0" w:space="0" w:color="auto"/>
        <w:right w:val="none" w:sz="0" w:space="0" w:color="auto"/>
      </w:divBdr>
    </w:div>
    <w:div w:id="1011220862">
      <w:bodyDiv w:val="1"/>
      <w:marLeft w:val="0"/>
      <w:marRight w:val="0"/>
      <w:marTop w:val="0"/>
      <w:marBottom w:val="0"/>
      <w:divBdr>
        <w:top w:val="none" w:sz="0" w:space="0" w:color="auto"/>
        <w:left w:val="none" w:sz="0" w:space="0" w:color="auto"/>
        <w:bottom w:val="none" w:sz="0" w:space="0" w:color="auto"/>
        <w:right w:val="none" w:sz="0" w:space="0" w:color="auto"/>
      </w:divBdr>
    </w:div>
    <w:div w:id="1012877366">
      <w:bodyDiv w:val="1"/>
      <w:marLeft w:val="0"/>
      <w:marRight w:val="0"/>
      <w:marTop w:val="0"/>
      <w:marBottom w:val="0"/>
      <w:divBdr>
        <w:top w:val="none" w:sz="0" w:space="0" w:color="auto"/>
        <w:left w:val="none" w:sz="0" w:space="0" w:color="auto"/>
        <w:bottom w:val="none" w:sz="0" w:space="0" w:color="auto"/>
        <w:right w:val="none" w:sz="0" w:space="0" w:color="auto"/>
      </w:divBdr>
    </w:div>
    <w:div w:id="1012877958">
      <w:bodyDiv w:val="1"/>
      <w:marLeft w:val="0"/>
      <w:marRight w:val="0"/>
      <w:marTop w:val="0"/>
      <w:marBottom w:val="0"/>
      <w:divBdr>
        <w:top w:val="none" w:sz="0" w:space="0" w:color="auto"/>
        <w:left w:val="none" w:sz="0" w:space="0" w:color="auto"/>
        <w:bottom w:val="none" w:sz="0" w:space="0" w:color="auto"/>
        <w:right w:val="none" w:sz="0" w:space="0" w:color="auto"/>
      </w:divBdr>
    </w:div>
    <w:div w:id="1012954582">
      <w:bodyDiv w:val="1"/>
      <w:marLeft w:val="0"/>
      <w:marRight w:val="0"/>
      <w:marTop w:val="0"/>
      <w:marBottom w:val="0"/>
      <w:divBdr>
        <w:top w:val="none" w:sz="0" w:space="0" w:color="auto"/>
        <w:left w:val="none" w:sz="0" w:space="0" w:color="auto"/>
        <w:bottom w:val="none" w:sz="0" w:space="0" w:color="auto"/>
        <w:right w:val="none" w:sz="0" w:space="0" w:color="auto"/>
      </w:divBdr>
    </w:div>
    <w:div w:id="1012994742">
      <w:bodyDiv w:val="1"/>
      <w:marLeft w:val="0"/>
      <w:marRight w:val="0"/>
      <w:marTop w:val="0"/>
      <w:marBottom w:val="0"/>
      <w:divBdr>
        <w:top w:val="none" w:sz="0" w:space="0" w:color="auto"/>
        <w:left w:val="none" w:sz="0" w:space="0" w:color="auto"/>
        <w:bottom w:val="none" w:sz="0" w:space="0" w:color="auto"/>
        <w:right w:val="none" w:sz="0" w:space="0" w:color="auto"/>
      </w:divBdr>
    </w:div>
    <w:div w:id="1013725705">
      <w:bodyDiv w:val="1"/>
      <w:marLeft w:val="0"/>
      <w:marRight w:val="0"/>
      <w:marTop w:val="0"/>
      <w:marBottom w:val="0"/>
      <w:divBdr>
        <w:top w:val="none" w:sz="0" w:space="0" w:color="auto"/>
        <w:left w:val="none" w:sz="0" w:space="0" w:color="auto"/>
        <w:bottom w:val="none" w:sz="0" w:space="0" w:color="auto"/>
        <w:right w:val="none" w:sz="0" w:space="0" w:color="auto"/>
      </w:divBdr>
    </w:div>
    <w:div w:id="1013797631">
      <w:bodyDiv w:val="1"/>
      <w:marLeft w:val="0"/>
      <w:marRight w:val="0"/>
      <w:marTop w:val="0"/>
      <w:marBottom w:val="0"/>
      <w:divBdr>
        <w:top w:val="none" w:sz="0" w:space="0" w:color="auto"/>
        <w:left w:val="none" w:sz="0" w:space="0" w:color="auto"/>
        <w:bottom w:val="none" w:sz="0" w:space="0" w:color="auto"/>
        <w:right w:val="none" w:sz="0" w:space="0" w:color="auto"/>
      </w:divBdr>
    </w:div>
    <w:div w:id="1013801439">
      <w:bodyDiv w:val="1"/>
      <w:marLeft w:val="0"/>
      <w:marRight w:val="0"/>
      <w:marTop w:val="0"/>
      <w:marBottom w:val="0"/>
      <w:divBdr>
        <w:top w:val="none" w:sz="0" w:space="0" w:color="auto"/>
        <w:left w:val="none" w:sz="0" w:space="0" w:color="auto"/>
        <w:bottom w:val="none" w:sz="0" w:space="0" w:color="auto"/>
        <w:right w:val="none" w:sz="0" w:space="0" w:color="auto"/>
      </w:divBdr>
    </w:div>
    <w:div w:id="1013915529">
      <w:bodyDiv w:val="1"/>
      <w:marLeft w:val="0"/>
      <w:marRight w:val="0"/>
      <w:marTop w:val="0"/>
      <w:marBottom w:val="0"/>
      <w:divBdr>
        <w:top w:val="none" w:sz="0" w:space="0" w:color="auto"/>
        <w:left w:val="none" w:sz="0" w:space="0" w:color="auto"/>
        <w:bottom w:val="none" w:sz="0" w:space="0" w:color="auto"/>
        <w:right w:val="none" w:sz="0" w:space="0" w:color="auto"/>
      </w:divBdr>
    </w:div>
    <w:div w:id="1014915057">
      <w:bodyDiv w:val="1"/>
      <w:marLeft w:val="0"/>
      <w:marRight w:val="0"/>
      <w:marTop w:val="0"/>
      <w:marBottom w:val="0"/>
      <w:divBdr>
        <w:top w:val="none" w:sz="0" w:space="0" w:color="auto"/>
        <w:left w:val="none" w:sz="0" w:space="0" w:color="auto"/>
        <w:bottom w:val="none" w:sz="0" w:space="0" w:color="auto"/>
        <w:right w:val="none" w:sz="0" w:space="0" w:color="auto"/>
      </w:divBdr>
    </w:div>
    <w:div w:id="1015693628">
      <w:bodyDiv w:val="1"/>
      <w:marLeft w:val="0"/>
      <w:marRight w:val="0"/>
      <w:marTop w:val="0"/>
      <w:marBottom w:val="0"/>
      <w:divBdr>
        <w:top w:val="none" w:sz="0" w:space="0" w:color="auto"/>
        <w:left w:val="none" w:sz="0" w:space="0" w:color="auto"/>
        <w:bottom w:val="none" w:sz="0" w:space="0" w:color="auto"/>
        <w:right w:val="none" w:sz="0" w:space="0" w:color="auto"/>
      </w:divBdr>
    </w:div>
    <w:div w:id="1015962820">
      <w:bodyDiv w:val="1"/>
      <w:marLeft w:val="0"/>
      <w:marRight w:val="0"/>
      <w:marTop w:val="0"/>
      <w:marBottom w:val="0"/>
      <w:divBdr>
        <w:top w:val="none" w:sz="0" w:space="0" w:color="auto"/>
        <w:left w:val="none" w:sz="0" w:space="0" w:color="auto"/>
        <w:bottom w:val="none" w:sz="0" w:space="0" w:color="auto"/>
        <w:right w:val="none" w:sz="0" w:space="0" w:color="auto"/>
      </w:divBdr>
    </w:div>
    <w:div w:id="1016423478">
      <w:bodyDiv w:val="1"/>
      <w:marLeft w:val="0"/>
      <w:marRight w:val="0"/>
      <w:marTop w:val="0"/>
      <w:marBottom w:val="0"/>
      <w:divBdr>
        <w:top w:val="none" w:sz="0" w:space="0" w:color="auto"/>
        <w:left w:val="none" w:sz="0" w:space="0" w:color="auto"/>
        <w:bottom w:val="none" w:sz="0" w:space="0" w:color="auto"/>
        <w:right w:val="none" w:sz="0" w:space="0" w:color="auto"/>
      </w:divBdr>
    </w:div>
    <w:div w:id="1017194443">
      <w:bodyDiv w:val="1"/>
      <w:marLeft w:val="0"/>
      <w:marRight w:val="0"/>
      <w:marTop w:val="0"/>
      <w:marBottom w:val="0"/>
      <w:divBdr>
        <w:top w:val="none" w:sz="0" w:space="0" w:color="auto"/>
        <w:left w:val="none" w:sz="0" w:space="0" w:color="auto"/>
        <w:bottom w:val="none" w:sz="0" w:space="0" w:color="auto"/>
        <w:right w:val="none" w:sz="0" w:space="0" w:color="auto"/>
      </w:divBdr>
    </w:div>
    <w:div w:id="1017266853">
      <w:bodyDiv w:val="1"/>
      <w:marLeft w:val="0"/>
      <w:marRight w:val="0"/>
      <w:marTop w:val="0"/>
      <w:marBottom w:val="0"/>
      <w:divBdr>
        <w:top w:val="none" w:sz="0" w:space="0" w:color="auto"/>
        <w:left w:val="none" w:sz="0" w:space="0" w:color="auto"/>
        <w:bottom w:val="none" w:sz="0" w:space="0" w:color="auto"/>
        <w:right w:val="none" w:sz="0" w:space="0" w:color="auto"/>
      </w:divBdr>
    </w:div>
    <w:div w:id="1017659839">
      <w:bodyDiv w:val="1"/>
      <w:marLeft w:val="0"/>
      <w:marRight w:val="0"/>
      <w:marTop w:val="0"/>
      <w:marBottom w:val="0"/>
      <w:divBdr>
        <w:top w:val="none" w:sz="0" w:space="0" w:color="auto"/>
        <w:left w:val="none" w:sz="0" w:space="0" w:color="auto"/>
        <w:bottom w:val="none" w:sz="0" w:space="0" w:color="auto"/>
        <w:right w:val="none" w:sz="0" w:space="0" w:color="auto"/>
      </w:divBdr>
    </w:div>
    <w:div w:id="1017971382">
      <w:bodyDiv w:val="1"/>
      <w:marLeft w:val="0"/>
      <w:marRight w:val="0"/>
      <w:marTop w:val="0"/>
      <w:marBottom w:val="0"/>
      <w:divBdr>
        <w:top w:val="none" w:sz="0" w:space="0" w:color="auto"/>
        <w:left w:val="none" w:sz="0" w:space="0" w:color="auto"/>
        <w:bottom w:val="none" w:sz="0" w:space="0" w:color="auto"/>
        <w:right w:val="none" w:sz="0" w:space="0" w:color="auto"/>
      </w:divBdr>
    </w:div>
    <w:div w:id="1018502570">
      <w:bodyDiv w:val="1"/>
      <w:marLeft w:val="0"/>
      <w:marRight w:val="0"/>
      <w:marTop w:val="0"/>
      <w:marBottom w:val="0"/>
      <w:divBdr>
        <w:top w:val="none" w:sz="0" w:space="0" w:color="auto"/>
        <w:left w:val="none" w:sz="0" w:space="0" w:color="auto"/>
        <w:bottom w:val="none" w:sz="0" w:space="0" w:color="auto"/>
        <w:right w:val="none" w:sz="0" w:space="0" w:color="auto"/>
      </w:divBdr>
    </w:div>
    <w:div w:id="1018627867">
      <w:bodyDiv w:val="1"/>
      <w:marLeft w:val="0"/>
      <w:marRight w:val="0"/>
      <w:marTop w:val="0"/>
      <w:marBottom w:val="0"/>
      <w:divBdr>
        <w:top w:val="none" w:sz="0" w:space="0" w:color="auto"/>
        <w:left w:val="none" w:sz="0" w:space="0" w:color="auto"/>
        <w:bottom w:val="none" w:sz="0" w:space="0" w:color="auto"/>
        <w:right w:val="none" w:sz="0" w:space="0" w:color="auto"/>
      </w:divBdr>
    </w:div>
    <w:div w:id="1018771455">
      <w:bodyDiv w:val="1"/>
      <w:marLeft w:val="0"/>
      <w:marRight w:val="0"/>
      <w:marTop w:val="0"/>
      <w:marBottom w:val="0"/>
      <w:divBdr>
        <w:top w:val="none" w:sz="0" w:space="0" w:color="auto"/>
        <w:left w:val="none" w:sz="0" w:space="0" w:color="auto"/>
        <w:bottom w:val="none" w:sz="0" w:space="0" w:color="auto"/>
        <w:right w:val="none" w:sz="0" w:space="0" w:color="auto"/>
      </w:divBdr>
    </w:div>
    <w:div w:id="1018896053">
      <w:bodyDiv w:val="1"/>
      <w:marLeft w:val="0"/>
      <w:marRight w:val="0"/>
      <w:marTop w:val="0"/>
      <w:marBottom w:val="0"/>
      <w:divBdr>
        <w:top w:val="none" w:sz="0" w:space="0" w:color="auto"/>
        <w:left w:val="none" w:sz="0" w:space="0" w:color="auto"/>
        <w:bottom w:val="none" w:sz="0" w:space="0" w:color="auto"/>
        <w:right w:val="none" w:sz="0" w:space="0" w:color="auto"/>
      </w:divBdr>
    </w:div>
    <w:div w:id="1019115827">
      <w:bodyDiv w:val="1"/>
      <w:marLeft w:val="0"/>
      <w:marRight w:val="0"/>
      <w:marTop w:val="0"/>
      <w:marBottom w:val="0"/>
      <w:divBdr>
        <w:top w:val="none" w:sz="0" w:space="0" w:color="auto"/>
        <w:left w:val="none" w:sz="0" w:space="0" w:color="auto"/>
        <w:bottom w:val="none" w:sz="0" w:space="0" w:color="auto"/>
        <w:right w:val="none" w:sz="0" w:space="0" w:color="auto"/>
      </w:divBdr>
    </w:div>
    <w:div w:id="1019507208">
      <w:bodyDiv w:val="1"/>
      <w:marLeft w:val="0"/>
      <w:marRight w:val="0"/>
      <w:marTop w:val="0"/>
      <w:marBottom w:val="0"/>
      <w:divBdr>
        <w:top w:val="none" w:sz="0" w:space="0" w:color="auto"/>
        <w:left w:val="none" w:sz="0" w:space="0" w:color="auto"/>
        <w:bottom w:val="none" w:sz="0" w:space="0" w:color="auto"/>
        <w:right w:val="none" w:sz="0" w:space="0" w:color="auto"/>
      </w:divBdr>
    </w:div>
    <w:div w:id="1019894350">
      <w:bodyDiv w:val="1"/>
      <w:marLeft w:val="0"/>
      <w:marRight w:val="0"/>
      <w:marTop w:val="0"/>
      <w:marBottom w:val="0"/>
      <w:divBdr>
        <w:top w:val="none" w:sz="0" w:space="0" w:color="auto"/>
        <w:left w:val="none" w:sz="0" w:space="0" w:color="auto"/>
        <w:bottom w:val="none" w:sz="0" w:space="0" w:color="auto"/>
        <w:right w:val="none" w:sz="0" w:space="0" w:color="auto"/>
      </w:divBdr>
    </w:div>
    <w:div w:id="1020089955">
      <w:bodyDiv w:val="1"/>
      <w:marLeft w:val="0"/>
      <w:marRight w:val="0"/>
      <w:marTop w:val="0"/>
      <w:marBottom w:val="0"/>
      <w:divBdr>
        <w:top w:val="none" w:sz="0" w:space="0" w:color="auto"/>
        <w:left w:val="none" w:sz="0" w:space="0" w:color="auto"/>
        <w:bottom w:val="none" w:sz="0" w:space="0" w:color="auto"/>
        <w:right w:val="none" w:sz="0" w:space="0" w:color="auto"/>
      </w:divBdr>
    </w:div>
    <w:div w:id="1020352132">
      <w:bodyDiv w:val="1"/>
      <w:marLeft w:val="0"/>
      <w:marRight w:val="0"/>
      <w:marTop w:val="0"/>
      <w:marBottom w:val="0"/>
      <w:divBdr>
        <w:top w:val="none" w:sz="0" w:space="0" w:color="auto"/>
        <w:left w:val="none" w:sz="0" w:space="0" w:color="auto"/>
        <w:bottom w:val="none" w:sz="0" w:space="0" w:color="auto"/>
        <w:right w:val="none" w:sz="0" w:space="0" w:color="auto"/>
      </w:divBdr>
    </w:div>
    <w:div w:id="1020820554">
      <w:bodyDiv w:val="1"/>
      <w:marLeft w:val="0"/>
      <w:marRight w:val="0"/>
      <w:marTop w:val="0"/>
      <w:marBottom w:val="0"/>
      <w:divBdr>
        <w:top w:val="none" w:sz="0" w:space="0" w:color="auto"/>
        <w:left w:val="none" w:sz="0" w:space="0" w:color="auto"/>
        <w:bottom w:val="none" w:sz="0" w:space="0" w:color="auto"/>
        <w:right w:val="none" w:sz="0" w:space="0" w:color="auto"/>
      </w:divBdr>
    </w:div>
    <w:div w:id="1022055308">
      <w:bodyDiv w:val="1"/>
      <w:marLeft w:val="0"/>
      <w:marRight w:val="0"/>
      <w:marTop w:val="0"/>
      <w:marBottom w:val="0"/>
      <w:divBdr>
        <w:top w:val="none" w:sz="0" w:space="0" w:color="auto"/>
        <w:left w:val="none" w:sz="0" w:space="0" w:color="auto"/>
        <w:bottom w:val="none" w:sz="0" w:space="0" w:color="auto"/>
        <w:right w:val="none" w:sz="0" w:space="0" w:color="auto"/>
      </w:divBdr>
    </w:div>
    <w:div w:id="1022633156">
      <w:bodyDiv w:val="1"/>
      <w:marLeft w:val="0"/>
      <w:marRight w:val="0"/>
      <w:marTop w:val="0"/>
      <w:marBottom w:val="0"/>
      <w:divBdr>
        <w:top w:val="none" w:sz="0" w:space="0" w:color="auto"/>
        <w:left w:val="none" w:sz="0" w:space="0" w:color="auto"/>
        <w:bottom w:val="none" w:sz="0" w:space="0" w:color="auto"/>
        <w:right w:val="none" w:sz="0" w:space="0" w:color="auto"/>
      </w:divBdr>
    </w:div>
    <w:div w:id="1023241567">
      <w:bodyDiv w:val="1"/>
      <w:marLeft w:val="0"/>
      <w:marRight w:val="0"/>
      <w:marTop w:val="0"/>
      <w:marBottom w:val="0"/>
      <w:divBdr>
        <w:top w:val="none" w:sz="0" w:space="0" w:color="auto"/>
        <w:left w:val="none" w:sz="0" w:space="0" w:color="auto"/>
        <w:bottom w:val="none" w:sz="0" w:space="0" w:color="auto"/>
        <w:right w:val="none" w:sz="0" w:space="0" w:color="auto"/>
      </w:divBdr>
    </w:div>
    <w:div w:id="1023748783">
      <w:bodyDiv w:val="1"/>
      <w:marLeft w:val="0"/>
      <w:marRight w:val="0"/>
      <w:marTop w:val="0"/>
      <w:marBottom w:val="0"/>
      <w:divBdr>
        <w:top w:val="none" w:sz="0" w:space="0" w:color="auto"/>
        <w:left w:val="none" w:sz="0" w:space="0" w:color="auto"/>
        <w:bottom w:val="none" w:sz="0" w:space="0" w:color="auto"/>
        <w:right w:val="none" w:sz="0" w:space="0" w:color="auto"/>
      </w:divBdr>
    </w:div>
    <w:div w:id="1025054385">
      <w:bodyDiv w:val="1"/>
      <w:marLeft w:val="0"/>
      <w:marRight w:val="0"/>
      <w:marTop w:val="0"/>
      <w:marBottom w:val="0"/>
      <w:divBdr>
        <w:top w:val="none" w:sz="0" w:space="0" w:color="auto"/>
        <w:left w:val="none" w:sz="0" w:space="0" w:color="auto"/>
        <w:bottom w:val="none" w:sz="0" w:space="0" w:color="auto"/>
        <w:right w:val="none" w:sz="0" w:space="0" w:color="auto"/>
      </w:divBdr>
    </w:div>
    <w:div w:id="1025906167">
      <w:bodyDiv w:val="1"/>
      <w:marLeft w:val="0"/>
      <w:marRight w:val="0"/>
      <w:marTop w:val="0"/>
      <w:marBottom w:val="0"/>
      <w:divBdr>
        <w:top w:val="none" w:sz="0" w:space="0" w:color="auto"/>
        <w:left w:val="none" w:sz="0" w:space="0" w:color="auto"/>
        <w:bottom w:val="none" w:sz="0" w:space="0" w:color="auto"/>
        <w:right w:val="none" w:sz="0" w:space="0" w:color="auto"/>
      </w:divBdr>
    </w:div>
    <w:div w:id="1026325375">
      <w:bodyDiv w:val="1"/>
      <w:marLeft w:val="0"/>
      <w:marRight w:val="0"/>
      <w:marTop w:val="0"/>
      <w:marBottom w:val="0"/>
      <w:divBdr>
        <w:top w:val="none" w:sz="0" w:space="0" w:color="auto"/>
        <w:left w:val="none" w:sz="0" w:space="0" w:color="auto"/>
        <w:bottom w:val="none" w:sz="0" w:space="0" w:color="auto"/>
        <w:right w:val="none" w:sz="0" w:space="0" w:color="auto"/>
      </w:divBdr>
    </w:div>
    <w:div w:id="1026980487">
      <w:bodyDiv w:val="1"/>
      <w:marLeft w:val="0"/>
      <w:marRight w:val="0"/>
      <w:marTop w:val="0"/>
      <w:marBottom w:val="0"/>
      <w:divBdr>
        <w:top w:val="none" w:sz="0" w:space="0" w:color="auto"/>
        <w:left w:val="none" w:sz="0" w:space="0" w:color="auto"/>
        <w:bottom w:val="none" w:sz="0" w:space="0" w:color="auto"/>
        <w:right w:val="none" w:sz="0" w:space="0" w:color="auto"/>
      </w:divBdr>
    </w:div>
    <w:div w:id="1027028350">
      <w:bodyDiv w:val="1"/>
      <w:marLeft w:val="0"/>
      <w:marRight w:val="0"/>
      <w:marTop w:val="0"/>
      <w:marBottom w:val="0"/>
      <w:divBdr>
        <w:top w:val="none" w:sz="0" w:space="0" w:color="auto"/>
        <w:left w:val="none" w:sz="0" w:space="0" w:color="auto"/>
        <w:bottom w:val="none" w:sz="0" w:space="0" w:color="auto"/>
        <w:right w:val="none" w:sz="0" w:space="0" w:color="auto"/>
      </w:divBdr>
    </w:div>
    <w:div w:id="1027488527">
      <w:bodyDiv w:val="1"/>
      <w:marLeft w:val="0"/>
      <w:marRight w:val="0"/>
      <w:marTop w:val="0"/>
      <w:marBottom w:val="0"/>
      <w:divBdr>
        <w:top w:val="none" w:sz="0" w:space="0" w:color="auto"/>
        <w:left w:val="none" w:sz="0" w:space="0" w:color="auto"/>
        <w:bottom w:val="none" w:sz="0" w:space="0" w:color="auto"/>
        <w:right w:val="none" w:sz="0" w:space="0" w:color="auto"/>
      </w:divBdr>
    </w:div>
    <w:div w:id="1027558841">
      <w:bodyDiv w:val="1"/>
      <w:marLeft w:val="0"/>
      <w:marRight w:val="0"/>
      <w:marTop w:val="0"/>
      <w:marBottom w:val="0"/>
      <w:divBdr>
        <w:top w:val="none" w:sz="0" w:space="0" w:color="auto"/>
        <w:left w:val="none" w:sz="0" w:space="0" w:color="auto"/>
        <w:bottom w:val="none" w:sz="0" w:space="0" w:color="auto"/>
        <w:right w:val="none" w:sz="0" w:space="0" w:color="auto"/>
      </w:divBdr>
    </w:div>
    <w:div w:id="1029649675">
      <w:bodyDiv w:val="1"/>
      <w:marLeft w:val="0"/>
      <w:marRight w:val="0"/>
      <w:marTop w:val="0"/>
      <w:marBottom w:val="0"/>
      <w:divBdr>
        <w:top w:val="none" w:sz="0" w:space="0" w:color="auto"/>
        <w:left w:val="none" w:sz="0" w:space="0" w:color="auto"/>
        <w:bottom w:val="none" w:sz="0" w:space="0" w:color="auto"/>
        <w:right w:val="none" w:sz="0" w:space="0" w:color="auto"/>
      </w:divBdr>
    </w:div>
    <w:div w:id="1029985231">
      <w:bodyDiv w:val="1"/>
      <w:marLeft w:val="0"/>
      <w:marRight w:val="0"/>
      <w:marTop w:val="0"/>
      <w:marBottom w:val="0"/>
      <w:divBdr>
        <w:top w:val="none" w:sz="0" w:space="0" w:color="auto"/>
        <w:left w:val="none" w:sz="0" w:space="0" w:color="auto"/>
        <w:bottom w:val="none" w:sz="0" w:space="0" w:color="auto"/>
        <w:right w:val="none" w:sz="0" w:space="0" w:color="auto"/>
      </w:divBdr>
    </w:div>
    <w:div w:id="1030380564">
      <w:bodyDiv w:val="1"/>
      <w:marLeft w:val="0"/>
      <w:marRight w:val="0"/>
      <w:marTop w:val="0"/>
      <w:marBottom w:val="0"/>
      <w:divBdr>
        <w:top w:val="none" w:sz="0" w:space="0" w:color="auto"/>
        <w:left w:val="none" w:sz="0" w:space="0" w:color="auto"/>
        <w:bottom w:val="none" w:sz="0" w:space="0" w:color="auto"/>
        <w:right w:val="none" w:sz="0" w:space="0" w:color="auto"/>
      </w:divBdr>
    </w:div>
    <w:div w:id="1030834435">
      <w:bodyDiv w:val="1"/>
      <w:marLeft w:val="0"/>
      <w:marRight w:val="0"/>
      <w:marTop w:val="0"/>
      <w:marBottom w:val="0"/>
      <w:divBdr>
        <w:top w:val="none" w:sz="0" w:space="0" w:color="auto"/>
        <w:left w:val="none" w:sz="0" w:space="0" w:color="auto"/>
        <w:bottom w:val="none" w:sz="0" w:space="0" w:color="auto"/>
        <w:right w:val="none" w:sz="0" w:space="0" w:color="auto"/>
      </w:divBdr>
    </w:div>
    <w:div w:id="1030835624">
      <w:bodyDiv w:val="1"/>
      <w:marLeft w:val="0"/>
      <w:marRight w:val="0"/>
      <w:marTop w:val="0"/>
      <w:marBottom w:val="0"/>
      <w:divBdr>
        <w:top w:val="none" w:sz="0" w:space="0" w:color="auto"/>
        <w:left w:val="none" w:sz="0" w:space="0" w:color="auto"/>
        <w:bottom w:val="none" w:sz="0" w:space="0" w:color="auto"/>
        <w:right w:val="none" w:sz="0" w:space="0" w:color="auto"/>
      </w:divBdr>
    </w:div>
    <w:div w:id="1030960851">
      <w:bodyDiv w:val="1"/>
      <w:marLeft w:val="0"/>
      <w:marRight w:val="0"/>
      <w:marTop w:val="0"/>
      <w:marBottom w:val="0"/>
      <w:divBdr>
        <w:top w:val="none" w:sz="0" w:space="0" w:color="auto"/>
        <w:left w:val="none" w:sz="0" w:space="0" w:color="auto"/>
        <w:bottom w:val="none" w:sz="0" w:space="0" w:color="auto"/>
        <w:right w:val="none" w:sz="0" w:space="0" w:color="auto"/>
      </w:divBdr>
    </w:div>
    <w:div w:id="1031110101">
      <w:bodyDiv w:val="1"/>
      <w:marLeft w:val="0"/>
      <w:marRight w:val="0"/>
      <w:marTop w:val="0"/>
      <w:marBottom w:val="0"/>
      <w:divBdr>
        <w:top w:val="none" w:sz="0" w:space="0" w:color="auto"/>
        <w:left w:val="none" w:sz="0" w:space="0" w:color="auto"/>
        <w:bottom w:val="none" w:sz="0" w:space="0" w:color="auto"/>
        <w:right w:val="none" w:sz="0" w:space="0" w:color="auto"/>
      </w:divBdr>
    </w:div>
    <w:div w:id="1031340476">
      <w:bodyDiv w:val="1"/>
      <w:marLeft w:val="0"/>
      <w:marRight w:val="0"/>
      <w:marTop w:val="0"/>
      <w:marBottom w:val="0"/>
      <w:divBdr>
        <w:top w:val="none" w:sz="0" w:space="0" w:color="auto"/>
        <w:left w:val="none" w:sz="0" w:space="0" w:color="auto"/>
        <w:bottom w:val="none" w:sz="0" w:space="0" w:color="auto"/>
        <w:right w:val="none" w:sz="0" w:space="0" w:color="auto"/>
      </w:divBdr>
    </w:div>
    <w:div w:id="1031491278">
      <w:bodyDiv w:val="1"/>
      <w:marLeft w:val="0"/>
      <w:marRight w:val="0"/>
      <w:marTop w:val="0"/>
      <w:marBottom w:val="0"/>
      <w:divBdr>
        <w:top w:val="none" w:sz="0" w:space="0" w:color="auto"/>
        <w:left w:val="none" w:sz="0" w:space="0" w:color="auto"/>
        <w:bottom w:val="none" w:sz="0" w:space="0" w:color="auto"/>
        <w:right w:val="none" w:sz="0" w:space="0" w:color="auto"/>
      </w:divBdr>
    </w:div>
    <w:div w:id="1033116534">
      <w:bodyDiv w:val="1"/>
      <w:marLeft w:val="0"/>
      <w:marRight w:val="0"/>
      <w:marTop w:val="0"/>
      <w:marBottom w:val="0"/>
      <w:divBdr>
        <w:top w:val="none" w:sz="0" w:space="0" w:color="auto"/>
        <w:left w:val="none" w:sz="0" w:space="0" w:color="auto"/>
        <w:bottom w:val="none" w:sz="0" w:space="0" w:color="auto"/>
        <w:right w:val="none" w:sz="0" w:space="0" w:color="auto"/>
      </w:divBdr>
    </w:div>
    <w:div w:id="1033462877">
      <w:bodyDiv w:val="1"/>
      <w:marLeft w:val="0"/>
      <w:marRight w:val="0"/>
      <w:marTop w:val="0"/>
      <w:marBottom w:val="0"/>
      <w:divBdr>
        <w:top w:val="none" w:sz="0" w:space="0" w:color="auto"/>
        <w:left w:val="none" w:sz="0" w:space="0" w:color="auto"/>
        <w:bottom w:val="none" w:sz="0" w:space="0" w:color="auto"/>
        <w:right w:val="none" w:sz="0" w:space="0" w:color="auto"/>
      </w:divBdr>
    </w:div>
    <w:div w:id="1033767923">
      <w:bodyDiv w:val="1"/>
      <w:marLeft w:val="0"/>
      <w:marRight w:val="0"/>
      <w:marTop w:val="0"/>
      <w:marBottom w:val="0"/>
      <w:divBdr>
        <w:top w:val="none" w:sz="0" w:space="0" w:color="auto"/>
        <w:left w:val="none" w:sz="0" w:space="0" w:color="auto"/>
        <w:bottom w:val="none" w:sz="0" w:space="0" w:color="auto"/>
        <w:right w:val="none" w:sz="0" w:space="0" w:color="auto"/>
      </w:divBdr>
    </w:div>
    <w:div w:id="1035346433">
      <w:bodyDiv w:val="1"/>
      <w:marLeft w:val="0"/>
      <w:marRight w:val="0"/>
      <w:marTop w:val="0"/>
      <w:marBottom w:val="0"/>
      <w:divBdr>
        <w:top w:val="none" w:sz="0" w:space="0" w:color="auto"/>
        <w:left w:val="none" w:sz="0" w:space="0" w:color="auto"/>
        <w:bottom w:val="none" w:sz="0" w:space="0" w:color="auto"/>
        <w:right w:val="none" w:sz="0" w:space="0" w:color="auto"/>
      </w:divBdr>
    </w:div>
    <w:div w:id="1035353893">
      <w:bodyDiv w:val="1"/>
      <w:marLeft w:val="0"/>
      <w:marRight w:val="0"/>
      <w:marTop w:val="0"/>
      <w:marBottom w:val="0"/>
      <w:divBdr>
        <w:top w:val="none" w:sz="0" w:space="0" w:color="auto"/>
        <w:left w:val="none" w:sz="0" w:space="0" w:color="auto"/>
        <w:bottom w:val="none" w:sz="0" w:space="0" w:color="auto"/>
        <w:right w:val="none" w:sz="0" w:space="0" w:color="auto"/>
      </w:divBdr>
    </w:div>
    <w:div w:id="1035891419">
      <w:bodyDiv w:val="1"/>
      <w:marLeft w:val="0"/>
      <w:marRight w:val="0"/>
      <w:marTop w:val="0"/>
      <w:marBottom w:val="0"/>
      <w:divBdr>
        <w:top w:val="none" w:sz="0" w:space="0" w:color="auto"/>
        <w:left w:val="none" w:sz="0" w:space="0" w:color="auto"/>
        <w:bottom w:val="none" w:sz="0" w:space="0" w:color="auto"/>
        <w:right w:val="none" w:sz="0" w:space="0" w:color="auto"/>
      </w:divBdr>
    </w:div>
    <w:div w:id="1036388399">
      <w:bodyDiv w:val="1"/>
      <w:marLeft w:val="0"/>
      <w:marRight w:val="0"/>
      <w:marTop w:val="0"/>
      <w:marBottom w:val="0"/>
      <w:divBdr>
        <w:top w:val="none" w:sz="0" w:space="0" w:color="auto"/>
        <w:left w:val="none" w:sz="0" w:space="0" w:color="auto"/>
        <w:bottom w:val="none" w:sz="0" w:space="0" w:color="auto"/>
        <w:right w:val="none" w:sz="0" w:space="0" w:color="auto"/>
      </w:divBdr>
    </w:div>
    <w:div w:id="1036586990">
      <w:bodyDiv w:val="1"/>
      <w:marLeft w:val="0"/>
      <w:marRight w:val="0"/>
      <w:marTop w:val="0"/>
      <w:marBottom w:val="0"/>
      <w:divBdr>
        <w:top w:val="none" w:sz="0" w:space="0" w:color="auto"/>
        <w:left w:val="none" w:sz="0" w:space="0" w:color="auto"/>
        <w:bottom w:val="none" w:sz="0" w:space="0" w:color="auto"/>
        <w:right w:val="none" w:sz="0" w:space="0" w:color="auto"/>
      </w:divBdr>
    </w:div>
    <w:div w:id="1036853689">
      <w:bodyDiv w:val="1"/>
      <w:marLeft w:val="0"/>
      <w:marRight w:val="0"/>
      <w:marTop w:val="0"/>
      <w:marBottom w:val="0"/>
      <w:divBdr>
        <w:top w:val="none" w:sz="0" w:space="0" w:color="auto"/>
        <w:left w:val="none" w:sz="0" w:space="0" w:color="auto"/>
        <w:bottom w:val="none" w:sz="0" w:space="0" w:color="auto"/>
        <w:right w:val="none" w:sz="0" w:space="0" w:color="auto"/>
      </w:divBdr>
    </w:div>
    <w:div w:id="1037125842">
      <w:bodyDiv w:val="1"/>
      <w:marLeft w:val="0"/>
      <w:marRight w:val="0"/>
      <w:marTop w:val="0"/>
      <w:marBottom w:val="0"/>
      <w:divBdr>
        <w:top w:val="none" w:sz="0" w:space="0" w:color="auto"/>
        <w:left w:val="none" w:sz="0" w:space="0" w:color="auto"/>
        <w:bottom w:val="none" w:sz="0" w:space="0" w:color="auto"/>
        <w:right w:val="none" w:sz="0" w:space="0" w:color="auto"/>
      </w:divBdr>
    </w:div>
    <w:div w:id="1037700532">
      <w:bodyDiv w:val="1"/>
      <w:marLeft w:val="0"/>
      <w:marRight w:val="0"/>
      <w:marTop w:val="0"/>
      <w:marBottom w:val="0"/>
      <w:divBdr>
        <w:top w:val="none" w:sz="0" w:space="0" w:color="auto"/>
        <w:left w:val="none" w:sz="0" w:space="0" w:color="auto"/>
        <w:bottom w:val="none" w:sz="0" w:space="0" w:color="auto"/>
        <w:right w:val="none" w:sz="0" w:space="0" w:color="auto"/>
      </w:divBdr>
    </w:div>
    <w:div w:id="1037701354">
      <w:bodyDiv w:val="1"/>
      <w:marLeft w:val="0"/>
      <w:marRight w:val="0"/>
      <w:marTop w:val="0"/>
      <w:marBottom w:val="0"/>
      <w:divBdr>
        <w:top w:val="none" w:sz="0" w:space="0" w:color="auto"/>
        <w:left w:val="none" w:sz="0" w:space="0" w:color="auto"/>
        <w:bottom w:val="none" w:sz="0" w:space="0" w:color="auto"/>
        <w:right w:val="none" w:sz="0" w:space="0" w:color="auto"/>
      </w:divBdr>
    </w:div>
    <w:div w:id="1037773104">
      <w:bodyDiv w:val="1"/>
      <w:marLeft w:val="0"/>
      <w:marRight w:val="0"/>
      <w:marTop w:val="0"/>
      <w:marBottom w:val="0"/>
      <w:divBdr>
        <w:top w:val="none" w:sz="0" w:space="0" w:color="auto"/>
        <w:left w:val="none" w:sz="0" w:space="0" w:color="auto"/>
        <w:bottom w:val="none" w:sz="0" w:space="0" w:color="auto"/>
        <w:right w:val="none" w:sz="0" w:space="0" w:color="auto"/>
      </w:divBdr>
    </w:div>
    <w:div w:id="1037895685">
      <w:bodyDiv w:val="1"/>
      <w:marLeft w:val="0"/>
      <w:marRight w:val="0"/>
      <w:marTop w:val="0"/>
      <w:marBottom w:val="0"/>
      <w:divBdr>
        <w:top w:val="none" w:sz="0" w:space="0" w:color="auto"/>
        <w:left w:val="none" w:sz="0" w:space="0" w:color="auto"/>
        <w:bottom w:val="none" w:sz="0" w:space="0" w:color="auto"/>
        <w:right w:val="none" w:sz="0" w:space="0" w:color="auto"/>
      </w:divBdr>
    </w:div>
    <w:div w:id="1038313464">
      <w:bodyDiv w:val="1"/>
      <w:marLeft w:val="0"/>
      <w:marRight w:val="0"/>
      <w:marTop w:val="0"/>
      <w:marBottom w:val="0"/>
      <w:divBdr>
        <w:top w:val="none" w:sz="0" w:space="0" w:color="auto"/>
        <w:left w:val="none" w:sz="0" w:space="0" w:color="auto"/>
        <w:bottom w:val="none" w:sz="0" w:space="0" w:color="auto"/>
        <w:right w:val="none" w:sz="0" w:space="0" w:color="auto"/>
      </w:divBdr>
    </w:div>
    <w:div w:id="1038437573">
      <w:bodyDiv w:val="1"/>
      <w:marLeft w:val="0"/>
      <w:marRight w:val="0"/>
      <w:marTop w:val="0"/>
      <w:marBottom w:val="0"/>
      <w:divBdr>
        <w:top w:val="none" w:sz="0" w:space="0" w:color="auto"/>
        <w:left w:val="none" w:sz="0" w:space="0" w:color="auto"/>
        <w:bottom w:val="none" w:sz="0" w:space="0" w:color="auto"/>
        <w:right w:val="none" w:sz="0" w:space="0" w:color="auto"/>
      </w:divBdr>
    </w:div>
    <w:div w:id="1039204821">
      <w:bodyDiv w:val="1"/>
      <w:marLeft w:val="0"/>
      <w:marRight w:val="0"/>
      <w:marTop w:val="0"/>
      <w:marBottom w:val="0"/>
      <w:divBdr>
        <w:top w:val="none" w:sz="0" w:space="0" w:color="auto"/>
        <w:left w:val="none" w:sz="0" w:space="0" w:color="auto"/>
        <w:bottom w:val="none" w:sz="0" w:space="0" w:color="auto"/>
        <w:right w:val="none" w:sz="0" w:space="0" w:color="auto"/>
      </w:divBdr>
    </w:div>
    <w:div w:id="1039402863">
      <w:bodyDiv w:val="1"/>
      <w:marLeft w:val="0"/>
      <w:marRight w:val="0"/>
      <w:marTop w:val="0"/>
      <w:marBottom w:val="0"/>
      <w:divBdr>
        <w:top w:val="none" w:sz="0" w:space="0" w:color="auto"/>
        <w:left w:val="none" w:sz="0" w:space="0" w:color="auto"/>
        <w:bottom w:val="none" w:sz="0" w:space="0" w:color="auto"/>
        <w:right w:val="none" w:sz="0" w:space="0" w:color="auto"/>
      </w:divBdr>
    </w:div>
    <w:div w:id="1039666572">
      <w:bodyDiv w:val="1"/>
      <w:marLeft w:val="0"/>
      <w:marRight w:val="0"/>
      <w:marTop w:val="0"/>
      <w:marBottom w:val="0"/>
      <w:divBdr>
        <w:top w:val="none" w:sz="0" w:space="0" w:color="auto"/>
        <w:left w:val="none" w:sz="0" w:space="0" w:color="auto"/>
        <w:bottom w:val="none" w:sz="0" w:space="0" w:color="auto"/>
        <w:right w:val="none" w:sz="0" w:space="0" w:color="auto"/>
      </w:divBdr>
    </w:div>
    <w:div w:id="1040978883">
      <w:bodyDiv w:val="1"/>
      <w:marLeft w:val="0"/>
      <w:marRight w:val="0"/>
      <w:marTop w:val="0"/>
      <w:marBottom w:val="0"/>
      <w:divBdr>
        <w:top w:val="none" w:sz="0" w:space="0" w:color="auto"/>
        <w:left w:val="none" w:sz="0" w:space="0" w:color="auto"/>
        <w:bottom w:val="none" w:sz="0" w:space="0" w:color="auto"/>
        <w:right w:val="none" w:sz="0" w:space="0" w:color="auto"/>
      </w:divBdr>
    </w:div>
    <w:div w:id="1041512430">
      <w:bodyDiv w:val="1"/>
      <w:marLeft w:val="0"/>
      <w:marRight w:val="0"/>
      <w:marTop w:val="0"/>
      <w:marBottom w:val="0"/>
      <w:divBdr>
        <w:top w:val="none" w:sz="0" w:space="0" w:color="auto"/>
        <w:left w:val="none" w:sz="0" w:space="0" w:color="auto"/>
        <w:bottom w:val="none" w:sz="0" w:space="0" w:color="auto"/>
        <w:right w:val="none" w:sz="0" w:space="0" w:color="auto"/>
      </w:divBdr>
    </w:div>
    <w:div w:id="1042437380">
      <w:bodyDiv w:val="1"/>
      <w:marLeft w:val="0"/>
      <w:marRight w:val="0"/>
      <w:marTop w:val="0"/>
      <w:marBottom w:val="0"/>
      <w:divBdr>
        <w:top w:val="none" w:sz="0" w:space="0" w:color="auto"/>
        <w:left w:val="none" w:sz="0" w:space="0" w:color="auto"/>
        <w:bottom w:val="none" w:sz="0" w:space="0" w:color="auto"/>
        <w:right w:val="none" w:sz="0" w:space="0" w:color="auto"/>
      </w:divBdr>
    </w:div>
    <w:div w:id="1042705702">
      <w:bodyDiv w:val="1"/>
      <w:marLeft w:val="0"/>
      <w:marRight w:val="0"/>
      <w:marTop w:val="0"/>
      <w:marBottom w:val="0"/>
      <w:divBdr>
        <w:top w:val="none" w:sz="0" w:space="0" w:color="auto"/>
        <w:left w:val="none" w:sz="0" w:space="0" w:color="auto"/>
        <w:bottom w:val="none" w:sz="0" w:space="0" w:color="auto"/>
        <w:right w:val="none" w:sz="0" w:space="0" w:color="auto"/>
      </w:divBdr>
    </w:div>
    <w:div w:id="1043674262">
      <w:bodyDiv w:val="1"/>
      <w:marLeft w:val="0"/>
      <w:marRight w:val="0"/>
      <w:marTop w:val="0"/>
      <w:marBottom w:val="0"/>
      <w:divBdr>
        <w:top w:val="none" w:sz="0" w:space="0" w:color="auto"/>
        <w:left w:val="none" w:sz="0" w:space="0" w:color="auto"/>
        <w:bottom w:val="none" w:sz="0" w:space="0" w:color="auto"/>
        <w:right w:val="none" w:sz="0" w:space="0" w:color="auto"/>
      </w:divBdr>
    </w:div>
    <w:div w:id="1044864786">
      <w:bodyDiv w:val="1"/>
      <w:marLeft w:val="0"/>
      <w:marRight w:val="0"/>
      <w:marTop w:val="0"/>
      <w:marBottom w:val="0"/>
      <w:divBdr>
        <w:top w:val="none" w:sz="0" w:space="0" w:color="auto"/>
        <w:left w:val="none" w:sz="0" w:space="0" w:color="auto"/>
        <w:bottom w:val="none" w:sz="0" w:space="0" w:color="auto"/>
        <w:right w:val="none" w:sz="0" w:space="0" w:color="auto"/>
      </w:divBdr>
    </w:div>
    <w:div w:id="1045837849">
      <w:bodyDiv w:val="1"/>
      <w:marLeft w:val="0"/>
      <w:marRight w:val="0"/>
      <w:marTop w:val="0"/>
      <w:marBottom w:val="0"/>
      <w:divBdr>
        <w:top w:val="none" w:sz="0" w:space="0" w:color="auto"/>
        <w:left w:val="none" w:sz="0" w:space="0" w:color="auto"/>
        <w:bottom w:val="none" w:sz="0" w:space="0" w:color="auto"/>
        <w:right w:val="none" w:sz="0" w:space="0" w:color="auto"/>
      </w:divBdr>
    </w:div>
    <w:div w:id="1046948817">
      <w:bodyDiv w:val="1"/>
      <w:marLeft w:val="0"/>
      <w:marRight w:val="0"/>
      <w:marTop w:val="0"/>
      <w:marBottom w:val="0"/>
      <w:divBdr>
        <w:top w:val="none" w:sz="0" w:space="0" w:color="auto"/>
        <w:left w:val="none" w:sz="0" w:space="0" w:color="auto"/>
        <w:bottom w:val="none" w:sz="0" w:space="0" w:color="auto"/>
        <w:right w:val="none" w:sz="0" w:space="0" w:color="auto"/>
      </w:divBdr>
    </w:div>
    <w:div w:id="1047339825">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48452410">
      <w:bodyDiv w:val="1"/>
      <w:marLeft w:val="0"/>
      <w:marRight w:val="0"/>
      <w:marTop w:val="0"/>
      <w:marBottom w:val="0"/>
      <w:divBdr>
        <w:top w:val="none" w:sz="0" w:space="0" w:color="auto"/>
        <w:left w:val="none" w:sz="0" w:space="0" w:color="auto"/>
        <w:bottom w:val="none" w:sz="0" w:space="0" w:color="auto"/>
        <w:right w:val="none" w:sz="0" w:space="0" w:color="auto"/>
      </w:divBdr>
    </w:div>
    <w:div w:id="1049039593">
      <w:bodyDiv w:val="1"/>
      <w:marLeft w:val="0"/>
      <w:marRight w:val="0"/>
      <w:marTop w:val="0"/>
      <w:marBottom w:val="0"/>
      <w:divBdr>
        <w:top w:val="none" w:sz="0" w:space="0" w:color="auto"/>
        <w:left w:val="none" w:sz="0" w:space="0" w:color="auto"/>
        <w:bottom w:val="none" w:sz="0" w:space="0" w:color="auto"/>
        <w:right w:val="none" w:sz="0" w:space="0" w:color="auto"/>
      </w:divBdr>
    </w:div>
    <w:div w:id="1049458822">
      <w:bodyDiv w:val="1"/>
      <w:marLeft w:val="0"/>
      <w:marRight w:val="0"/>
      <w:marTop w:val="0"/>
      <w:marBottom w:val="0"/>
      <w:divBdr>
        <w:top w:val="none" w:sz="0" w:space="0" w:color="auto"/>
        <w:left w:val="none" w:sz="0" w:space="0" w:color="auto"/>
        <w:bottom w:val="none" w:sz="0" w:space="0" w:color="auto"/>
        <w:right w:val="none" w:sz="0" w:space="0" w:color="auto"/>
      </w:divBdr>
    </w:div>
    <w:div w:id="1050108702">
      <w:bodyDiv w:val="1"/>
      <w:marLeft w:val="0"/>
      <w:marRight w:val="0"/>
      <w:marTop w:val="0"/>
      <w:marBottom w:val="0"/>
      <w:divBdr>
        <w:top w:val="none" w:sz="0" w:space="0" w:color="auto"/>
        <w:left w:val="none" w:sz="0" w:space="0" w:color="auto"/>
        <w:bottom w:val="none" w:sz="0" w:space="0" w:color="auto"/>
        <w:right w:val="none" w:sz="0" w:space="0" w:color="auto"/>
      </w:divBdr>
    </w:div>
    <w:div w:id="1050766295">
      <w:bodyDiv w:val="1"/>
      <w:marLeft w:val="0"/>
      <w:marRight w:val="0"/>
      <w:marTop w:val="0"/>
      <w:marBottom w:val="0"/>
      <w:divBdr>
        <w:top w:val="none" w:sz="0" w:space="0" w:color="auto"/>
        <w:left w:val="none" w:sz="0" w:space="0" w:color="auto"/>
        <w:bottom w:val="none" w:sz="0" w:space="0" w:color="auto"/>
        <w:right w:val="none" w:sz="0" w:space="0" w:color="auto"/>
      </w:divBdr>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
    <w:div w:id="1051150007">
      <w:bodyDiv w:val="1"/>
      <w:marLeft w:val="0"/>
      <w:marRight w:val="0"/>
      <w:marTop w:val="0"/>
      <w:marBottom w:val="0"/>
      <w:divBdr>
        <w:top w:val="none" w:sz="0" w:space="0" w:color="auto"/>
        <w:left w:val="none" w:sz="0" w:space="0" w:color="auto"/>
        <w:bottom w:val="none" w:sz="0" w:space="0" w:color="auto"/>
        <w:right w:val="none" w:sz="0" w:space="0" w:color="auto"/>
      </w:divBdr>
    </w:div>
    <w:div w:id="1051422988">
      <w:bodyDiv w:val="1"/>
      <w:marLeft w:val="0"/>
      <w:marRight w:val="0"/>
      <w:marTop w:val="0"/>
      <w:marBottom w:val="0"/>
      <w:divBdr>
        <w:top w:val="none" w:sz="0" w:space="0" w:color="auto"/>
        <w:left w:val="none" w:sz="0" w:space="0" w:color="auto"/>
        <w:bottom w:val="none" w:sz="0" w:space="0" w:color="auto"/>
        <w:right w:val="none" w:sz="0" w:space="0" w:color="auto"/>
      </w:divBdr>
    </w:div>
    <w:div w:id="1052122817">
      <w:bodyDiv w:val="1"/>
      <w:marLeft w:val="0"/>
      <w:marRight w:val="0"/>
      <w:marTop w:val="0"/>
      <w:marBottom w:val="0"/>
      <w:divBdr>
        <w:top w:val="none" w:sz="0" w:space="0" w:color="auto"/>
        <w:left w:val="none" w:sz="0" w:space="0" w:color="auto"/>
        <w:bottom w:val="none" w:sz="0" w:space="0" w:color="auto"/>
        <w:right w:val="none" w:sz="0" w:space="0" w:color="auto"/>
      </w:divBdr>
    </w:div>
    <w:div w:id="1052272652">
      <w:bodyDiv w:val="1"/>
      <w:marLeft w:val="0"/>
      <w:marRight w:val="0"/>
      <w:marTop w:val="0"/>
      <w:marBottom w:val="0"/>
      <w:divBdr>
        <w:top w:val="none" w:sz="0" w:space="0" w:color="auto"/>
        <w:left w:val="none" w:sz="0" w:space="0" w:color="auto"/>
        <w:bottom w:val="none" w:sz="0" w:space="0" w:color="auto"/>
        <w:right w:val="none" w:sz="0" w:space="0" w:color="auto"/>
      </w:divBdr>
    </w:div>
    <w:div w:id="1052733774">
      <w:bodyDiv w:val="1"/>
      <w:marLeft w:val="0"/>
      <w:marRight w:val="0"/>
      <w:marTop w:val="0"/>
      <w:marBottom w:val="0"/>
      <w:divBdr>
        <w:top w:val="none" w:sz="0" w:space="0" w:color="auto"/>
        <w:left w:val="none" w:sz="0" w:space="0" w:color="auto"/>
        <w:bottom w:val="none" w:sz="0" w:space="0" w:color="auto"/>
        <w:right w:val="none" w:sz="0" w:space="0" w:color="auto"/>
      </w:divBdr>
    </w:div>
    <w:div w:id="1053037383">
      <w:bodyDiv w:val="1"/>
      <w:marLeft w:val="0"/>
      <w:marRight w:val="0"/>
      <w:marTop w:val="0"/>
      <w:marBottom w:val="0"/>
      <w:divBdr>
        <w:top w:val="none" w:sz="0" w:space="0" w:color="auto"/>
        <w:left w:val="none" w:sz="0" w:space="0" w:color="auto"/>
        <w:bottom w:val="none" w:sz="0" w:space="0" w:color="auto"/>
        <w:right w:val="none" w:sz="0" w:space="0" w:color="auto"/>
      </w:divBdr>
    </w:div>
    <w:div w:id="1053308909">
      <w:bodyDiv w:val="1"/>
      <w:marLeft w:val="0"/>
      <w:marRight w:val="0"/>
      <w:marTop w:val="0"/>
      <w:marBottom w:val="0"/>
      <w:divBdr>
        <w:top w:val="none" w:sz="0" w:space="0" w:color="auto"/>
        <w:left w:val="none" w:sz="0" w:space="0" w:color="auto"/>
        <w:bottom w:val="none" w:sz="0" w:space="0" w:color="auto"/>
        <w:right w:val="none" w:sz="0" w:space="0" w:color="auto"/>
      </w:divBdr>
    </w:div>
    <w:div w:id="1053578318">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4154815">
      <w:bodyDiv w:val="1"/>
      <w:marLeft w:val="0"/>
      <w:marRight w:val="0"/>
      <w:marTop w:val="0"/>
      <w:marBottom w:val="0"/>
      <w:divBdr>
        <w:top w:val="none" w:sz="0" w:space="0" w:color="auto"/>
        <w:left w:val="none" w:sz="0" w:space="0" w:color="auto"/>
        <w:bottom w:val="none" w:sz="0" w:space="0" w:color="auto"/>
        <w:right w:val="none" w:sz="0" w:space="0" w:color="auto"/>
      </w:divBdr>
    </w:div>
    <w:div w:id="1054230117">
      <w:bodyDiv w:val="1"/>
      <w:marLeft w:val="0"/>
      <w:marRight w:val="0"/>
      <w:marTop w:val="0"/>
      <w:marBottom w:val="0"/>
      <w:divBdr>
        <w:top w:val="none" w:sz="0" w:space="0" w:color="auto"/>
        <w:left w:val="none" w:sz="0" w:space="0" w:color="auto"/>
        <w:bottom w:val="none" w:sz="0" w:space="0" w:color="auto"/>
        <w:right w:val="none" w:sz="0" w:space="0" w:color="auto"/>
      </w:divBdr>
    </w:div>
    <w:div w:id="1055160731">
      <w:bodyDiv w:val="1"/>
      <w:marLeft w:val="0"/>
      <w:marRight w:val="0"/>
      <w:marTop w:val="0"/>
      <w:marBottom w:val="0"/>
      <w:divBdr>
        <w:top w:val="none" w:sz="0" w:space="0" w:color="auto"/>
        <w:left w:val="none" w:sz="0" w:space="0" w:color="auto"/>
        <w:bottom w:val="none" w:sz="0" w:space="0" w:color="auto"/>
        <w:right w:val="none" w:sz="0" w:space="0" w:color="auto"/>
      </w:divBdr>
    </w:div>
    <w:div w:id="1055466290">
      <w:bodyDiv w:val="1"/>
      <w:marLeft w:val="0"/>
      <w:marRight w:val="0"/>
      <w:marTop w:val="0"/>
      <w:marBottom w:val="0"/>
      <w:divBdr>
        <w:top w:val="none" w:sz="0" w:space="0" w:color="auto"/>
        <w:left w:val="none" w:sz="0" w:space="0" w:color="auto"/>
        <w:bottom w:val="none" w:sz="0" w:space="0" w:color="auto"/>
        <w:right w:val="none" w:sz="0" w:space="0" w:color="auto"/>
      </w:divBdr>
    </w:div>
    <w:div w:id="1055473183">
      <w:bodyDiv w:val="1"/>
      <w:marLeft w:val="0"/>
      <w:marRight w:val="0"/>
      <w:marTop w:val="0"/>
      <w:marBottom w:val="0"/>
      <w:divBdr>
        <w:top w:val="none" w:sz="0" w:space="0" w:color="auto"/>
        <w:left w:val="none" w:sz="0" w:space="0" w:color="auto"/>
        <w:bottom w:val="none" w:sz="0" w:space="0" w:color="auto"/>
        <w:right w:val="none" w:sz="0" w:space="0" w:color="auto"/>
      </w:divBdr>
    </w:div>
    <w:div w:id="1056121454">
      <w:bodyDiv w:val="1"/>
      <w:marLeft w:val="0"/>
      <w:marRight w:val="0"/>
      <w:marTop w:val="0"/>
      <w:marBottom w:val="0"/>
      <w:divBdr>
        <w:top w:val="none" w:sz="0" w:space="0" w:color="auto"/>
        <w:left w:val="none" w:sz="0" w:space="0" w:color="auto"/>
        <w:bottom w:val="none" w:sz="0" w:space="0" w:color="auto"/>
        <w:right w:val="none" w:sz="0" w:space="0" w:color="auto"/>
      </w:divBdr>
    </w:div>
    <w:div w:id="1056777962">
      <w:bodyDiv w:val="1"/>
      <w:marLeft w:val="0"/>
      <w:marRight w:val="0"/>
      <w:marTop w:val="0"/>
      <w:marBottom w:val="0"/>
      <w:divBdr>
        <w:top w:val="none" w:sz="0" w:space="0" w:color="auto"/>
        <w:left w:val="none" w:sz="0" w:space="0" w:color="auto"/>
        <w:bottom w:val="none" w:sz="0" w:space="0" w:color="auto"/>
        <w:right w:val="none" w:sz="0" w:space="0" w:color="auto"/>
      </w:divBdr>
    </w:div>
    <w:div w:id="1056929866">
      <w:bodyDiv w:val="1"/>
      <w:marLeft w:val="0"/>
      <w:marRight w:val="0"/>
      <w:marTop w:val="0"/>
      <w:marBottom w:val="0"/>
      <w:divBdr>
        <w:top w:val="none" w:sz="0" w:space="0" w:color="auto"/>
        <w:left w:val="none" w:sz="0" w:space="0" w:color="auto"/>
        <w:bottom w:val="none" w:sz="0" w:space="0" w:color="auto"/>
        <w:right w:val="none" w:sz="0" w:space="0" w:color="auto"/>
      </w:divBdr>
    </w:div>
    <w:div w:id="1059281629">
      <w:bodyDiv w:val="1"/>
      <w:marLeft w:val="0"/>
      <w:marRight w:val="0"/>
      <w:marTop w:val="0"/>
      <w:marBottom w:val="0"/>
      <w:divBdr>
        <w:top w:val="none" w:sz="0" w:space="0" w:color="auto"/>
        <w:left w:val="none" w:sz="0" w:space="0" w:color="auto"/>
        <w:bottom w:val="none" w:sz="0" w:space="0" w:color="auto"/>
        <w:right w:val="none" w:sz="0" w:space="0" w:color="auto"/>
      </w:divBdr>
    </w:div>
    <w:div w:id="1060177322">
      <w:bodyDiv w:val="1"/>
      <w:marLeft w:val="0"/>
      <w:marRight w:val="0"/>
      <w:marTop w:val="0"/>
      <w:marBottom w:val="0"/>
      <w:divBdr>
        <w:top w:val="none" w:sz="0" w:space="0" w:color="auto"/>
        <w:left w:val="none" w:sz="0" w:space="0" w:color="auto"/>
        <w:bottom w:val="none" w:sz="0" w:space="0" w:color="auto"/>
        <w:right w:val="none" w:sz="0" w:space="0" w:color="auto"/>
      </w:divBdr>
    </w:div>
    <w:div w:id="1060323084">
      <w:bodyDiv w:val="1"/>
      <w:marLeft w:val="0"/>
      <w:marRight w:val="0"/>
      <w:marTop w:val="0"/>
      <w:marBottom w:val="0"/>
      <w:divBdr>
        <w:top w:val="none" w:sz="0" w:space="0" w:color="auto"/>
        <w:left w:val="none" w:sz="0" w:space="0" w:color="auto"/>
        <w:bottom w:val="none" w:sz="0" w:space="0" w:color="auto"/>
        <w:right w:val="none" w:sz="0" w:space="0" w:color="auto"/>
      </w:divBdr>
    </w:div>
    <w:div w:id="1061101128">
      <w:bodyDiv w:val="1"/>
      <w:marLeft w:val="0"/>
      <w:marRight w:val="0"/>
      <w:marTop w:val="0"/>
      <w:marBottom w:val="0"/>
      <w:divBdr>
        <w:top w:val="none" w:sz="0" w:space="0" w:color="auto"/>
        <w:left w:val="none" w:sz="0" w:space="0" w:color="auto"/>
        <w:bottom w:val="none" w:sz="0" w:space="0" w:color="auto"/>
        <w:right w:val="none" w:sz="0" w:space="0" w:color="auto"/>
      </w:divBdr>
    </w:div>
    <w:div w:id="1061903394">
      <w:bodyDiv w:val="1"/>
      <w:marLeft w:val="0"/>
      <w:marRight w:val="0"/>
      <w:marTop w:val="0"/>
      <w:marBottom w:val="0"/>
      <w:divBdr>
        <w:top w:val="none" w:sz="0" w:space="0" w:color="auto"/>
        <w:left w:val="none" w:sz="0" w:space="0" w:color="auto"/>
        <w:bottom w:val="none" w:sz="0" w:space="0" w:color="auto"/>
        <w:right w:val="none" w:sz="0" w:space="0" w:color="auto"/>
      </w:divBdr>
    </w:div>
    <w:div w:id="1061977022">
      <w:bodyDiv w:val="1"/>
      <w:marLeft w:val="0"/>
      <w:marRight w:val="0"/>
      <w:marTop w:val="0"/>
      <w:marBottom w:val="0"/>
      <w:divBdr>
        <w:top w:val="none" w:sz="0" w:space="0" w:color="auto"/>
        <w:left w:val="none" w:sz="0" w:space="0" w:color="auto"/>
        <w:bottom w:val="none" w:sz="0" w:space="0" w:color="auto"/>
        <w:right w:val="none" w:sz="0" w:space="0" w:color="auto"/>
      </w:divBdr>
    </w:div>
    <w:div w:id="1062484876">
      <w:bodyDiv w:val="1"/>
      <w:marLeft w:val="0"/>
      <w:marRight w:val="0"/>
      <w:marTop w:val="0"/>
      <w:marBottom w:val="0"/>
      <w:divBdr>
        <w:top w:val="none" w:sz="0" w:space="0" w:color="auto"/>
        <w:left w:val="none" w:sz="0" w:space="0" w:color="auto"/>
        <w:bottom w:val="none" w:sz="0" w:space="0" w:color="auto"/>
        <w:right w:val="none" w:sz="0" w:space="0" w:color="auto"/>
      </w:divBdr>
    </w:div>
    <w:div w:id="1063141161">
      <w:bodyDiv w:val="1"/>
      <w:marLeft w:val="0"/>
      <w:marRight w:val="0"/>
      <w:marTop w:val="0"/>
      <w:marBottom w:val="0"/>
      <w:divBdr>
        <w:top w:val="none" w:sz="0" w:space="0" w:color="auto"/>
        <w:left w:val="none" w:sz="0" w:space="0" w:color="auto"/>
        <w:bottom w:val="none" w:sz="0" w:space="0" w:color="auto"/>
        <w:right w:val="none" w:sz="0" w:space="0" w:color="auto"/>
      </w:divBdr>
    </w:div>
    <w:div w:id="1064111191">
      <w:bodyDiv w:val="1"/>
      <w:marLeft w:val="0"/>
      <w:marRight w:val="0"/>
      <w:marTop w:val="0"/>
      <w:marBottom w:val="0"/>
      <w:divBdr>
        <w:top w:val="none" w:sz="0" w:space="0" w:color="auto"/>
        <w:left w:val="none" w:sz="0" w:space="0" w:color="auto"/>
        <w:bottom w:val="none" w:sz="0" w:space="0" w:color="auto"/>
        <w:right w:val="none" w:sz="0" w:space="0" w:color="auto"/>
      </w:divBdr>
    </w:div>
    <w:div w:id="1065301130">
      <w:bodyDiv w:val="1"/>
      <w:marLeft w:val="0"/>
      <w:marRight w:val="0"/>
      <w:marTop w:val="0"/>
      <w:marBottom w:val="0"/>
      <w:divBdr>
        <w:top w:val="none" w:sz="0" w:space="0" w:color="auto"/>
        <w:left w:val="none" w:sz="0" w:space="0" w:color="auto"/>
        <w:bottom w:val="none" w:sz="0" w:space="0" w:color="auto"/>
        <w:right w:val="none" w:sz="0" w:space="0" w:color="auto"/>
      </w:divBdr>
    </w:div>
    <w:div w:id="1065494307">
      <w:bodyDiv w:val="1"/>
      <w:marLeft w:val="0"/>
      <w:marRight w:val="0"/>
      <w:marTop w:val="0"/>
      <w:marBottom w:val="0"/>
      <w:divBdr>
        <w:top w:val="none" w:sz="0" w:space="0" w:color="auto"/>
        <w:left w:val="none" w:sz="0" w:space="0" w:color="auto"/>
        <w:bottom w:val="none" w:sz="0" w:space="0" w:color="auto"/>
        <w:right w:val="none" w:sz="0" w:space="0" w:color="auto"/>
      </w:divBdr>
    </w:div>
    <w:div w:id="1066302448">
      <w:bodyDiv w:val="1"/>
      <w:marLeft w:val="0"/>
      <w:marRight w:val="0"/>
      <w:marTop w:val="0"/>
      <w:marBottom w:val="0"/>
      <w:divBdr>
        <w:top w:val="none" w:sz="0" w:space="0" w:color="auto"/>
        <w:left w:val="none" w:sz="0" w:space="0" w:color="auto"/>
        <w:bottom w:val="none" w:sz="0" w:space="0" w:color="auto"/>
        <w:right w:val="none" w:sz="0" w:space="0" w:color="auto"/>
      </w:divBdr>
    </w:div>
    <w:div w:id="1066797990">
      <w:bodyDiv w:val="1"/>
      <w:marLeft w:val="0"/>
      <w:marRight w:val="0"/>
      <w:marTop w:val="0"/>
      <w:marBottom w:val="0"/>
      <w:divBdr>
        <w:top w:val="none" w:sz="0" w:space="0" w:color="auto"/>
        <w:left w:val="none" w:sz="0" w:space="0" w:color="auto"/>
        <w:bottom w:val="none" w:sz="0" w:space="0" w:color="auto"/>
        <w:right w:val="none" w:sz="0" w:space="0" w:color="auto"/>
      </w:divBdr>
    </w:div>
    <w:div w:id="1066805470">
      <w:bodyDiv w:val="1"/>
      <w:marLeft w:val="0"/>
      <w:marRight w:val="0"/>
      <w:marTop w:val="0"/>
      <w:marBottom w:val="0"/>
      <w:divBdr>
        <w:top w:val="none" w:sz="0" w:space="0" w:color="auto"/>
        <w:left w:val="none" w:sz="0" w:space="0" w:color="auto"/>
        <w:bottom w:val="none" w:sz="0" w:space="0" w:color="auto"/>
        <w:right w:val="none" w:sz="0" w:space="0" w:color="auto"/>
      </w:divBdr>
    </w:div>
    <w:div w:id="1067219778">
      <w:bodyDiv w:val="1"/>
      <w:marLeft w:val="0"/>
      <w:marRight w:val="0"/>
      <w:marTop w:val="0"/>
      <w:marBottom w:val="0"/>
      <w:divBdr>
        <w:top w:val="none" w:sz="0" w:space="0" w:color="auto"/>
        <w:left w:val="none" w:sz="0" w:space="0" w:color="auto"/>
        <w:bottom w:val="none" w:sz="0" w:space="0" w:color="auto"/>
        <w:right w:val="none" w:sz="0" w:space="0" w:color="auto"/>
      </w:divBdr>
    </w:div>
    <w:div w:id="1067649653">
      <w:bodyDiv w:val="1"/>
      <w:marLeft w:val="0"/>
      <w:marRight w:val="0"/>
      <w:marTop w:val="0"/>
      <w:marBottom w:val="0"/>
      <w:divBdr>
        <w:top w:val="none" w:sz="0" w:space="0" w:color="auto"/>
        <w:left w:val="none" w:sz="0" w:space="0" w:color="auto"/>
        <w:bottom w:val="none" w:sz="0" w:space="0" w:color="auto"/>
        <w:right w:val="none" w:sz="0" w:space="0" w:color="auto"/>
      </w:divBdr>
    </w:div>
    <w:div w:id="1068261253">
      <w:bodyDiv w:val="1"/>
      <w:marLeft w:val="0"/>
      <w:marRight w:val="0"/>
      <w:marTop w:val="0"/>
      <w:marBottom w:val="0"/>
      <w:divBdr>
        <w:top w:val="none" w:sz="0" w:space="0" w:color="auto"/>
        <w:left w:val="none" w:sz="0" w:space="0" w:color="auto"/>
        <w:bottom w:val="none" w:sz="0" w:space="0" w:color="auto"/>
        <w:right w:val="none" w:sz="0" w:space="0" w:color="auto"/>
      </w:divBdr>
    </w:div>
    <w:div w:id="1068500973">
      <w:bodyDiv w:val="1"/>
      <w:marLeft w:val="0"/>
      <w:marRight w:val="0"/>
      <w:marTop w:val="0"/>
      <w:marBottom w:val="0"/>
      <w:divBdr>
        <w:top w:val="none" w:sz="0" w:space="0" w:color="auto"/>
        <w:left w:val="none" w:sz="0" w:space="0" w:color="auto"/>
        <w:bottom w:val="none" w:sz="0" w:space="0" w:color="auto"/>
        <w:right w:val="none" w:sz="0" w:space="0" w:color="auto"/>
      </w:divBdr>
    </w:div>
    <w:div w:id="1069308617">
      <w:bodyDiv w:val="1"/>
      <w:marLeft w:val="0"/>
      <w:marRight w:val="0"/>
      <w:marTop w:val="0"/>
      <w:marBottom w:val="0"/>
      <w:divBdr>
        <w:top w:val="none" w:sz="0" w:space="0" w:color="auto"/>
        <w:left w:val="none" w:sz="0" w:space="0" w:color="auto"/>
        <w:bottom w:val="none" w:sz="0" w:space="0" w:color="auto"/>
        <w:right w:val="none" w:sz="0" w:space="0" w:color="auto"/>
      </w:divBdr>
    </w:div>
    <w:div w:id="1070008667">
      <w:bodyDiv w:val="1"/>
      <w:marLeft w:val="0"/>
      <w:marRight w:val="0"/>
      <w:marTop w:val="0"/>
      <w:marBottom w:val="0"/>
      <w:divBdr>
        <w:top w:val="none" w:sz="0" w:space="0" w:color="auto"/>
        <w:left w:val="none" w:sz="0" w:space="0" w:color="auto"/>
        <w:bottom w:val="none" w:sz="0" w:space="0" w:color="auto"/>
        <w:right w:val="none" w:sz="0" w:space="0" w:color="auto"/>
      </w:divBdr>
    </w:div>
    <w:div w:id="1070081808">
      <w:bodyDiv w:val="1"/>
      <w:marLeft w:val="0"/>
      <w:marRight w:val="0"/>
      <w:marTop w:val="0"/>
      <w:marBottom w:val="0"/>
      <w:divBdr>
        <w:top w:val="none" w:sz="0" w:space="0" w:color="auto"/>
        <w:left w:val="none" w:sz="0" w:space="0" w:color="auto"/>
        <w:bottom w:val="none" w:sz="0" w:space="0" w:color="auto"/>
        <w:right w:val="none" w:sz="0" w:space="0" w:color="auto"/>
      </w:divBdr>
    </w:div>
    <w:div w:id="1070153833">
      <w:bodyDiv w:val="1"/>
      <w:marLeft w:val="0"/>
      <w:marRight w:val="0"/>
      <w:marTop w:val="0"/>
      <w:marBottom w:val="0"/>
      <w:divBdr>
        <w:top w:val="none" w:sz="0" w:space="0" w:color="auto"/>
        <w:left w:val="none" w:sz="0" w:space="0" w:color="auto"/>
        <w:bottom w:val="none" w:sz="0" w:space="0" w:color="auto"/>
        <w:right w:val="none" w:sz="0" w:space="0" w:color="auto"/>
      </w:divBdr>
    </w:div>
    <w:div w:id="1070154738">
      <w:bodyDiv w:val="1"/>
      <w:marLeft w:val="0"/>
      <w:marRight w:val="0"/>
      <w:marTop w:val="0"/>
      <w:marBottom w:val="0"/>
      <w:divBdr>
        <w:top w:val="none" w:sz="0" w:space="0" w:color="auto"/>
        <w:left w:val="none" w:sz="0" w:space="0" w:color="auto"/>
        <w:bottom w:val="none" w:sz="0" w:space="0" w:color="auto"/>
        <w:right w:val="none" w:sz="0" w:space="0" w:color="auto"/>
      </w:divBdr>
    </w:div>
    <w:div w:id="1070621059">
      <w:bodyDiv w:val="1"/>
      <w:marLeft w:val="0"/>
      <w:marRight w:val="0"/>
      <w:marTop w:val="0"/>
      <w:marBottom w:val="0"/>
      <w:divBdr>
        <w:top w:val="none" w:sz="0" w:space="0" w:color="auto"/>
        <w:left w:val="none" w:sz="0" w:space="0" w:color="auto"/>
        <w:bottom w:val="none" w:sz="0" w:space="0" w:color="auto"/>
        <w:right w:val="none" w:sz="0" w:space="0" w:color="auto"/>
      </w:divBdr>
    </w:div>
    <w:div w:id="1071191604">
      <w:bodyDiv w:val="1"/>
      <w:marLeft w:val="0"/>
      <w:marRight w:val="0"/>
      <w:marTop w:val="0"/>
      <w:marBottom w:val="0"/>
      <w:divBdr>
        <w:top w:val="none" w:sz="0" w:space="0" w:color="auto"/>
        <w:left w:val="none" w:sz="0" w:space="0" w:color="auto"/>
        <w:bottom w:val="none" w:sz="0" w:space="0" w:color="auto"/>
        <w:right w:val="none" w:sz="0" w:space="0" w:color="auto"/>
      </w:divBdr>
    </w:div>
    <w:div w:id="1071198348">
      <w:bodyDiv w:val="1"/>
      <w:marLeft w:val="0"/>
      <w:marRight w:val="0"/>
      <w:marTop w:val="0"/>
      <w:marBottom w:val="0"/>
      <w:divBdr>
        <w:top w:val="none" w:sz="0" w:space="0" w:color="auto"/>
        <w:left w:val="none" w:sz="0" w:space="0" w:color="auto"/>
        <w:bottom w:val="none" w:sz="0" w:space="0" w:color="auto"/>
        <w:right w:val="none" w:sz="0" w:space="0" w:color="auto"/>
      </w:divBdr>
    </w:div>
    <w:div w:id="1071345054">
      <w:bodyDiv w:val="1"/>
      <w:marLeft w:val="0"/>
      <w:marRight w:val="0"/>
      <w:marTop w:val="0"/>
      <w:marBottom w:val="0"/>
      <w:divBdr>
        <w:top w:val="none" w:sz="0" w:space="0" w:color="auto"/>
        <w:left w:val="none" w:sz="0" w:space="0" w:color="auto"/>
        <w:bottom w:val="none" w:sz="0" w:space="0" w:color="auto"/>
        <w:right w:val="none" w:sz="0" w:space="0" w:color="auto"/>
      </w:divBdr>
    </w:div>
    <w:div w:id="1071583885">
      <w:bodyDiv w:val="1"/>
      <w:marLeft w:val="0"/>
      <w:marRight w:val="0"/>
      <w:marTop w:val="0"/>
      <w:marBottom w:val="0"/>
      <w:divBdr>
        <w:top w:val="none" w:sz="0" w:space="0" w:color="auto"/>
        <w:left w:val="none" w:sz="0" w:space="0" w:color="auto"/>
        <w:bottom w:val="none" w:sz="0" w:space="0" w:color="auto"/>
        <w:right w:val="none" w:sz="0" w:space="0" w:color="auto"/>
      </w:divBdr>
    </w:div>
    <w:div w:id="1072001453">
      <w:bodyDiv w:val="1"/>
      <w:marLeft w:val="0"/>
      <w:marRight w:val="0"/>
      <w:marTop w:val="0"/>
      <w:marBottom w:val="0"/>
      <w:divBdr>
        <w:top w:val="none" w:sz="0" w:space="0" w:color="auto"/>
        <w:left w:val="none" w:sz="0" w:space="0" w:color="auto"/>
        <w:bottom w:val="none" w:sz="0" w:space="0" w:color="auto"/>
        <w:right w:val="none" w:sz="0" w:space="0" w:color="auto"/>
      </w:divBdr>
    </w:div>
    <w:div w:id="1073284668">
      <w:bodyDiv w:val="1"/>
      <w:marLeft w:val="0"/>
      <w:marRight w:val="0"/>
      <w:marTop w:val="0"/>
      <w:marBottom w:val="0"/>
      <w:divBdr>
        <w:top w:val="none" w:sz="0" w:space="0" w:color="auto"/>
        <w:left w:val="none" w:sz="0" w:space="0" w:color="auto"/>
        <w:bottom w:val="none" w:sz="0" w:space="0" w:color="auto"/>
        <w:right w:val="none" w:sz="0" w:space="0" w:color="auto"/>
      </w:divBdr>
    </w:div>
    <w:div w:id="1073891539">
      <w:bodyDiv w:val="1"/>
      <w:marLeft w:val="0"/>
      <w:marRight w:val="0"/>
      <w:marTop w:val="0"/>
      <w:marBottom w:val="0"/>
      <w:divBdr>
        <w:top w:val="none" w:sz="0" w:space="0" w:color="auto"/>
        <w:left w:val="none" w:sz="0" w:space="0" w:color="auto"/>
        <w:bottom w:val="none" w:sz="0" w:space="0" w:color="auto"/>
        <w:right w:val="none" w:sz="0" w:space="0" w:color="auto"/>
      </w:divBdr>
    </w:div>
    <w:div w:id="1075083598">
      <w:bodyDiv w:val="1"/>
      <w:marLeft w:val="0"/>
      <w:marRight w:val="0"/>
      <w:marTop w:val="0"/>
      <w:marBottom w:val="0"/>
      <w:divBdr>
        <w:top w:val="none" w:sz="0" w:space="0" w:color="auto"/>
        <w:left w:val="none" w:sz="0" w:space="0" w:color="auto"/>
        <w:bottom w:val="none" w:sz="0" w:space="0" w:color="auto"/>
        <w:right w:val="none" w:sz="0" w:space="0" w:color="auto"/>
      </w:divBdr>
    </w:div>
    <w:div w:id="1075591854">
      <w:bodyDiv w:val="1"/>
      <w:marLeft w:val="0"/>
      <w:marRight w:val="0"/>
      <w:marTop w:val="0"/>
      <w:marBottom w:val="0"/>
      <w:divBdr>
        <w:top w:val="none" w:sz="0" w:space="0" w:color="auto"/>
        <w:left w:val="none" w:sz="0" w:space="0" w:color="auto"/>
        <w:bottom w:val="none" w:sz="0" w:space="0" w:color="auto"/>
        <w:right w:val="none" w:sz="0" w:space="0" w:color="auto"/>
      </w:divBdr>
    </w:div>
    <w:div w:id="1076248155">
      <w:bodyDiv w:val="1"/>
      <w:marLeft w:val="0"/>
      <w:marRight w:val="0"/>
      <w:marTop w:val="0"/>
      <w:marBottom w:val="0"/>
      <w:divBdr>
        <w:top w:val="none" w:sz="0" w:space="0" w:color="auto"/>
        <w:left w:val="none" w:sz="0" w:space="0" w:color="auto"/>
        <w:bottom w:val="none" w:sz="0" w:space="0" w:color="auto"/>
        <w:right w:val="none" w:sz="0" w:space="0" w:color="auto"/>
      </w:divBdr>
    </w:div>
    <w:div w:id="1076366073">
      <w:bodyDiv w:val="1"/>
      <w:marLeft w:val="0"/>
      <w:marRight w:val="0"/>
      <w:marTop w:val="0"/>
      <w:marBottom w:val="0"/>
      <w:divBdr>
        <w:top w:val="none" w:sz="0" w:space="0" w:color="auto"/>
        <w:left w:val="none" w:sz="0" w:space="0" w:color="auto"/>
        <w:bottom w:val="none" w:sz="0" w:space="0" w:color="auto"/>
        <w:right w:val="none" w:sz="0" w:space="0" w:color="auto"/>
      </w:divBdr>
    </w:div>
    <w:div w:id="1076711183">
      <w:bodyDiv w:val="1"/>
      <w:marLeft w:val="0"/>
      <w:marRight w:val="0"/>
      <w:marTop w:val="0"/>
      <w:marBottom w:val="0"/>
      <w:divBdr>
        <w:top w:val="none" w:sz="0" w:space="0" w:color="auto"/>
        <w:left w:val="none" w:sz="0" w:space="0" w:color="auto"/>
        <w:bottom w:val="none" w:sz="0" w:space="0" w:color="auto"/>
        <w:right w:val="none" w:sz="0" w:space="0" w:color="auto"/>
      </w:divBdr>
    </w:div>
    <w:div w:id="1077094462">
      <w:bodyDiv w:val="1"/>
      <w:marLeft w:val="0"/>
      <w:marRight w:val="0"/>
      <w:marTop w:val="0"/>
      <w:marBottom w:val="0"/>
      <w:divBdr>
        <w:top w:val="none" w:sz="0" w:space="0" w:color="auto"/>
        <w:left w:val="none" w:sz="0" w:space="0" w:color="auto"/>
        <w:bottom w:val="none" w:sz="0" w:space="0" w:color="auto"/>
        <w:right w:val="none" w:sz="0" w:space="0" w:color="auto"/>
      </w:divBdr>
    </w:div>
    <w:div w:id="1077173124">
      <w:bodyDiv w:val="1"/>
      <w:marLeft w:val="0"/>
      <w:marRight w:val="0"/>
      <w:marTop w:val="0"/>
      <w:marBottom w:val="0"/>
      <w:divBdr>
        <w:top w:val="none" w:sz="0" w:space="0" w:color="auto"/>
        <w:left w:val="none" w:sz="0" w:space="0" w:color="auto"/>
        <w:bottom w:val="none" w:sz="0" w:space="0" w:color="auto"/>
        <w:right w:val="none" w:sz="0" w:space="0" w:color="auto"/>
      </w:divBdr>
    </w:div>
    <w:div w:id="1077557876">
      <w:bodyDiv w:val="1"/>
      <w:marLeft w:val="0"/>
      <w:marRight w:val="0"/>
      <w:marTop w:val="0"/>
      <w:marBottom w:val="0"/>
      <w:divBdr>
        <w:top w:val="none" w:sz="0" w:space="0" w:color="auto"/>
        <w:left w:val="none" w:sz="0" w:space="0" w:color="auto"/>
        <w:bottom w:val="none" w:sz="0" w:space="0" w:color="auto"/>
        <w:right w:val="none" w:sz="0" w:space="0" w:color="auto"/>
      </w:divBdr>
    </w:div>
    <w:div w:id="1077821874">
      <w:bodyDiv w:val="1"/>
      <w:marLeft w:val="0"/>
      <w:marRight w:val="0"/>
      <w:marTop w:val="0"/>
      <w:marBottom w:val="0"/>
      <w:divBdr>
        <w:top w:val="none" w:sz="0" w:space="0" w:color="auto"/>
        <w:left w:val="none" w:sz="0" w:space="0" w:color="auto"/>
        <w:bottom w:val="none" w:sz="0" w:space="0" w:color="auto"/>
        <w:right w:val="none" w:sz="0" w:space="0" w:color="auto"/>
      </w:divBdr>
    </w:div>
    <w:div w:id="1077897018">
      <w:bodyDiv w:val="1"/>
      <w:marLeft w:val="0"/>
      <w:marRight w:val="0"/>
      <w:marTop w:val="0"/>
      <w:marBottom w:val="0"/>
      <w:divBdr>
        <w:top w:val="none" w:sz="0" w:space="0" w:color="auto"/>
        <w:left w:val="none" w:sz="0" w:space="0" w:color="auto"/>
        <w:bottom w:val="none" w:sz="0" w:space="0" w:color="auto"/>
        <w:right w:val="none" w:sz="0" w:space="0" w:color="auto"/>
      </w:divBdr>
    </w:div>
    <w:div w:id="1078284490">
      <w:bodyDiv w:val="1"/>
      <w:marLeft w:val="0"/>
      <w:marRight w:val="0"/>
      <w:marTop w:val="0"/>
      <w:marBottom w:val="0"/>
      <w:divBdr>
        <w:top w:val="none" w:sz="0" w:space="0" w:color="auto"/>
        <w:left w:val="none" w:sz="0" w:space="0" w:color="auto"/>
        <w:bottom w:val="none" w:sz="0" w:space="0" w:color="auto"/>
        <w:right w:val="none" w:sz="0" w:space="0" w:color="auto"/>
      </w:divBdr>
    </w:div>
    <w:div w:id="1078861698">
      <w:bodyDiv w:val="1"/>
      <w:marLeft w:val="0"/>
      <w:marRight w:val="0"/>
      <w:marTop w:val="0"/>
      <w:marBottom w:val="0"/>
      <w:divBdr>
        <w:top w:val="none" w:sz="0" w:space="0" w:color="auto"/>
        <w:left w:val="none" w:sz="0" w:space="0" w:color="auto"/>
        <w:bottom w:val="none" w:sz="0" w:space="0" w:color="auto"/>
        <w:right w:val="none" w:sz="0" w:space="0" w:color="auto"/>
      </w:divBdr>
    </w:div>
    <w:div w:id="1078941941">
      <w:bodyDiv w:val="1"/>
      <w:marLeft w:val="0"/>
      <w:marRight w:val="0"/>
      <w:marTop w:val="0"/>
      <w:marBottom w:val="0"/>
      <w:divBdr>
        <w:top w:val="none" w:sz="0" w:space="0" w:color="auto"/>
        <w:left w:val="none" w:sz="0" w:space="0" w:color="auto"/>
        <w:bottom w:val="none" w:sz="0" w:space="0" w:color="auto"/>
        <w:right w:val="none" w:sz="0" w:space="0" w:color="auto"/>
      </w:divBdr>
    </w:div>
    <w:div w:id="1079062273">
      <w:bodyDiv w:val="1"/>
      <w:marLeft w:val="0"/>
      <w:marRight w:val="0"/>
      <w:marTop w:val="0"/>
      <w:marBottom w:val="0"/>
      <w:divBdr>
        <w:top w:val="none" w:sz="0" w:space="0" w:color="auto"/>
        <w:left w:val="none" w:sz="0" w:space="0" w:color="auto"/>
        <w:bottom w:val="none" w:sz="0" w:space="0" w:color="auto"/>
        <w:right w:val="none" w:sz="0" w:space="0" w:color="auto"/>
      </w:divBdr>
    </w:div>
    <w:div w:id="1079137727">
      <w:bodyDiv w:val="1"/>
      <w:marLeft w:val="0"/>
      <w:marRight w:val="0"/>
      <w:marTop w:val="0"/>
      <w:marBottom w:val="0"/>
      <w:divBdr>
        <w:top w:val="none" w:sz="0" w:space="0" w:color="auto"/>
        <w:left w:val="none" w:sz="0" w:space="0" w:color="auto"/>
        <w:bottom w:val="none" w:sz="0" w:space="0" w:color="auto"/>
        <w:right w:val="none" w:sz="0" w:space="0" w:color="auto"/>
      </w:divBdr>
    </w:div>
    <w:div w:id="1079446070">
      <w:bodyDiv w:val="1"/>
      <w:marLeft w:val="0"/>
      <w:marRight w:val="0"/>
      <w:marTop w:val="0"/>
      <w:marBottom w:val="0"/>
      <w:divBdr>
        <w:top w:val="none" w:sz="0" w:space="0" w:color="auto"/>
        <w:left w:val="none" w:sz="0" w:space="0" w:color="auto"/>
        <w:bottom w:val="none" w:sz="0" w:space="0" w:color="auto"/>
        <w:right w:val="none" w:sz="0" w:space="0" w:color="auto"/>
      </w:divBdr>
    </w:div>
    <w:div w:id="1080519782">
      <w:bodyDiv w:val="1"/>
      <w:marLeft w:val="0"/>
      <w:marRight w:val="0"/>
      <w:marTop w:val="0"/>
      <w:marBottom w:val="0"/>
      <w:divBdr>
        <w:top w:val="none" w:sz="0" w:space="0" w:color="auto"/>
        <w:left w:val="none" w:sz="0" w:space="0" w:color="auto"/>
        <w:bottom w:val="none" w:sz="0" w:space="0" w:color="auto"/>
        <w:right w:val="none" w:sz="0" w:space="0" w:color="auto"/>
      </w:divBdr>
    </w:div>
    <w:div w:id="1081368255">
      <w:bodyDiv w:val="1"/>
      <w:marLeft w:val="0"/>
      <w:marRight w:val="0"/>
      <w:marTop w:val="0"/>
      <w:marBottom w:val="0"/>
      <w:divBdr>
        <w:top w:val="none" w:sz="0" w:space="0" w:color="auto"/>
        <w:left w:val="none" w:sz="0" w:space="0" w:color="auto"/>
        <w:bottom w:val="none" w:sz="0" w:space="0" w:color="auto"/>
        <w:right w:val="none" w:sz="0" w:space="0" w:color="auto"/>
      </w:divBdr>
    </w:div>
    <w:div w:id="1081950673">
      <w:bodyDiv w:val="1"/>
      <w:marLeft w:val="0"/>
      <w:marRight w:val="0"/>
      <w:marTop w:val="0"/>
      <w:marBottom w:val="0"/>
      <w:divBdr>
        <w:top w:val="none" w:sz="0" w:space="0" w:color="auto"/>
        <w:left w:val="none" w:sz="0" w:space="0" w:color="auto"/>
        <w:bottom w:val="none" w:sz="0" w:space="0" w:color="auto"/>
        <w:right w:val="none" w:sz="0" w:space="0" w:color="auto"/>
      </w:divBdr>
    </w:div>
    <w:div w:id="1083448799">
      <w:bodyDiv w:val="1"/>
      <w:marLeft w:val="0"/>
      <w:marRight w:val="0"/>
      <w:marTop w:val="0"/>
      <w:marBottom w:val="0"/>
      <w:divBdr>
        <w:top w:val="none" w:sz="0" w:space="0" w:color="auto"/>
        <w:left w:val="none" w:sz="0" w:space="0" w:color="auto"/>
        <w:bottom w:val="none" w:sz="0" w:space="0" w:color="auto"/>
        <w:right w:val="none" w:sz="0" w:space="0" w:color="auto"/>
      </w:divBdr>
    </w:div>
    <w:div w:id="1084110919">
      <w:bodyDiv w:val="1"/>
      <w:marLeft w:val="0"/>
      <w:marRight w:val="0"/>
      <w:marTop w:val="0"/>
      <w:marBottom w:val="0"/>
      <w:divBdr>
        <w:top w:val="none" w:sz="0" w:space="0" w:color="auto"/>
        <w:left w:val="none" w:sz="0" w:space="0" w:color="auto"/>
        <w:bottom w:val="none" w:sz="0" w:space="0" w:color="auto"/>
        <w:right w:val="none" w:sz="0" w:space="0" w:color="auto"/>
      </w:divBdr>
    </w:div>
    <w:div w:id="1084453117">
      <w:bodyDiv w:val="1"/>
      <w:marLeft w:val="0"/>
      <w:marRight w:val="0"/>
      <w:marTop w:val="0"/>
      <w:marBottom w:val="0"/>
      <w:divBdr>
        <w:top w:val="none" w:sz="0" w:space="0" w:color="auto"/>
        <w:left w:val="none" w:sz="0" w:space="0" w:color="auto"/>
        <w:bottom w:val="none" w:sz="0" w:space="0" w:color="auto"/>
        <w:right w:val="none" w:sz="0" w:space="0" w:color="auto"/>
      </w:divBdr>
    </w:div>
    <w:div w:id="1085145906">
      <w:bodyDiv w:val="1"/>
      <w:marLeft w:val="0"/>
      <w:marRight w:val="0"/>
      <w:marTop w:val="0"/>
      <w:marBottom w:val="0"/>
      <w:divBdr>
        <w:top w:val="none" w:sz="0" w:space="0" w:color="auto"/>
        <w:left w:val="none" w:sz="0" w:space="0" w:color="auto"/>
        <w:bottom w:val="none" w:sz="0" w:space="0" w:color="auto"/>
        <w:right w:val="none" w:sz="0" w:space="0" w:color="auto"/>
      </w:divBdr>
    </w:div>
    <w:div w:id="1085302003">
      <w:bodyDiv w:val="1"/>
      <w:marLeft w:val="0"/>
      <w:marRight w:val="0"/>
      <w:marTop w:val="0"/>
      <w:marBottom w:val="0"/>
      <w:divBdr>
        <w:top w:val="none" w:sz="0" w:space="0" w:color="auto"/>
        <w:left w:val="none" w:sz="0" w:space="0" w:color="auto"/>
        <w:bottom w:val="none" w:sz="0" w:space="0" w:color="auto"/>
        <w:right w:val="none" w:sz="0" w:space="0" w:color="auto"/>
      </w:divBdr>
    </w:div>
    <w:div w:id="1085878169">
      <w:bodyDiv w:val="1"/>
      <w:marLeft w:val="0"/>
      <w:marRight w:val="0"/>
      <w:marTop w:val="0"/>
      <w:marBottom w:val="0"/>
      <w:divBdr>
        <w:top w:val="none" w:sz="0" w:space="0" w:color="auto"/>
        <w:left w:val="none" w:sz="0" w:space="0" w:color="auto"/>
        <w:bottom w:val="none" w:sz="0" w:space="0" w:color="auto"/>
        <w:right w:val="none" w:sz="0" w:space="0" w:color="auto"/>
      </w:divBdr>
    </w:div>
    <w:div w:id="1086002804">
      <w:bodyDiv w:val="1"/>
      <w:marLeft w:val="0"/>
      <w:marRight w:val="0"/>
      <w:marTop w:val="0"/>
      <w:marBottom w:val="0"/>
      <w:divBdr>
        <w:top w:val="none" w:sz="0" w:space="0" w:color="auto"/>
        <w:left w:val="none" w:sz="0" w:space="0" w:color="auto"/>
        <w:bottom w:val="none" w:sz="0" w:space="0" w:color="auto"/>
        <w:right w:val="none" w:sz="0" w:space="0" w:color="auto"/>
      </w:divBdr>
    </w:div>
    <w:div w:id="1086656854">
      <w:bodyDiv w:val="1"/>
      <w:marLeft w:val="0"/>
      <w:marRight w:val="0"/>
      <w:marTop w:val="0"/>
      <w:marBottom w:val="0"/>
      <w:divBdr>
        <w:top w:val="none" w:sz="0" w:space="0" w:color="auto"/>
        <w:left w:val="none" w:sz="0" w:space="0" w:color="auto"/>
        <w:bottom w:val="none" w:sz="0" w:space="0" w:color="auto"/>
        <w:right w:val="none" w:sz="0" w:space="0" w:color="auto"/>
      </w:divBdr>
    </w:div>
    <w:div w:id="1086995124">
      <w:bodyDiv w:val="1"/>
      <w:marLeft w:val="0"/>
      <w:marRight w:val="0"/>
      <w:marTop w:val="0"/>
      <w:marBottom w:val="0"/>
      <w:divBdr>
        <w:top w:val="none" w:sz="0" w:space="0" w:color="auto"/>
        <w:left w:val="none" w:sz="0" w:space="0" w:color="auto"/>
        <w:bottom w:val="none" w:sz="0" w:space="0" w:color="auto"/>
        <w:right w:val="none" w:sz="0" w:space="0" w:color="auto"/>
      </w:divBdr>
    </w:div>
    <w:div w:id="1087264065">
      <w:bodyDiv w:val="1"/>
      <w:marLeft w:val="0"/>
      <w:marRight w:val="0"/>
      <w:marTop w:val="0"/>
      <w:marBottom w:val="0"/>
      <w:divBdr>
        <w:top w:val="none" w:sz="0" w:space="0" w:color="auto"/>
        <w:left w:val="none" w:sz="0" w:space="0" w:color="auto"/>
        <w:bottom w:val="none" w:sz="0" w:space="0" w:color="auto"/>
        <w:right w:val="none" w:sz="0" w:space="0" w:color="auto"/>
      </w:divBdr>
    </w:div>
    <w:div w:id="1087338056">
      <w:bodyDiv w:val="1"/>
      <w:marLeft w:val="0"/>
      <w:marRight w:val="0"/>
      <w:marTop w:val="0"/>
      <w:marBottom w:val="0"/>
      <w:divBdr>
        <w:top w:val="none" w:sz="0" w:space="0" w:color="auto"/>
        <w:left w:val="none" w:sz="0" w:space="0" w:color="auto"/>
        <w:bottom w:val="none" w:sz="0" w:space="0" w:color="auto"/>
        <w:right w:val="none" w:sz="0" w:space="0" w:color="auto"/>
      </w:divBdr>
    </w:div>
    <w:div w:id="1088304329">
      <w:bodyDiv w:val="1"/>
      <w:marLeft w:val="0"/>
      <w:marRight w:val="0"/>
      <w:marTop w:val="0"/>
      <w:marBottom w:val="0"/>
      <w:divBdr>
        <w:top w:val="none" w:sz="0" w:space="0" w:color="auto"/>
        <w:left w:val="none" w:sz="0" w:space="0" w:color="auto"/>
        <w:bottom w:val="none" w:sz="0" w:space="0" w:color="auto"/>
        <w:right w:val="none" w:sz="0" w:space="0" w:color="auto"/>
      </w:divBdr>
    </w:div>
    <w:div w:id="1089349878">
      <w:bodyDiv w:val="1"/>
      <w:marLeft w:val="0"/>
      <w:marRight w:val="0"/>
      <w:marTop w:val="0"/>
      <w:marBottom w:val="0"/>
      <w:divBdr>
        <w:top w:val="none" w:sz="0" w:space="0" w:color="auto"/>
        <w:left w:val="none" w:sz="0" w:space="0" w:color="auto"/>
        <w:bottom w:val="none" w:sz="0" w:space="0" w:color="auto"/>
        <w:right w:val="none" w:sz="0" w:space="0" w:color="auto"/>
      </w:divBdr>
    </w:div>
    <w:div w:id="1089810452">
      <w:bodyDiv w:val="1"/>
      <w:marLeft w:val="0"/>
      <w:marRight w:val="0"/>
      <w:marTop w:val="0"/>
      <w:marBottom w:val="0"/>
      <w:divBdr>
        <w:top w:val="none" w:sz="0" w:space="0" w:color="auto"/>
        <w:left w:val="none" w:sz="0" w:space="0" w:color="auto"/>
        <w:bottom w:val="none" w:sz="0" w:space="0" w:color="auto"/>
        <w:right w:val="none" w:sz="0" w:space="0" w:color="auto"/>
      </w:divBdr>
    </w:div>
    <w:div w:id="1090196656">
      <w:bodyDiv w:val="1"/>
      <w:marLeft w:val="0"/>
      <w:marRight w:val="0"/>
      <w:marTop w:val="0"/>
      <w:marBottom w:val="0"/>
      <w:divBdr>
        <w:top w:val="none" w:sz="0" w:space="0" w:color="auto"/>
        <w:left w:val="none" w:sz="0" w:space="0" w:color="auto"/>
        <w:bottom w:val="none" w:sz="0" w:space="0" w:color="auto"/>
        <w:right w:val="none" w:sz="0" w:space="0" w:color="auto"/>
      </w:divBdr>
    </w:div>
    <w:div w:id="1091127152">
      <w:bodyDiv w:val="1"/>
      <w:marLeft w:val="0"/>
      <w:marRight w:val="0"/>
      <w:marTop w:val="0"/>
      <w:marBottom w:val="0"/>
      <w:divBdr>
        <w:top w:val="none" w:sz="0" w:space="0" w:color="auto"/>
        <w:left w:val="none" w:sz="0" w:space="0" w:color="auto"/>
        <w:bottom w:val="none" w:sz="0" w:space="0" w:color="auto"/>
        <w:right w:val="none" w:sz="0" w:space="0" w:color="auto"/>
      </w:divBdr>
    </w:div>
    <w:div w:id="1091854187">
      <w:bodyDiv w:val="1"/>
      <w:marLeft w:val="0"/>
      <w:marRight w:val="0"/>
      <w:marTop w:val="0"/>
      <w:marBottom w:val="0"/>
      <w:divBdr>
        <w:top w:val="none" w:sz="0" w:space="0" w:color="auto"/>
        <w:left w:val="none" w:sz="0" w:space="0" w:color="auto"/>
        <w:bottom w:val="none" w:sz="0" w:space="0" w:color="auto"/>
        <w:right w:val="none" w:sz="0" w:space="0" w:color="auto"/>
      </w:divBdr>
    </w:div>
    <w:div w:id="1091854191">
      <w:bodyDiv w:val="1"/>
      <w:marLeft w:val="0"/>
      <w:marRight w:val="0"/>
      <w:marTop w:val="0"/>
      <w:marBottom w:val="0"/>
      <w:divBdr>
        <w:top w:val="none" w:sz="0" w:space="0" w:color="auto"/>
        <w:left w:val="none" w:sz="0" w:space="0" w:color="auto"/>
        <w:bottom w:val="none" w:sz="0" w:space="0" w:color="auto"/>
        <w:right w:val="none" w:sz="0" w:space="0" w:color="auto"/>
      </w:divBdr>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093017658">
      <w:bodyDiv w:val="1"/>
      <w:marLeft w:val="0"/>
      <w:marRight w:val="0"/>
      <w:marTop w:val="0"/>
      <w:marBottom w:val="0"/>
      <w:divBdr>
        <w:top w:val="none" w:sz="0" w:space="0" w:color="auto"/>
        <w:left w:val="none" w:sz="0" w:space="0" w:color="auto"/>
        <w:bottom w:val="none" w:sz="0" w:space="0" w:color="auto"/>
        <w:right w:val="none" w:sz="0" w:space="0" w:color="auto"/>
      </w:divBdr>
    </w:div>
    <w:div w:id="1093162161">
      <w:bodyDiv w:val="1"/>
      <w:marLeft w:val="0"/>
      <w:marRight w:val="0"/>
      <w:marTop w:val="0"/>
      <w:marBottom w:val="0"/>
      <w:divBdr>
        <w:top w:val="none" w:sz="0" w:space="0" w:color="auto"/>
        <w:left w:val="none" w:sz="0" w:space="0" w:color="auto"/>
        <w:bottom w:val="none" w:sz="0" w:space="0" w:color="auto"/>
        <w:right w:val="none" w:sz="0" w:space="0" w:color="auto"/>
      </w:divBdr>
    </w:div>
    <w:div w:id="1093237668">
      <w:bodyDiv w:val="1"/>
      <w:marLeft w:val="0"/>
      <w:marRight w:val="0"/>
      <w:marTop w:val="0"/>
      <w:marBottom w:val="0"/>
      <w:divBdr>
        <w:top w:val="none" w:sz="0" w:space="0" w:color="auto"/>
        <w:left w:val="none" w:sz="0" w:space="0" w:color="auto"/>
        <w:bottom w:val="none" w:sz="0" w:space="0" w:color="auto"/>
        <w:right w:val="none" w:sz="0" w:space="0" w:color="auto"/>
      </w:divBdr>
    </w:div>
    <w:div w:id="1093626786">
      <w:bodyDiv w:val="1"/>
      <w:marLeft w:val="0"/>
      <w:marRight w:val="0"/>
      <w:marTop w:val="0"/>
      <w:marBottom w:val="0"/>
      <w:divBdr>
        <w:top w:val="none" w:sz="0" w:space="0" w:color="auto"/>
        <w:left w:val="none" w:sz="0" w:space="0" w:color="auto"/>
        <w:bottom w:val="none" w:sz="0" w:space="0" w:color="auto"/>
        <w:right w:val="none" w:sz="0" w:space="0" w:color="auto"/>
      </w:divBdr>
    </w:div>
    <w:div w:id="1094745101">
      <w:bodyDiv w:val="1"/>
      <w:marLeft w:val="0"/>
      <w:marRight w:val="0"/>
      <w:marTop w:val="0"/>
      <w:marBottom w:val="0"/>
      <w:divBdr>
        <w:top w:val="none" w:sz="0" w:space="0" w:color="auto"/>
        <w:left w:val="none" w:sz="0" w:space="0" w:color="auto"/>
        <w:bottom w:val="none" w:sz="0" w:space="0" w:color="auto"/>
        <w:right w:val="none" w:sz="0" w:space="0" w:color="auto"/>
      </w:divBdr>
    </w:div>
    <w:div w:id="1095049912">
      <w:bodyDiv w:val="1"/>
      <w:marLeft w:val="0"/>
      <w:marRight w:val="0"/>
      <w:marTop w:val="0"/>
      <w:marBottom w:val="0"/>
      <w:divBdr>
        <w:top w:val="none" w:sz="0" w:space="0" w:color="auto"/>
        <w:left w:val="none" w:sz="0" w:space="0" w:color="auto"/>
        <w:bottom w:val="none" w:sz="0" w:space="0" w:color="auto"/>
        <w:right w:val="none" w:sz="0" w:space="0" w:color="auto"/>
      </w:divBdr>
    </w:div>
    <w:div w:id="1095129549">
      <w:bodyDiv w:val="1"/>
      <w:marLeft w:val="0"/>
      <w:marRight w:val="0"/>
      <w:marTop w:val="0"/>
      <w:marBottom w:val="0"/>
      <w:divBdr>
        <w:top w:val="none" w:sz="0" w:space="0" w:color="auto"/>
        <w:left w:val="none" w:sz="0" w:space="0" w:color="auto"/>
        <w:bottom w:val="none" w:sz="0" w:space="0" w:color="auto"/>
        <w:right w:val="none" w:sz="0" w:space="0" w:color="auto"/>
      </w:divBdr>
    </w:div>
    <w:div w:id="1095173963">
      <w:bodyDiv w:val="1"/>
      <w:marLeft w:val="0"/>
      <w:marRight w:val="0"/>
      <w:marTop w:val="0"/>
      <w:marBottom w:val="0"/>
      <w:divBdr>
        <w:top w:val="none" w:sz="0" w:space="0" w:color="auto"/>
        <w:left w:val="none" w:sz="0" w:space="0" w:color="auto"/>
        <w:bottom w:val="none" w:sz="0" w:space="0" w:color="auto"/>
        <w:right w:val="none" w:sz="0" w:space="0" w:color="auto"/>
      </w:divBdr>
    </w:div>
    <w:div w:id="1095587718">
      <w:bodyDiv w:val="1"/>
      <w:marLeft w:val="0"/>
      <w:marRight w:val="0"/>
      <w:marTop w:val="0"/>
      <w:marBottom w:val="0"/>
      <w:divBdr>
        <w:top w:val="none" w:sz="0" w:space="0" w:color="auto"/>
        <w:left w:val="none" w:sz="0" w:space="0" w:color="auto"/>
        <w:bottom w:val="none" w:sz="0" w:space="0" w:color="auto"/>
        <w:right w:val="none" w:sz="0" w:space="0" w:color="auto"/>
      </w:divBdr>
    </w:div>
    <w:div w:id="1095711215">
      <w:bodyDiv w:val="1"/>
      <w:marLeft w:val="0"/>
      <w:marRight w:val="0"/>
      <w:marTop w:val="0"/>
      <w:marBottom w:val="0"/>
      <w:divBdr>
        <w:top w:val="none" w:sz="0" w:space="0" w:color="auto"/>
        <w:left w:val="none" w:sz="0" w:space="0" w:color="auto"/>
        <w:bottom w:val="none" w:sz="0" w:space="0" w:color="auto"/>
        <w:right w:val="none" w:sz="0" w:space="0" w:color="auto"/>
      </w:divBdr>
    </w:div>
    <w:div w:id="1096101572">
      <w:bodyDiv w:val="1"/>
      <w:marLeft w:val="0"/>
      <w:marRight w:val="0"/>
      <w:marTop w:val="0"/>
      <w:marBottom w:val="0"/>
      <w:divBdr>
        <w:top w:val="none" w:sz="0" w:space="0" w:color="auto"/>
        <w:left w:val="none" w:sz="0" w:space="0" w:color="auto"/>
        <w:bottom w:val="none" w:sz="0" w:space="0" w:color="auto"/>
        <w:right w:val="none" w:sz="0" w:space="0" w:color="auto"/>
      </w:divBdr>
    </w:div>
    <w:div w:id="1096558946">
      <w:bodyDiv w:val="1"/>
      <w:marLeft w:val="0"/>
      <w:marRight w:val="0"/>
      <w:marTop w:val="0"/>
      <w:marBottom w:val="0"/>
      <w:divBdr>
        <w:top w:val="none" w:sz="0" w:space="0" w:color="auto"/>
        <w:left w:val="none" w:sz="0" w:space="0" w:color="auto"/>
        <w:bottom w:val="none" w:sz="0" w:space="0" w:color="auto"/>
        <w:right w:val="none" w:sz="0" w:space="0" w:color="auto"/>
      </w:divBdr>
    </w:div>
    <w:div w:id="1097167804">
      <w:bodyDiv w:val="1"/>
      <w:marLeft w:val="0"/>
      <w:marRight w:val="0"/>
      <w:marTop w:val="0"/>
      <w:marBottom w:val="0"/>
      <w:divBdr>
        <w:top w:val="none" w:sz="0" w:space="0" w:color="auto"/>
        <w:left w:val="none" w:sz="0" w:space="0" w:color="auto"/>
        <w:bottom w:val="none" w:sz="0" w:space="0" w:color="auto"/>
        <w:right w:val="none" w:sz="0" w:space="0" w:color="auto"/>
      </w:divBdr>
    </w:div>
    <w:div w:id="1098332646">
      <w:bodyDiv w:val="1"/>
      <w:marLeft w:val="0"/>
      <w:marRight w:val="0"/>
      <w:marTop w:val="0"/>
      <w:marBottom w:val="0"/>
      <w:divBdr>
        <w:top w:val="none" w:sz="0" w:space="0" w:color="auto"/>
        <w:left w:val="none" w:sz="0" w:space="0" w:color="auto"/>
        <w:bottom w:val="none" w:sz="0" w:space="0" w:color="auto"/>
        <w:right w:val="none" w:sz="0" w:space="0" w:color="auto"/>
      </w:divBdr>
    </w:div>
    <w:div w:id="1098717888">
      <w:bodyDiv w:val="1"/>
      <w:marLeft w:val="0"/>
      <w:marRight w:val="0"/>
      <w:marTop w:val="0"/>
      <w:marBottom w:val="0"/>
      <w:divBdr>
        <w:top w:val="none" w:sz="0" w:space="0" w:color="auto"/>
        <w:left w:val="none" w:sz="0" w:space="0" w:color="auto"/>
        <w:bottom w:val="none" w:sz="0" w:space="0" w:color="auto"/>
        <w:right w:val="none" w:sz="0" w:space="0" w:color="auto"/>
      </w:divBdr>
    </w:div>
    <w:div w:id="1099986497">
      <w:bodyDiv w:val="1"/>
      <w:marLeft w:val="0"/>
      <w:marRight w:val="0"/>
      <w:marTop w:val="0"/>
      <w:marBottom w:val="0"/>
      <w:divBdr>
        <w:top w:val="none" w:sz="0" w:space="0" w:color="auto"/>
        <w:left w:val="none" w:sz="0" w:space="0" w:color="auto"/>
        <w:bottom w:val="none" w:sz="0" w:space="0" w:color="auto"/>
        <w:right w:val="none" w:sz="0" w:space="0" w:color="auto"/>
      </w:divBdr>
    </w:div>
    <w:div w:id="1100179461">
      <w:bodyDiv w:val="1"/>
      <w:marLeft w:val="0"/>
      <w:marRight w:val="0"/>
      <w:marTop w:val="0"/>
      <w:marBottom w:val="0"/>
      <w:divBdr>
        <w:top w:val="none" w:sz="0" w:space="0" w:color="auto"/>
        <w:left w:val="none" w:sz="0" w:space="0" w:color="auto"/>
        <w:bottom w:val="none" w:sz="0" w:space="0" w:color="auto"/>
        <w:right w:val="none" w:sz="0" w:space="0" w:color="auto"/>
      </w:divBdr>
    </w:div>
    <w:div w:id="1100182874">
      <w:bodyDiv w:val="1"/>
      <w:marLeft w:val="0"/>
      <w:marRight w:val="0"/>
      <w:marTop w:val="0"/>
      <w:marBottom w:val="0"/>
      <w:divBdr>
        <w:top w:val="none" w:sz="0" w:space="0" w:color="auto"/>
        <w:left w:val="none" w:sz="0" w:space="0" w:color="auto"/>
        <w:bottom w:val="none" w:sz="0" w:space="0" w:color="auto"/>
        <w:right w:val="none" w:sz="0" w:space="0" w:color="auto"/>
      </w:divBdr>
    </w:div>
    <w:div w:id="1100568339">
      <w:bodyDiv w:val="1"/>
      <w:marLeft w:val="0"/>
      <w:marRight w:val="0"/>
      <w:marTop w:val="0"/>
      <w:marBottom w:val="0"/>
      <w:divBdr>
        <w:top w:val="none" w:sz="0" w:space="0" w:color="auto"/>
        <w:left w:val="none" w:sz="0" w:space="0" w:color="auto"/>
        <w:bottom w:val="none" w:sz="0" w:space="0" w:color="auto"/>
        <w:right w:val="none" w:sz="0" w:space="0" w:color="auto"/>
      </w:divBdr>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02186588">
      <w:bodyDiv w:val="1"/>
      <w:marLeft w:val="0"/>
      <w:marRight w:val="0"/>
      <w:marTop w:val="0"/>
      <w:marBottom w:val="0"/>
      <w:divBdr>
        <w:top w:val="none" w:sz="0" w:space="0" w:color="auto"/>
        <w:left w:val="none" w:sz="0" w:space="0" w:color="auto"/>
        <w:bottom w:val="none" w:sz="0" w:space="0" w:color="auto"/>
        <w:right w:val="none" w:sz="0" w:space="0" w:color="auto"/>
      </w:divBdr>
    </w:div>
    <w:div w:id="1102604533">
      <w:bodyDiv w:val="1"/>
      <w:marLeft w:val="0"/>
      <w:marRight w:val="0"/>
      <w:marTop w:val="0"/>
      <w:marBottom w:val="0"/>
      <w:divBdr>
        <w:top w:val="none" w:sz="0" w:space="0" w:color="auto"/>
        <w:left w:val="none" w:sz="0" w:space="0" w:color="auto"/>
        <w:bottom w:val="none" w:sz="0" w:space="0" w:color="auto"/>
        <w:right w:val="none" w:sz="0" w:space="0" w:color="auto"/>
      </w:divBdr>
    </w:div>
    <w:div w:id="1102729644">
      <w:bodyDiv w:val="1"/>
      <w:marLeft w:val="0"/>
      <w:marRight w:val="0"/>
      <w:marTop w:val="0"/>
      <w:marBottom w:val="0"/>
      <w:divBdr>
        <w:top w:val="none" w:sz="0" w:space="0" w:color="auto"/>
        <w:left w:val="none" w:sz="0" w:space="0" w:color="auto"/>
        <w:bottom w:val="none" w:sz="0" w:space="0" w:color="auto"/>
        <w:right w:val="none" w:sz="0" w:space="0" w:color="auto"/>
      </w:divBdr>
    </w:div>
    <w:div w:id="1102918299">
      <w:bodyDiv w:val="1"/>
      <w:marLeft w:val="0"/>
      <w:marRight w:val="0"/>
      <w:marTop w:val="0"/>
      <w:marBottom w:val="0"/>
      <w:divBdr>
        <w:top w:val="none" w:sz="0" w:space="0" w:color="auto"/>
        <w:left w:val="none" w:sz="0" w:space="0" w:color="auto"/>
        <w:bottom w:val="none" w:sz="0" w:space="0" w:color="auto"/>
        <w:right w:val="none" w:sz="0" w:space="0" w:color="auto"/>
      </w:divBdr>
    </w:div>
    <w:div w:id="1103261905">
      <w:bodyDiv w:val="1"/>
      <w:marLeft w:val="0"/>
      <w:marRight w:val="0"/>
      <w:marTop w:val="0"/>
      <w:marBottom w:val="0"/>
      <w:divBdr>
        <w:top w:val="none" w:sz="0" w:space="0" w:color="auto"/>
        <w:left w:val="none" w:sz="0" w:space="0" w:color="auto"/>
        <w:bottom w:val="none" w:sz="0" w:space="0" w:color="auto"/>
        <w:right w:val="none" w:sz="0" w:space="0" w:color="auto"/>
      </w:divBdr>
    </w:div>
    <w:div w:id="1104575303">
      <w:bodyDiv w:val="1"/>
      <w:marLeft w:val="0"/>
      <w:marRight w:val="0"/>
      <w:marTop w:val="0"/>
      <w:marBottom w:val="0"/>
      <w:divBdr>
        <w:top w:val="none" w:sz="0" w:space="0" w:color="auto"/>
        <w:left w:val="none" w:sz="0" w:space="0" w:color="auto"/>
        <w:bottom w:val="none" w:sz="0" w:space="0" w:color="auto"/>
        <w:right w:val="none" w:sz="0" w:space="0" w:color="auto"/>
      </w:divBdr>
    </w:div>
    <w:div w:id="1105736661">
      <w:bodyDiv w:val="1"/>
      <w:marLeft w:val="0"/>
      <w:marRight w:val="0"/>
      <w:marTop w:val="0"/>
      <w:marBottom w:val="0"/>
      <w:divBdr>
        <w:top w:val="none" w:sz="0" w:space="0" w:color="auto"/>
        <w:left w:val="none" w:sz="0" w:space="0" w:color="auto"/>
        <w:bottom w:val="none" w:sz="0" w:space="0" w:color="auto"/>
        <w:right w:val="none" w:sz="0" w:space="0" w:color="auto"/>
      </w:divBdr>
    </w:div>
    <w:div w:id="1105854659">
      <w:bodyDiv w:val="1"/>
      <w:marLeft w:val="0"/>
      <w:marRight w:val="0"/>
      <w:marTop w:val="0"/>
      <w:marBottom w:val="0"/>
      <w:divBdr>
        <w:top w:val="none" w:sz="0" w:space="0" w:color="auto"/>
        <w:left w:val="none" w:sz="0" w:space="0" w:color="auto"/>
        <w:bottom w:val="none" w:sz="0" w:space="0" w:color="auto"/>
        <w:right w:val="none" w:sz="0" w:space="0" w:color="auto"/>
      </w:divBdr>
    </w:div>
    <w:div w:id="1106927438">
      <w:bodyDiv w:val="1"/>
      <w:marLeft w:val="0"/>
      <w:marRight w:val="0"/>
      <w:marTop w:val="0"/>
      <w:marBottom w:val="0"/>
      <w:divBdr>
        <w:top w:val="none" w:sz="0" w:space="0" w:color="auto"/>
        <w:left w:val="none" w:sz="0" w:space="0" w:color="auto"/>
        <w:bottom w:val="none" w:sz="0" w:space="0" w:color="auto"/>
        <w:right w:val="none" w:sz="0" w:space="0" w:color="auto"/>
      </w:divBdr>
    </w:div>
    <w:div w:id="1107653655">
      <w:bodyDiv w:val="1"/>
      <w:marLeft w:val="0"/>
      <w:marRight w:val="0"/>
      <w:marTop w:val="0"/>
      <w:marBottom w:val="0"/>
      <w:divBdr>
        <w:top w:val="none" w:sz="0" w:space="0" w:color="auto"/>
        <w:left w:val="none" w:sz="0" w:space="0" w:color="auto"/>
        <w:bottom w:val="none" w:sz="0" w:space="0" w:color="auto"/>
        <w:right w:val="none" w:sz="0" w:space="0" w:color="auto"/>
      </w:divBdr>
    </w:div>
    <w:div w:id="1107850970">
      <w:bodyDiv w:val="1"/>
      <w:marLeft w:val="0"/>
      <w:marRight w:val="0"/>
      <w:marTop w:val="0"/>
      <w:marBottom w:val="0"/>
      <w:divBdr>
        <w:top w:val="none" w:sz="0" w:space="0" w:color="auto"/>
        <w:left w:val="none" w:sz="0" w:space="0" w:color="auto"/>
        <w:bottom w:val="none" w:sz="0" w:space="0" w:color="auto"/>
        <w:right w:val="none" w:sz="0" w:space="0" w:color="auto"/>
      </w:divBdr>
    </w:div>
    <w:div w:id="1108039928">
      <w:bodyDiv w:val="1"/>
      <w:marLeft w:val="0"/>
      <w:marRight w:val="0"/>
      <w:marTop w:val="0"/>
      <w:marBottom w:val="0"/>
      <w:divBdr>
        <w:top w:val="none" w:sz="0" w:space="0" w:color="auto"/>
        <w:left w:val="none" w:sz="0" w:space="0" w:color="auto"/>
        <w:bottom w:val="none" w:sz="0" w:space="0" w:color="auto"/>
        <w:right w:val="none" w:sz="0" w:space="0" w:color="auto"/>
      </w:divBdr>
    </w:div>
    <w:div w:id="1108431486">
      <w:bodyDiv w:val="1"/>
      <w:marLeft w:val="0"/>
      <w:marRight w:val="0"/>
      <w:marTop w:val="0"/>
      <w:marBottom w:val="0"/>
      <w:divBdr>
        <w:top w:val="none" w:sz="0" w:space="0" w:color="auto"/>
        <w:left w:val="none" w:sz="0" w:space="0" w:color="auto"/>
        <w:bottom w:val="none" w:sz="0" w:space="0" w:color="auto"/>
        <w:right w:val="none" w:sz="0" w:space="0" w:color="auto"/>
      </w:divBdr>
    </w:div>
    <w:div w:id="1108740457">
      <w:bodyDiv w:val="1"/>
      <w:marLeft w:val="0"/>
      <w:marRight w:val="0"/>
      <w:marTop w:val="0"/>
      <w:marBottom w:val="0"/>
      <w:divBdr>
        <w:top w:val="none" w:sz="0" w:space="0" w:color="auto"/>
        <w:left w:val="none" w:sz="0" w:space="0" w:color="auto"/>
        <w:bottom w:val="none" w:sz="0" w:space="0" w:color="auto"/>
        <w:right w:val="none" w:sz="0" w:space="0" w:color="auto"/>
      </w:divBdr>
    </w:div>
    <w:div w:id="1109281513">
      <w:bodyDiv w:val="1"/>
      <w:marLeft w:val="0"/>
      <w:marRight w:val="0"/>
      <w:marTop w:val="0"/>
      <w:marBottom w:val="0"/>
      <w:divBdr>
        <w:top w:val="none" w:sz="0" w:space="0" w:color="auto"/>
        <w:left w:val="none" w:sz="0" w:space="0" w:color="auto"/>
        <w:bottom w:val="none" w:sz="0" w:space="0" w:color="auto"/>
        <w:right w:val="none" w:sz="0" w:space="0" w:color="auto"/>
      </w:divBdr>
    </w:div>
    <w:div w:id="1109861410">
      <w:bodyDiv w:val="1"/>
      <w:marLeft w:val="0"/>
      <w:marRight w:val="0"/>
      <w:marTop w:val="0"/>
      <w:marBottom w:val="0"/>
      <w:divBdr>
        <w:top w:val="none" w:sz="0" w:space="0" w:color="auto"/>
        <w:left w:val="none" w:sz="0" w:space="0" w:color="auto"/>
        <w:bottom w:val="none" w:sz="0" w:space="0" w:color="auto"/>
        <w:right w:val="none" w:sz="0" w:space="0" w:color="auto"/>
      </w:divBdr>
    </w:div>
    <w:div w:id="1110318605">
      <w:bodyDiv w:val="1"/>
      <w:marLeft w:val="0"/>
      <w:marRight w:val="0"/>
      <w:marTop w:val="0"/>
      <w:marBottom w:val="0"/>
      <w:divBdr>
        <w:top w:val="none" w:sz="0" w:space="0" w:color="auto"/>
        <w:left w:val="none" w:sz="0" w:space="0" w:color="auto"/>
        <w:bottom w:val="none" w:sz="0" w:space="0" w:color="auto"/>
        <w:right w:val="none" w:sz="0" w:space="0" w:color="auto"/>
      </w:divBdr>
    </w:div>
    <w:div w:id="1110666058">
      <w:bodyDiv w:val="1"/>
      <w:marLeft w:val="0"/>
      <w:marRight w:val="0"/>
      <w:marTop w:val="0"/>
      <w:marBottom w:val="0"/>
      <w:divBdr>
        <w:top w:val="none" w:sz="0" w:space="0" w:color="auto"/>
        <w:left w:val="none" w:sz="0" w:space="0" w:color="auto"/>
        <w:bottom w:val="none" w:sz="0" w:space="0" w:color="auto"/>
        <w:right w:val="none" w:sz="0" w:space="0" w:color="auto"/>
      </w:divBdr>
    </w:div>
    <w:div w:id="1111129407">
      <w:bodyDiv w:val="1"/>
      <w:marLeft w:val="0"/>
      <w:marRight w:val="0"/>
      <w:marTop w:val="0"/>
      <w:marBottom w:val="0"/>
      <w:divBdr>
        <w:top w:val="none" w:sz="0" w:space="0" w:color="auto"/>
        <w:left w:val="none" w:sz="0" w:space="0" w:color="auto"/>
        <w:bottom w:val="none" w:sz="0" w:space="0" w:color="auto"/>
        <w:right w:val="none" w:sz="0" w:space="0" w:color="auto"/>
      </w:divBdr>
    </w:div>
    <w:div w:id="1111165786">
      <w:bodyDiv w:val="1"/>
      <w:marLeft w:val="0"/>
      <w:marRight w:val="0"/>
      <w:marTop w:val="0"/>
      <w:marBottom w:val="0"/>
      <w:divBdr>
        <w:top w:val="none" w:sz="0" w:space="0" w:color="auto"/>
        <w:left w:val="none" w:sz="0" w:space="0" w:color="auto"/>
        <w:bottom w:val="none" w:sz="0" w:space="0" w:color="auto"/>
        <w:right w:val="none" w:sz="0" w:space="0" w:color="auto"/>
      </w:divBdr>
    </w:div>
    <w:div w:id="1111167636">
      <w:bodyDiv w:val="1"/>
      <w:marLeft w:val="0"/>
      <w:marRight w:val="0"/>
      <w:marTop w:val="0"/>
      <w:marBottom w:val="0"/>
      <w:divBdr>
        <w:top w:val="none" w:sz="0" w:space="0" w:color="auto"/>
        <w:left w:val="none" w:sz="0" w:space="0" w:color="auto"/>
        <w:bottom w:val="none" w:sz="0" w:space="0" w:color="auto"/>
        <w:right w:val="none" w:sz="0" w:space="0" w:color="auto"/>
      </w:divBdr>
    </w:div>
    <w:div w:id="1111322711">
      <w:bodyDiv w:val="1"/>
      <w:marLeft w:val="0"/>
      <w:marRight w:val="0"/>
      <w:marTop w:val="0"/>
      <w:marBottom w:val="0"/>
      <w:divBdr>
        <w:top w:val="none" w:sz="0" w:space="0" w:color="auto"/>
        <w:left w:val="none" w:sz="0" w:space="0" w:color="auto"/>
        <w:bottom w:val="none" w:sz="0" w:space="0" w:color="auto"/>
        <w:right w:val="none" w:sz="0" w:space="0" w:color="auto"/>
      </w:divBdr>
    </w:div>
    <w:div w:id="1111784014">
      <w:bodyDiv w:val="1"/>
      <w:marLeft w:val="0"/>
      <w:marRight w:val="0"/>
      <w:marTop w:val="0"/>
      <w:marBottom w:val="0"/>
      <w:divBdr>
        <w:top w:val="none" w:sz="0" w:space="0" w:color="auto"/>
        <w:left w:val="none" w:sz="0" w:space="0" w:color="auto"/>
        <w:bottom w:val="none" w:sz="0" w:space="0" w:color="auto"/>
        <w:right w:val="none" w:sz="0" w:space="0" w:color="auto"/>
      </w:divBdr>
    </w:div>
    <w:div w:id="1111894170">
      <w:bodyDiv w:val="1"/>
      <w:marLeft w:val="0"/>
      <w:marRight w:val="0"/>
      <w:marTop w:val="0"/>
      <w:marBottom w:val="0"/>
      <w:divBdr>
        <w:top w:val="none" w:sz="0" w:space="0" w:color="auto"/>
        <w:left w:val="none" w:sz="0" w:space="0" w:color="auto"/>
        <w:bottom w:val="none" w:sz="0" w:space="0" w:color="auto"/>
        <w:right w:val="none" w:sz="0" w:space="0" w:color="auto"/>
      </w:divBdr>
    </w:div>
    <w:div w:id="1112632678">
      <w:bodyDiv w:val="1"/>
      <w:marLeft w:val="0"/>
      <w:marRight w:val="0"/>
      <w:marTop w:val="0"/>
      <w:marBottom w:val="0"/>
      <w:divBdr>
        <w:top w:val="none" w:sz="0" w:space="0" w:color="auto"/>
        <w:left w:val="none" w:sz="0" w:space="0" w:color="auto"/>
        <w:bottom w:val="none" w:sz="0" w:space="0" w:color="auto"/>
        <w:right w:val="none" w:sz="0" w:space="0" w:color="auto"/>
      </w:divBdr>
    </w:div>
    <w:div w:id="1113131464">
      <w:bodyDiv w:val="1"/>
      <w:marLeft w:val="0"/>
      <w:marRight w:val="0"/>
      <w:marTop w:val="0"/>
      <w:marBottom w:val="0"/>
      <w:divBdr>
        <w:top w:val="none" w:sz="0" w:space="0" w:color="auto"/>
        <w:left w:val="none" w:sz="0" w:space="0" w:color="auto"/>
        <w:bottom w:val="none" w:sz="0" w:space="0" w:color="auto"/>
        <w:right w:val="none" w:sz="0" w:space="0" w:color="auto"/>
      </w:divBdr>
    </w:div>
    <w:div w:id="1113473399">
      <w:bodyDiv w:val="1"/>
      <w:marLeft w:val="0"/>
      <w:marRight w:val="0"/>
      <w:marTop w:val="0"/>
      <w:marBottom w:val="0"/>
      <w:divBdr>
        <w:top w:val="none" w:sz="0" w:space="0" w:color="auto"/>
        <w:left w:val="none" w:sz="0" w:space="0" w:color="auto"/>
        <w:bottom w:val="none" w:sz="0" w:space="0" w:color="auto"/>
        <w:right w:val="none" w:sz="0" w:space="0" w:color="auto"/>
      </w:divBdr>
    </w:div>
    <w:div w:id="1114060090">
      <w:bodyDiv w:val="1"/>
      <w:marLeft w:val="0"/>
      <w:marRight w:val="0"/>
      <w:marTop w:val="0"/>
      <w:marBottom w:val="0"/>
      <w:divBdr>
        <w:top w:val="none" w:sz="0" w:space="0" w:color="auto"/>
        <w:left w:val="none" w:sz="0" w:space="0" w:color="auto"/>
        <w:bottom w:val="none" w:sz="0" w:space="0" w:color="auto"/>
        <w:right w:val="none" w:sz="0" w:space="0" w:color="auto"/>
      </w:divBdr>
    </w:div>
    <w:div w:id="1114061378">
      <w:bodyDiv w:val="1"/>
      <w:marLeft w:val="0"/>
      <w:marRight w:val="0"/>
      <w:marTop w:val="0"/>
      <w:marBottom w:val="0"/>
      <w:divBdr>
        <w:top w:val="none" w:sz="0" w:space="0" w:color="auto"/>
        <w:left w:val="none" w:sz="0" w:space="0" w:color="auto"/>
        <w:bottom w:val="none" w:sz="0" w:space="0" w:color="auto"/>
        <w:right w:val="none" w:sz="0" w:space="0" w:color="auto"/>
      </w:divBdr>
    </w:div>
    <w:div w:id="1114128472">
      <w:bodyDiv w:val="1"/>
      <w:marLeft w:val="0"/>
      <w:marRight w:val="0"/>
      <w:marTop w:val="0"/>
      <w:marBottom w:val="0"/>
      <w:divBdr>
        <w:top w:val="none" w:sz="0" w:space="0" w:color="auto"/>
        <w:left w:val="none" w:sz="0" w:space="0" w:color="auto"/>
        <w:bottom w:val="none" w:sz="0" w:space="0" w:color="auto"/>
        <w:right w:val="none" w:sz="0" w:space="0" w:color="auto"/>
      </w:divBdr>
    </w:div>
    <w:div w:id="1114977731">
      <w:bodyDiv w:val="1"/>
      <w:marLeft w:val="0"/>
      <w:marRight w:val="0"/>
      <w:marTop w:val="0"/>
      <w:marBottom w:val="0"/>
      <w:divBdr>
        <w:top w:val="none" w:sz="0" w:space="0" w:color="auto"/>
        <w:left w:val="none" w:sz="0" w:space="0" w:color="auto"/>
        <w:bottom w:val="none" w:sz="0" w:space="0" w:color="auto"/>
        <w:right w:val="none" w:sz="0" w:space="0" w:color="auto"/>
      </w:divBdr>
    </w:div>
    <w:div w:id="1114979245">
      <w:bodyDiv w:val="1"/>
      <w:marLeft w:val="0"/>
      <w:marRight w:val="0"/>
      <w:marTop w:val="0"/>
      <w:marBottom w:val="0"/>
      <w:divBdr>
        <w:top w:val="none" w:sz="0" w:space="0" w:color="auto"/>
        <w:left w:val="none" w:sz="0" w:space="0" w:color="auto"/>
        <w:bottom w:val="none" w:sz="0" w:space="0" w:color="auto"/>
        <w:right w:val="none" w:sz="0" w:space="0" w:color="auto"/>
      </w:divBdr>
    </w:div>
    <w:div w:id="1115247959">
      <w:bodyDiv w:val="1"/>
      <w:marLeft w:val="0"/>
      <w:marRight w:val="0"/>
      <w:marTop w:val="0"/>
      <w:marBottom w:val="0"/>
      <w:divBdr>
        <w:top w:val="none" w:sz="0" w:space="0" w:color="auto"/>
        <w:left w:val="none" w:sz="0" w:space="0" w:color="auto"/>
        <w:bottom w:val="none" w:sz="0" w:space="0" w:color="auto"/>
        <w:right w:val="none" w:sz="0" w:space="0" w:color="auto"/>
      </w:divBdr>
    </w:div>
    <w:div w:id="1115324146">
      <w:bodyDiv w:val="1"/>
      <w:marLeft w:val="0"/>
      <w:marRight w:val="0"/>
      <w:marTop w:val="0"/>
      <w:marBottom w:val="0"/>
      <w:divBdr>
        <w:top w:val="none" w:sz="0" w:space="0" w:color="auto"/>
        <w:left w:val="none" w:sz="0" w:space="0" w:color="auto"/>
        <w:bottom w:val="none" w:sz="0" w:space="0" w:color="auto"/>
        <w:right w:val="none" w:sz="0" w:space="0" w:color="auto"/>
      </w:divBdr>
    </w:div>
    <w:div w:id="1115715447">
      <w:bodyDiv w:val="1"/>
      <w:marLeft w:val="0"/>
      <w:marRight w:val="0"/>
      <w:marTop w:val="0"/>
      <w:marBottom w:val="0"/>
      <w:divBdr>
        <w:top w:val="none" w:sz="0" w:space="0" w:color="auto"/>
        <w:left w:val="none" w:sz="0" w:space="0" w:color="auto"/>
        <w:bottom w:val="none" w:sz="0" w:space="0" w:color="auto"/>
        <w:right w:val="none" w:sz="0" w:space="0" w:color="auto"/>
      </w:divBdr>
    </w:div>
    <w:div w:id="1116218491">
      <w:bodyDiv w:val="1"/>
      <w:marLeft w:val="0"/>
      <w:marRight w:val="0"/>
      <w:marTop w:val="0"/>
      <w:marBottom w:val="0"/>
      <w:divBdr>
        <w:top w:val="none" w:sz="0" w:space="0" w:color="auto"/>
        <w:left w:val="none" w:sz="0" w:space="0" w:color="auto"/>
        <w:bottom w:val="none" w:sz="0" w:space="0" w:color="auto"/>
        <w:right w:val="none" w:sz="0" w:space="0" w:color="auto"/>
      </w:divBdr>
    </w:div>
    <w:div w:id="1116631748">
      <w:bodyDiv w:val="1"/>
      <w:marLeft w:val="0"/>
      <w:marRight w:val="0"/>
      <w:marTop w:val="0"/>
      <w:marBottom w:val="0"/>
      <w:divBdr>
        <w:top w:val="none" w:sz="0" w:space="0" w:color="auto"/>
        <w:left w:val="none" w:sz="0" w:space="0" w:color="auto"/>
        <w:bottom w:val="none" w:sz="0" w:space="0" w:color="auto"/>
        <w:right w:val="none" w:sz="0" w:space="0" w:color="auto"/>
      </w:divBdr>
    </w:div>
    <w:div w:id="1117985708">
      <w:bodyDiv w:val="1"/>
      <w:marLeft w:val="0"/>
      <w:marRight w:val="0"/>
      <w:marTop w:val="0"/>
      <w:marBottom w:val="0"/>
      <w:divBdr>
        <w:top w:val="none" w:sz="0" w:space="0" w:color="auto"/>
        <w:left w:val="none" w:sz="0" w:space="0" w:color="auto"/>
        <w:bottom w:val="none" w:sz="0" w:space="0" w:color="auto"/>
        <w:right w:val="none" w:sz="0" w:space="0" w:color="auto"/>
      </w:divBdr>
    </w:div>
    <w:div w:id="1118331879">
      <w:bodyDiv w:val="1"/>
      <w:marLeft w:val="0"/>
      <w:marRight w:val="0"/>
      <w:marTop w:val="0"/>
      <w:marBottom w:val="0"/>
      <w:divBdr>
        <w:top w:val="none" w:sz="0" w:space="0" w:color="auto"/>
        <w:left w:val="none" w:sz="0" w:space="0" w:color="auto"/>
        <w:bottom w:val="none" w:sz="0" w:space="0" w:color="auto"/>
        <w:right w:val="none" w:sz="0" w:space="0" w:color="auto"/>
      </w:divBdr>
    </w:div>
    <w:div w:id="1120104000">
      <w:bodyDiv w:val="1"/>
      <w:marLeft w:val="0"/>
      <w:marRight w:val="0"/>
      <w:marTop w:val="0"/>
      <w:marBottom w:val="0"/>
      <w:divBdr>
        <w:top w:val="none" w:sz="0" w:space="0" w:color="auto"/>
        <w:left w:val="none" w:sz="0" w:space="0" w:color="auto"/>
        <w:bottom w:val="none" w:sz="0" w:space="0" w:color="auto"/>
        <w:right w:val="none" w:sz="0" w:space="0" w:color="auto"/>
      </w:divBdr>
    </w:div>
    <w:div w:id="1120497065">
      <w:bodyDiv w:val="1"/>
      <w:marLeft w:val="0"/>
      <w:marRight w:val="0"/>
      <w:marTop w:val="0"/>
      <w:marBottom w:val="0"/>
      <w:divBdr>
        <w:top w:val="none" w:sz="0" w:space="0" w:color="auto"/>
        <w:left w:val="none" w:sz="0" w:space="0" w:color="auto"/>
        <w:bottom w:val="none" w:sz="0" w:space="0" w:color="auto"/>
        <w:right w:val="none" w:sz="0" w:space="0" w:color="auto"/>
      </w:divBdr>
    </w:div>
    <w:div w:id="1120606448">
      <w:bodyDiv w:val="1"/>
      <w:marLeft w:val="0"/>
      <w:marRight w:val="0"/>
      <w:marTop w:val="0"/>
      <w:marBottom w:val="0"/>
      <w:divBdr>
        <w:top w:val="none" w:sz="0" w:space="0" w:color="auto"/>
        <w:left w:val="none" w:sz="0" w:space="0" w:color="auto"/>
        <w:bottom w:val="none" w:sz="0" w:space="0" w:color="auto"/>
        <w:right w:val="none" w:sz="0" w:space="0" w:color="auto"/>
      </w:divBdr>
    </w:div>
    <w:div w:id="1120613650">
      <w:bodyDiv w:val="1"/>
      <w:marLeft w:val="0"/>
      <w:marRight w:val="0"/>
      <w:marTop w:val="0"/>
      <w:marBottom w:val="0"/>
      <w:divBdr>
        <w:top w:val="none" w:sz="0" w:space="0" w:color="auto"/>
        <w:left w:val="none" w:sz="0" w:space="0" w:color="auto"/>
        <w:bottom w:val="none" w:sz="0" w:space="0" w:color="auto"/>
        <w:right w:val="none" w:sz="0" w:space="0" w:color="auto"/>
      </w:divBdr>
    </w:div>
    <w:div w:id="1121344950">
      <w:bodyDiv w:val="1"/>
      <w:marLeft w:val="0"/>
      <w:marRight w:val="0"/>
      <w:marTop w:val="0"/>
      <w:marBottom w:val="0"/>
      <w:divBdr>
        <w:top w:val="none" w:sz="0" w:space="0" w:color="auto"/>
        <w:left w:val="none" w:sz="0" w:space="0" w:color="auto"/>
        <w:bottom w:val="none" w:sz="0" w:space="0" w:color="auto"/>
        <w:right w:val="none" w:sz="0" w:space="0" w:color="auto"/>
      </w:divBdr>
    </w:div>
    <w:div w:id="1121650057">
      <w:bodyDiv w:val="1"/>
      <w:marLeft w:val="0"/>
      <w:marRight w:val="0"/>
      <w:marTop w:val="0"/>
      <w:marBottom w:val="0"/>
      <w:divBdr>
        <w:top w:val="none" w:sz="0" w:space="0" w:color="auto"/>
        <w:left w:val="none" w:sz="0" w:space="0" w:color="auto"/>
        <w:bottom w:val="none" w:sz="0" w:space="0" w:color="auto"/>
        <w:right w:val="none" w:sz="0" w:space="0" w:color="auto"/>
      </w:divBdr>
    </w:div>
    <w:div w:id="1121807359">
      <w:bodyDiv w:val="1"/>
      <w:marLeft w:val="0"/>
      <w:marRight w:val="0"/>
      <w:marTop w:val="0"/>
      <w:marBottom w:val="0"/>
      <w:divBdr>
        <w:top w:val="none" w:sz="0" w:space="0" w:color="auto"/>
        <w:left w:val="none" w:sz="0" w:space="0" w:color="auto"/>
        <w:bottom w:val="none" w:sz="0" w:space="0" w:color="auto"/>
        <w:right w:val="none" w:sz="0" w:space="0" w:color="auto"/>
      </w:divBdr>
    </w:div>
    <w:div w:id="1122187277">
      <w:bodyDiv w:val="1"/>
      <w:marLeft w:val="0"/>
      <w:marRight w:val="0"/>
      <w:marTop w:val="0"/>
      <w:marBottom w:val="0"/>
      <w:divBdr>
        <w:top w:val="none" w:sz="0" w:space="0" w:color="auto"/>
        <w:left w:val="none" w:sz="0" w:space="0" w:color="auto"/>
        <w:bottom w:val="none" w:sz="0" w:space="0" w:color="auto"/>
        <w:right w:val="none" w:sz="0" w:space="0" w:color="auto"/>
      </w:divBdr>
    </w:div>
    <w:div w:id="1122772901">
      <w:bodyDiv w:val="1"/>
      <w:marLeft w:val="0"/>
      <w:marRight w:val="0"/>
      <w:marTop w:val="0"/>
      <w:marBottom w:val="0"/>
      <w:divBdr>
        <w:top w:val="none" w:sz="0" w:space="0" w:color="auto"/>
        <w:left w:val="none" w:sz="0" w:space="0" w:color="auto"/>
        <w:bottom w:val="none" w:sz="0" w:space="0" w:color="auto"/>
        <w:right w:val="none" w:sz="0" w:space="0" w:color="auto"/>
      </w:divBdr>
    </w:div>
    <w:div w:id="1123764376">
      <w:bodyDiv w:val="1"/>
      <w:marLeft w:val="0"/>
      <w:marRight w:val="0"/>
      <w:marTop w:val="0"/>
      <w:marBottom w:val="0"/>
      <w:divBdr>
        <w:top w:val="none" w:sz="0" w:space="0" w:color="auto"/>
        <w:left w:val="none" w:sz="0" w:space="0" w:color="auto"/>
        <w:bottom w:val="none" w:sz="0" w:space="0" w:color="auto"/>
        <w:right w:val="none" w:sz="0" w:space="0" w:color="auto"/>
      </w:divBdr>
    </w:div>
    <w:div w:id="1123887888">
      <w:bodyDiv w:val="1"/>
      <w:marLeft w:val="0"/>
      <w:marRight w:val="0"/>
      <w:marTop w:val="0"/>
      <w:marBottom w:val="0"/>
      <w:divBdr>
        <w:top w:val="none" w:sz="0" w:space="0" w:color="auto"/>
        <w:left w:val="none" w:sz="0" w:space="0" w:color="auto"/>
        <w:bottom w:val="none" w:sz="0" w:space="0" w:color="auto"/>
        <w:right w:val="none" w:sz="0" w:space="0" w:color="auto"/>
      </w:divBdr>
    </w:div>
    <w:div w:id="1125004337">
      <w:bodyDiv w:val="1"/>
      <w:marLeft w:val="0"/>
      <w:marRight w:val="0"/>
      <w:marTop w:val="0"/>
      <w:marBottom w:val="0"/>
      <w:divBdr>
        <w:top w:val="none" w:sz="0" w:space="0" w:color="auto"/>
        <w:left w:val="none" w:sz="0" w:space="0" w:color="auto"/>
        <w:bottom w:val="none" w:sz="0" w:space="0" w:color="auto"/>
        <w:right w:val="none" w:sz="0" w:space="0" w:color="auto"/>
      </w:divBdr>
    </w:div>
    <w:div w:id="1125004623">
      <w:bodyDiv w:val="1"/>
      <w:marLeft w:val="0"/>
      <w:marRight w:val="0"/>
      <w:marTop w:val="0"/>
      <w:marBottom w:val="0"/>
      <w:divBdr>
        <w:top w:val="none" w:sz="0" w:space="0" w:color="auto"/>
        <w:left w:val="none" w:sz="0" w:space="0" w:color="auto"/>
        <w:bottom w:val="none" w:sz="0" w:space="0" w:color="auto"/>
        <w:right w:val="none" w:sz="0" w:space="0" w:color="auto"/>
      </w:divBdr>
    </w:div>
    <w:div w:id="1125656596">
      <w:bodyDiv w:val="1"/>
      <w:marLeft w:val="0"/>
      <w:marRight w:val="0"/>
      <w:marTop w:val="0"/>
      <w:marBottom w:val="0"/>
      <w:divBdr>
        <w:top w:val="none" w:sz="0" w:space="0" w:color="auto"/>
        <w:left w:val="none" w:sz="0" w:space="0" w:color="auto"/>
        <w:bottom w:val="none" w:sz="0" w:space="0" w:color="auto"/>
        <w:right w:val="none" w:sz="0" w:space="0" w:color="auto"/>
      </w:divBdr>
    </w:div>
    <w:div w:id="1126504624">
      <w:bodyDiv w:val="1"/>
      <w:marLeft w:val="0"/>
      <w:marRight w:val="0"/>
      <w:marTop w:val="0"/>
      <w:marBottom w:val="0"/>
      <w:divBdr>
        <w:top w:val="none" w:sz="0" w:space="0" w:color="auto"/>
        <w:left w:val="none" w:sz="0" w:space="0" w:color="auto"/>
        <w:bottom w:val="none" w:sz="0" w:space="0" w:color="auto"/>
        <w:right w:val="none" w:sz="0" w:space="0" w:color="auto"/>
      </w:divBdr>
    </w:div>
    <w:div w:id="1127162057">
      <w:bodyDiv w:val="1"/>
      <w:marLeft w:val="0"/>
      <w:marRight w:val="0"/>
      <w:marTop w:val="0"/>
      <w:marBottom w:val="0"/>
      <w:divBdr>
        <w:top w:val="none" w:sz="0" w:space="0" w:color="auto"/>
        <w:left w:val="none" w:sz="0" w:space="0" w:color="auto"/>
        <w:bottom w:val="none" w:sz="0" w:space="0" w:color="auto"/>
        <w:right w:val="none" w:sz="0" w:space="0" w:color="auto"/>
      </w:divBdr>
    </w:div>
    <w:div w:id="1127817936">
      <w:bodyDiv w:val="1"/>
      <w:marLeft w:val="0"/>
      <w:marRight w:val="0"/>
      <w:marTop w:val="0"/>
      <w:marBottom w:val="0"/>
      <w:divBdr>
        <w:top w:val="none" w:sz="0" w:space="0" w:color="auto"/>
        <w:left w:val="none" w:sz="0" w:space="0" w:color="auto"/>
        <w:bottom w:val="none" w:sz="0" w:space="0" w:color="auto"/>
        <w:right w:val="none" w:sz="0" w:space="0" w:color="auto"/>
      </w:divBdr>
    </w:div>
    <w:div w:id="1128426375">
      <w:bodyDiv w:val="1"/>
      <w:marLeft w:val="0"/>
      <w:marRight w:val="0"/>
      <w:marTop w:val="0"/>
      <w:marBottom w:val="0"/>
      <w:divBdr>
        <w:top w:val="none" w:sz="0" w:space="0" w:color="auto"/>
        <w:left w:val="none" w:sz="0" w:space="0" w:color="auto"/>
        <w:bottom w:val="none" w:sz="0" w:space="0" w:color="auto"/>
        <w:right w:val="none" w:sz="0" w:space="0" w:color="auto"/>
      </w:divBdr>
    </w:div>
    <w:div w:id="1128746743">
      <w:bodyDiv w:val="1"/>
      <w:marLeft w:val="0"/>
      <w:marRight w:val="0"/>
      <w:marTop w:val="0"/>
      <w:marBottom w:val="0"/>
      <w:divBdr>
        <w:top w:val="none" w:sz="0" w:space="0" w:color="auto"/>
        <w:left w:val="none" w:sz="0" w:space="0" w:color="auto"/>
        <w:bottom w:val="none" w:sz="0" w:space="0" w:color="auto"/>
        <w:right w:val="none" w:sz="0" w:space="0" w:color="auto"/>
      </w:divBdr>
    </w:div>
    <w:div w:id="1128818131">
      <w:bodyDiv w:val="1"/>
      <w:marLeft w:val="0"/>
      <w:marRight w:val="0"/>
      <w:marTop w:val="0"/>
      <w:marBottom w:val="0"/>
      <w:divBdr>
        <w:top w:val="none" w:sz="0" w:space="0" w:color="auto"/>
        <w:left w:val="none" w:sz="0" w:space="0" w:color="auto"/>
        <w:bottom w:val="none" w:sz="0" w:space="0" w:color="auto"/>
        <w:right w:val="none" w:sz="0" w:space="0" w:color="auto"/>
      </w:divBdr>
    </w:div>
    <w:div w:id="1128820447">
      <w:bodyDiv w:val="1"/>
      <w:marLeft w:val="0"/>
      <w:marRight w:val="0"/>
      <w:marTop w:val="0"/>
      <w:marBottom w:val="0"/>
      <w:divBdr>
        <w:top w:val="none" w:sz="0" w:space="0" w:color="auto"/>
        <w:left w:val="none" w:sz="0" w:space="0" w:color="auto"/>
        <w:bottom w:val="none" w:sz="0" w:space="0" w:color="auto"/>
        <w:right w:val="none" w:sz="0" w:space="0" w:color="auto"/>
      </w:divBdr>
    </w:div>
    <w:div w:id="1129008963">
      <w:bodyDiv w:val="1"/>
      <w:marLeft w:val="0"/>
      <w:marRight w:val="0"/>
      <w:marTop w:val="0"/>
      <w:marBottom w:val="0"/>
      <w:divBdr>
        <w:top w:val="none" w:sz="0" w:space="0" w:color="auto"/>
        <w:left w:val="none" w:sz="0" w:space="0" w:color="auto"/>
        <w:bottom w:val="none" w:sz="0" w:space="0" w:color="auto"/>
        <w:right w:val="none" w:sz="0" w:space="0" w:color="auto"/>
      </w:divBdr>
    </w:div>
    <w:div w:id="1129282011">
      <w:bodyDiv w:val="1"/>
      <w:marLeft w:val="0"/>
      <w:marRight w:val="0"/>
      <w:marTop w:val="0"/>
      <w:marBottom w:val="0"/>
      <w:divBdr>
        <w:top w:val="none" w:sz="0" w:space="0" w:color="auto"/>
        <w:left w:val="none" w:sz="0" w:space="0" w:color="auto"/>
        <w:bottom w:val="none" w:sz="0" w:space="0" w:color="auto"/>
        <w:right w:val="none" w:sz="0" w:space="0" w:color="auto"/>
      </w:divBdr>
    </w:div>
    <w:div w:id="1129785920">
      <w:bodyDiv w:val="1"/>
      <w:marLeft w:val="0"/>
      <w:marRight w:val="0"/>
      <w:marTop w:val="0"/>
      <w:marBottom w:val="0"/>
      <w:divBdr>
        <w:top w:val="none" w:sz="0" w:space="0" w:color="auto"/>
        <w:left w:val="none" w:sz="0" w:space="0" w:color="auto"/>
        <w:bottom w:val="none" w:sz="0" w:space="0" w:color="auto"/>
        <w:right w:val="none" w:sz="0" w:space="0" w:color="auto"/>
      </w:divBdr>
    </w:div>
    <w:div w:id="1130173658">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0590210">
      <w:bodyDiv w:val="1"/>
      <w:marLeft w:val="0"/>
      <w:marRight w:val="0"/>
      <w:marTop w:val="0"/>
      <w:marBottom w:val="0"/>
      <w:divBdr>
        <w:top w:val="none" w:sz="0" w:space="0" w:color="auto"/>
        <w:left w:val="none" w:sz="0" w:space="0" w:color="auto"/>
        <w:bottom w:val="none" w:sz="0" w:space="0" w:color="auto"/>
        <w:right w:val="none" w:sz="0" w:space="0" w:color="auto"/>
      </w:divBdr>
    </w:div>
    <w:div w:id="1131826402">
      <w:bodyDiv w:val="1"/>
      <w:marLeft w:val="0"/>
      <w:marRight w:val="0"/>
      <w:marTop w:val="0"/>
      <w:marBottom w:val="0"/>
      <w:divBdr>
        <w:top w:val="none" w:sz="0" w:space="0" w:color="auto"/>
        <w:left w:val="none" w:sz="0" w:space="0" w:color="auto"/>
        <w:bottom w:val="none" w:sz="0" w:space="0" w:color="auto"/>
        <w:right w:val="none" w:sz="0" w:space="0" w:color="auto"/>
      </w:divBdr>
    </w:div>
    <w:div w:id="1131938740">
      <w:bodyDiv w:val="1"/>
      <w:marLeft w:val="0"/>
      <w:marRight w:val="0"/>
      <w:marTop w:val="0"/>
      <w:marBottom w:val="0"/>
      <w:divBdr>
        <w:top w:val="none" w:sz="0" w:space="0" w:color="auto"/>
        <w:left w:val="none" w:sz="0" w:space="0" w:color="auto"/>
        <w:bottom w:val="none" w:sz="0" w:space="0" w:color="auto"/>
        <w:right w:val="none" w:sz="0" w:space="0" w:color="auto"/>
      </w:divBdr>
    </w:div>
    <w:div w:id="1134910615">
      <w:bodyDiv w:val="1"/>
      <w:marLeft w:val="0"/>
      <w:marRight w:val="0"/>
      <w:marTop w:val="0"/>
      <w:marBottom w:val="0"/>
      <w:divBdr>
        <w:top w:val="none" w:sz="0" w:space="0" w:color="auto"/>
        <w:left w:val="none" w:sz="0" w:space="0" w:color="auto"/>
        <w:bottom w:val="none" w:sz="0" w:space="0" w:color="auto"/>
        <w:right w:val="none" w:sz="0" w:space="0" w:color="auto"/>
      </w:divBdr>
    </w:div>
    <w:div w:id="1136029227">
      <w:bodyDiv w:val="1"/>
      <w:marLeft w:val="0"/>
      <w:marRight w:val="0"/>
      <w:marTop w:val="0"/>
      <w:marBottom w:val="0"/>
      <w:divBdr>
        <w:top w:val="none" w:sz="0" w:space="0" w:color="auto"/>
        <w:left w:val="none" w:sz="0" w:space="0" w:color="auto"/>
        <w:bottom w:val="none" w:sz="0" w:space="0" w:color="auto"/>
        <w:right w:val="none" w:sz="0" w:space="0" w:color="auto"/>
      </w:divBdr>
    </w:div>
    <w:div w:id="1136600526">
      <w:bodyDiv w:val="1"/>
      <w:marLeft w:val="0"/>
      <w:marRight w:val="0"/>
      <w:marTop w:val="0"/>
      <w:marBottom w:val="0"/>
      <w:divBdr>
        <w:top w:val="none" w:sz="0" w:space="0" w:color="auto"/>
        <w:left w:val="none" w:sz="0" w:space="0" w:color="auto"/>
        <w:bottom w:val="none" w:sz="0" w:space="0" w:color="auto"/>
        <w:right w:val="none" w:sz="0" w:space="0" w:color="auto"/>
      </w:divBdr>
    </w:div>
    <w:div w:id="1136601962">
      <w:bodyDiv w:val="1"/>
      <w:marLeft w:val="0"/>
      <w:marRight w:val="0"/>
      <w:marTop w:val="0"/>
      <w:marBottom w:val="0"/>
      <w:divBdr>
        <w:top w:val="none" w:sz="0" w:space="0" w:color="auto"/>
        <w:left w:val="none" w:sz="0" w:space="0" w:color="auto"/>
        <w:bottom w:val="none" w:sz="0" w:space="0" w:color="auto"/>
        <w:right w:val="none" w:sz="0" w:space="0" w:color="auto"/>
      </w:divBdr>
    </w:div>
    <w:div w:id="1136995083">
      <w:bodyDiv w:val="1"/>
      <w:marLeft w:val="0"/>
      <w:marRight w:val="0"/>
      <w:marTop w:val="0"/>
      <w:marBottom w:val="0"/>
      <w:divBdr>
        <w:top w:val="none" w:sz="0" w:space="0" w:color="auto"/>
        <w:left w:val="none" w:sz="0" w:space="0" w:color="auto"/>
        <w:bottom w:val="none" w:sz="0" w:space="0" w:color="auto"/>
        <w:right w:val="none" w:sz="0" w:space="0" w:color="auto"/>
      </w:divBdr>
    </w:div>
    <w:div w:id="1138688421">
      <w:bodyDiv w:val="1"/>
      <w:marLeft w:val="0"/>
      <w:marRight w:val="0"/>
      <w:marTop w:val="0"/>
      <w:marBottom w:val="0"/>
      <w:divBdr>
        <w:top w:val="none" w:sz="0" w:space="0" w:color="auto"/>
        <w:left w:val="none" w:sz="0" w:space="0" w:color="auto"/>
        <w:bottom w:val="none" w:sz="0" w:space="0" w:color="auto"/>
        <w:right w:val="none" w:sz="0" w:space="0" w:color="auto"/>
      </w:divBdr>
    </w:div>
    <w:div w:id="1140004287">
      <w:bodyDiv w:val="1"/>
      <w:marLeft w:val="0"/>
      <w:marRight w:val="0"/>
      <w:marTop w:val="0"/>
      <w:marBottom w:val="0"/>
      <w:divBdr>
        <w:top w:val="none" w:sz="0" w:space="0" w:color="auto"/>
        <w:left w:val="none" w:sz="0" w:space="0" w:color="auto"/>
        <w:bottom w:val="none" w:sz="0" w:space="0" w:color="auto"/>
        <w:right w:val="none" w:sz="0" w:space="0" w:color="auto"/>
      </w:divBdr>
    </w:div>
    <w:div w:id="1140029269">
      <w:bodyDiv w:val="1"/>
      <w:marLeft w:val="0"/>
      <w:marRight w:val="0"/>
      <w:marTop w:val="0"/>
      <w:marBottom w:val="0"/>
      <w:divBdr>
        <w:top w:val="none" w:sz="0" w:space="0" w:color="auto"/>
        <w:left w:val="none" w:sz="0" w:space="0" w:color="auto"/>
        <w:bottom w:val="none" w:sz="0" w:space="0" w:color="auto"/>
        <w:right w:val="none" w:sz="0" w:space="0" w:color="auto"/>
      </w:divBdr>
    </w:div>
    <w:div w:id="1140613576">
      <w:bodyDiv w:val="1"/>
      <w:marLeft w:val="0"/>
      <w:marRight w:val="0"/>
      <w:marTop w:val="0"/>
      <w:marBottom w:val="0"/>
      <w:divBdr>
        <w:top w:val="none" w:sz="0" w:space="0" w:color="auto"/>
        <w:left w:val="none" w:sz="0" w:space="0" w:color="auto"/>
        <w:bottom w:val="none" w:sz="0" w:space="0" w:color="auto"/>
        <w:right w:val="none" w:sz="0" w:space="0" w:color="auto"/>
      </w:divBdr>
    </w:div>
    <w:div w:id="1141001044">
      <w:bodyDiv w:val="1"/>
      <w:marLeft w:val="0"/>
      <w:marRight w:val="0"/>
      <w:marTop w:val="0"/>
      <w:marBottom w:val="0"/>
      <w:divBdr>
        <w:top w:val="none" w:sz="0" w:space="0" w:color="auto"/>
        <w:left w:val="none" w:sz="0" w:space="0" w:color="auto"/>
        <w:bottom w:val="none" w:sz="0" w:space="0" w:color="auto"/>
        <w:right w:val="none" w:sz="0" w:space="0" w:color="auto"/>
      </w:divBdr>
    </w:div>
    <w:div w:id="1141340734">
      <w:bodyDiv w:val="1"/>
      <w:marLeft w:val="0"/>
      <w:marRight w:val="0"/>
      <w:marTop w:val="0"/>
      <w:marBottom w:val="0"/>
      <w:divBdr>
        <w:top w:val="none" w:sz="0" w:space="0" w:color="auto"/>
        <w:left w:val="none" w:sz="0" w:space="0" w:color="auto"/>
        <w:bottom w:val="none" w:sz="0" w:space="0" w:color="auto"/>
        <w:right w:val="none" w:sz="0" w:space="0" w:color="auto"/>
      </w:divBdr>
    </w:div>
    <w:div w:id="1141925472">
      <w:bodyDiv w:val="1"/>
      <w:marLeft w:val="0"/>
      <w:marRight w:val="0"/>
      <w:marTop w:val="0"/>
      <w:marBottom w:val="0"/>
      <w:divBdr>
        <w:top w:val="none" w:sz="0" w:space="0" w:color="auto"/>
        <w:left w:val="none" w:sz="0" w:space="0" w:color="auto"/>
        <w:bottom w:val="none" w:sz="0" w:space="0" w:color="auto"/>
        <w:right w:val="none" w:sz="0" w:space="0" w:color="auto"/>
      </w:divBdr>
    </w:div>
    <w:div w:id="1142229964">
      <w:bodyDiv w:val="1"/>
      <w:marLeft w:val="0"/>
      <w:marRight w:val="0"/>
      <w:marTop w:val="0"/>
      <w:marBottom w:val="0"/>
      <w:divBdr>
        <w:top w:val="none" w:sz="0" w:space="0" w:color="auto"/>
        <w:left w:val="none" w:sz="0" w:space="0" w:color="auto"/>
        <w:bottom w:val="none" w:sz="0" w:space="0" w:color="auto"/>
        <w:right w:val="none" w:sz="0" w:space="0" w:color="auto"/>
      </w:divBdr>
    </w:div>
    <w:div w:id="1142577190">
      <w:bodyDiv w:val="1"/>
      <w:marLeft w:val="0"/>
      <w:marRight w:val="0"/>
      <w:marTop w:val="0"/>
      <w:marBottom w:val="0"/>
      <w:divBdr>
        <w:top w:val="none" w:sz="0" w:space="0" w:color="auto"/>
        <w:left w:val="none" w:sz="0" w:space="0" w:color="auto"/>
        <w:bottom w:val="none" w:sz="0" w:space="0" w:color="auto"/>
        <w:right w:val="none" w:sz="0" w:space="0" w:color="auto"/>
      </w:divBdr>
    </w:div>
    <w:div w:id="1142695965">
      <w:bodyDiv w:val="1"/>
      <w:marLeft w:val="0"/>
      <w:marRight w:val="0"/>
      <w:marTop w:val="0"/>
      <w:marBottom w:val="0"/>
      <w:divBdr>
        <w:top w:val="none" w:sz="0" w:space="0" w:color="auto"/>
        <w:left w:val="none" w:sz="0" w:space="0" w:color="auto"/>
        <w:bottom w:val="none" w:sz="0" w:space="0" w:color="auto"/>
        <w:right w:val="none" w:sz="0" w:space="0" w:color="auto"/>
      </w:divBdr>
    </w:div>
    <w:div w:id="1142699066">
      <w:bodyDiv w:val="1"/>
      <w:marLeft w:val="0"/>
      <w:marRight w:val="0"/>
      <w:marTop w:val="0"/>
      <w:marBottom w:val="0"/>
      <w:divBdr>
        <w:top w:val="none" w:sz="0" w:space="0" w:color="auto"/>
        <w:left w:val="none" w:sz="0" w:space="0" w:color="auto"/>
        <w:bottom w:val="none" w:sz="0" w:space="0" w:color="auto"/>
        <w:right w:val="none" w:sz="0" w:space="0" w:color="auto"/>
      </w:divBdr>
    </w:div>
    <w:div w:id="1142844951">
      <w:bodyDiv w:val="1"/>
      <w:marLeft w:val="0"/>
      <w:marRight w:val="0"/>
      <w:marTop w:val="0"/>
      <w:marBottom w:val="0"/>
      <w:divBdr>
        <w:top w:val="none" w:sz="0" w:space="0" w:color="auto"/>
        <w:left w:val="none" w:sz="0" w:space="0" w:color="auto"/>
        <w:bottom w:val="none" w:sz="0" w:space="0" w:color="auto"/>
        <w:right w:val="none" w:sz="0" w:space="0" w:color="auto"/>
      </w:divBdr>
    </w:div>
    <w:div w:id="1143039689">
      <w:bodyDiv w:val="1"/>
      <w:marLeft w:val="0"/>
      <w:marRight w:val="0"/>
      <w:marTop w:val="0"/>
      <w:marBottom w:val="0"/>
      <w:divBdr>
        <w:top w:val="none" w:sz="0" w:space="0" w:color="auto"/>
        <w:left w:val="none" w:sz="0" w:space="0" w:color="auto"/>
        <w:bottom w:val="none" w:sz="0" w:space="0" w:color="auto"/>
        <w:right w:val="none" w:sz="0" w:space="0" w:color="auto"/>
      </w:divBdr>
    </w:div>
    <w:div w:id="1143280769">
      <w:bodyDiv w:val="1"/>
      <w:marLeft w:val="0"/>
      <w:marRight w:val="0"/>
      <w:marTop w:val="0"/>
      <w:marBottom w:val="0"/>
      <w:divBdr>
        <w:top w:val="none" w:sz="0" w:space="0" w:color="auto"/>
        <w:left w:val="none" w:sz="0" w:space="0" w:color="auto"/>
        <w:bottom w:val="none" w:sz="0" w:space="0" w:color="auto"/>
        <w:right w:val="none" w:sz="0" w:space="0" w:color="auto"/>
      </w:divBdr>
    </w:div>
    <w:div w:id="1144393898">
      <w:bodyDiv w:val="1"/>
      <w:marLeft w:val="0"/>
      <w:marRight w:val="0"/>
      <w:marTop w:val="0"/>
      <w:marBottom w:val="0"/>
      <w:divBdr>
        <w:top w:val="none" w:sz="0" w:space="0" w:color="auto"/>
        <w:left w:val="none" w:sz="0" w:space="0" w:color="auto"/>
        <w:bottom w:val="none" w:sz="0" w:space="0" w:color="auto"/>
        <w:right w:val="none" w:sz="0" w:space="0" w:color="auto"/>
      </w:divBdr>
    </w:div>
    <w:div w:id="1144812312">
      <w:bodyDiv w:val="1"/>
      <w:marLeft w:val="0"/>
      <w:marRight w:val="0"/>
      <w:marTop w:val="0"/>
      <w:marBottom w:val="0"/>
      <w:divBdr>
        <w:top w:val="none" w:sz="0" w:space="0" w:color="auto"/>
        <w:left w:val="none" w:sz="0" w:space="0" w:color="auto"/>
        <w:bottom w:val="none" w:sz="0" w:space="0" w:color="auto"/>
        <w:right w:val="none" w:sz="0" w:space="0" w:color="auto"/>
      </w:divBdr>
    </w:div>
    <w:div w:id="1145317157">
      <w:bodyDiv w:val="1"/>
      <w:marLeft w:val="0"/>
      <w:marRight w:val="0"/>
      <w:marTop w:val="0"/>
      <w:marBottom w:val="0"/>
      <w:divBdr>
        <w:top w:val="none" w:sz="0" w:space="0" w:color="auto"/>
        <w:left w:val="none" w:sz="0" w:space="0" w:color="auto"/>
        <w:bottom w:val="none" w:sz="0" w:space="0" w:color="auto"/>
        <w:right w:val="none" w:sz="0" w:space="0" w:color="auto"/>
      </w:divBdr>
    </w:div>
    <w:div w:id="1145397350">
      <w:bodyDiv w:val="1"/>
      <w:marLeft w:val="0"/>
      <w:marRight w:val="0"/>
      <w:marTop w:val="0"/>
      <w:marBottom w:val="0"/>
      <w:divBdr>
        <w:top w:val="none" w:sz="0" w:space="0" w:color="auto"/>
        <w:left w:val="none" w:sz="0" w:space="0" w:color="auto"/>
        <w:bottom w:val="none" w:sz="0" w:space="0" w:color="auto"/>
        <w:right w:val="none" w:sz="0" w:space="0" w:color="auto"/>
      </w:divBdr>
    </w:div>
    <w:div w:id="1146436022">
      <w:bodyDiv w:val="1"/>
      <w:marLeft w:val="0"/>
      <w:marRight w:val="0"/>
      <w:marTop w:val="0"/>
      <w:marBottom w:val="0"/>
      <w:divBdr>
        <w:top w:val="none" w:sz="0" w:space="0" w:color="auto"/>
        <w:left w:val="none" w:sz="0" w:space="0" w:color="auto"/>
        <w:bottom w:val="none" w:sz="0" w:space="0" w:color="auto"/>
        <w:right w:val="none" w:sz="0" w:space="0" w:color="auto"/>
      </w:divBdr>
    </w:div>
    <w:div w:id="1146699009">
      <w:bodyDiv w:val="1"/>
      <w:marLeft w:val="0"/>
      <w:marRight w:val="0"/>
      <w:marTop w:val="0"/>
      <w:marBottom w:val="0"/>
      <w:divBdr>
        <w:top w:val="none" w:sz="0" w:space="0" w:color="auto"/>
        <w:left w:val="none" w:sz="0" w:space="0" w:color="auto"/>
        <w:bottom w:val="none" w:sz="0" w:space="0" w:color="auto"/>
        <w:right w:val="none" w:sz="0" w:space="0" w:color="auto"/>
      </w:divBdr>
    </w:div>
    <w:div w:id="1146892801">
      <w:bodyDiv w:val="1"/>
      <w:marLeft w:val="0"/>
      <w:marRight w:val="0"/>
      <w:marTop w:val="0"/>
      <w:marBottom w:val="0"/>
      <w:divBdr>
        <w:top w:val="none" w:sz="0" w:space="0" w:color="auto"/>
        <w:left w:val="none" w:sz="0" w:space="0" w:color="auto"/>
        <w:bottom w:val="none" w:sz="0" w:space="0" w:color="auto"/>
        <w:right w:val="none" w:sz="0" w:space="0" w:color="auto"/>
      </w:divBdr>
    </w:div>
    <w:div w:id="1146972094">
      <w:bodyDiv w:val="1"/>
      <w:marLeft w:val="0"/>
      <w:marRight w:val="0"/>
      <w:marTop w:val="0"/>
      <w:marBottom w:val="0"/>
      <w:divBdr>
        <w:top w:val="none" w:sz="0" w:space="0" w:color="auto"/>
        <w:left w:val="none" w:sz="0" w:space="0" w:color="auto"/>
        <w:bottom w:val="none" w:sz="0" w:space="0" w:color="auto"/>
        <w:right w:val="none" w:sz="0" w:space="0" w:color="auto"/>
      </w:divBdr>
    </w:div>
    <w:div w:id="1147212579">
      <w:bodyDiv w:val="1"/>
      <w:marLeft w:val="0"/>
      <w:marRight w:val="0"/>
      <w:marTop w:val="0"/>
      <w:marBottom w:val="0"/>
      <w:divBdr>
        <w:top w:val="none" w:sz="0" w:space="0" w:color="auto"/>
        <w:left w:val="none" w:sz="0" w:space="0" w:color="auto"/>
        <w:bottom w:val="none" w:sz="0" w:space="0" w:color="auto"/>
        <w:right w:val="none" w:sz="0" w:space="0" w:color="auto"/>
      </w:divBdr>
    </w:div>
    <w:div w:id="1147239509">
      <w:bodyDiv w:val="1"/>
      <w:marLeft w:val="0"/>
      <w:marRight w:val="0"/>
      <w:marTop w:val="0"/>
      <w:marBottom w:val="0"/>
      <w:divBdr>
        <w:top w:val="none" w:sz="0" w:space="0" w:color="auto"/>
        <w:left w:val="none" w:sz="0" w:space="0" w:color="auto"/>
        <w:bottom w:val="none" w:sz="0" w:space="0" w:color="auto"/>
        <w:right w:val="none" w:sz="0" w:space="0" w:color="auto"/>
      </w:divBdr>
    </w:div>
    <w:div w:id="1148012118">
      <w:bodyDiv w:val="1"/>
      <w:marLeft w:val="0"/>
      <w:marRight w:val="0"/>
      <w:marTop w:val="0"/>
      <w:marBottom w:val="0"/>
      <w:divBdr>
        <w:top w:val="none" w:sz="0" w:space="0" w:color="auto"/>
        <w:left w:val="none" w:sz="0" w:space="0" w:color="auto"/>
        <w:bottom w:val="none" w:sz="0" w:space="0" w:color="auto"/>
        <w:right w:val="none" w:sz="0" w:space="0" w:color="auto"/>
      </w:divBdr>
    </w:div>
    <w:div w:id="1148208236">
      <w:bodyDiv w:val="1"/>
      <w:marLeft w:val="0"/>
      <w:marRight w:val="0"/>
      <w:marTop w:val="0"/>
      <w:marBottom w:val="0"/>
      <w:divBdr>
        <w:top w:val="none" w:sz="0" w:space="0" w:color="auto"/>
        <w:left w:val="none" w:sz="0" w:space="0" w:color="auto"/>
        <w:bottom w:val="none" w:sz="0" w:space="0" w:color="auto"/>
        <w:right w:val="none" w:sz="0" w:space="0" w:color="auto"/>
      </w:divBdr>
    </w:div>
    <w:div w:id="1148329300">
      <w:bodyDiv w:val="1"/>
      <w:marLeft w:val="0"/>
      <w:marRight w:val="0"/>
      <w:marTop w:val="0"/>
      <w:marBottom w:val="0"/>
      <w:divBdr>
        <w:top w:val="none" w:sz="0" w:space="0" w:color="auto"/>
        <w:left w:val="none" w:sz="0" w:space="0" w:color="auto"/>
        <w:bottom w:val="none" w:sz="0" w:space="0" w:color="auto"/>
        <w:right w:val="none" w:sz="0" w:space="0" w:color="auto"/>
      </w:divBdr>
    </w:div>
    <w:div w:id="1149593617">
      <w:bodyDiv w:val="1"/>
      <w:marLeft w:val="0"/>
      <w:marRight w:val="0"/>
      <w:marTop w:val="0"/>
      <w:marBottom w:val="0"/>
      <w:divBdr>
        <w:top w:val="none" w:sz="0" w:space="0" w:color="auto"/>
        <w:left w:val="none" w:sz="0" w:space="0" w:color="auto"/>
        <w:bottom w:val="none" w:sz="0" w:space="0" w:color="auto"/>
        <w:right w:val="none" w:sz="0" w:space="0" w:color="auto"/>
      </w:divBdr>
    </w:div>
    <w:div w:id="1149782458">
      <w:bodyDiv w:val="1"/>
      <w:marLeft w:val="0"/>
      <w:marRight w:val="0"/>
      <w:marTop w:val="0"/>
      <w:marBottom w:val="0"/>
      <w:divBdr>
        <w:top w:val="none" w:sz="0" w:space="0" w:color="auto"/>
        <w:left w:val="none" w:sz="0" w:space="0" w:color="auto"/>
        <w:bottom w:val="none" w:sz="0" w:space="0" w:color="auto"/>
        <w:right w:val="none" w:sz="0" w:space="0" w:color="auto"/>
      </w:divBdr>
    </w:div>
    <w:div w:id="1150289668">
      <w:bodyDiv w:val="1"/>
      <w:marLeft w:val="0"/>
      <w:marRight w:val="0"/>
      <w:marTop w:val="0"/>
      <w:marBottom w:val="0"/>
      <w:divBdr>
        <w:top w:val="none" w:sz="0" w:space="0" w:color="auto"/>
        <w:left w:val="none" w:sz="0" w:space="0" w:color="auto"/>
        <w:bottom w:val="none" w:sz="0" w:space="0" w:color="auto"/>
        <w:right w:val="none" w:sz="0" w:space="0" w:color="auto"/>
      </w:divBdr>
    </w:div>
    <w:div w:id="1150828097">
      <w:bodyDiv w:val="1"/>
      <w:marLeft w:val="0"/>
      <w:marRight w:val="0"/>
      <w:marTop w:val="0"/>
      <w:marBottom w:val="0"/>
      <w:divBdr>
        <w:top w:val="none" w:sz="0" w:space="0" w:color="auto"/>
        <w:left w:val="none" w:sz="0" w:space="0" w:color="auto"/>
        <w:bottom w:val="none" w:sz="0" w:space="0" w:color="auto"/>
        <w:right w:val="none" w:sz="0" w:space="0" w:color="auto"/>
      </w:divBdr>
    </w:div>
    <w:div w:id="1150903616">
      <w:bodyDiv w:val="1"/>
      <w:marLeft w:val="0"/>
      <w:marRight w:val="0"/>
      <w:marTop w:val="0"/>
      <w:marBottom w:val="0"/>
      <w:divBdr>
        <w:top w:val="none" w:sz="0" w:space="0" w:color="auto"/>
        <w:left w:val="none" w:sz="0" w:space="0" w:color="auto"/>
        <w:bottom w:val="none" w:sz="0" w:space="0" w:color="auto"/>
        <w:right w:val="none" w:sz="0" w:space="0" w:color="auto"/>
      </w:divBdr>
    </w:div>
    <w:div w:id="1151675131">
      <w:bodyDiv w:val="1"/>
      <w:marLeft w:val="0"/>
      <w:marRight w:val="0"/>
      <w:marTop w:val="0"/>
      <w:marBottom w:val="0"/>
      <w:divBdr>
        <w:top w:val="none" w:sz="0" w:space="0" w:color="auto"/>
        <w:left w:val="none" w:sz="0" w:space="0" w:color="auto"/>
        <w:bottom w:val="none" w:sz="0" w:space="0" w:color="auto"/>
        <w:right w:val="none" w:sz="0" w:space="0" w:color="auto"/>
      </w:divBdr>
    </w:div>
    <w:div w:id="1152142871">
      <w:bodyDiv w:val="1"/>
      <w:marLeft w:val="0"/>
      <w:marRight w:val="0"/>
      <w:marTop w:val="0"/>
      <w:marBottom w:val="0"/>
      <w:divBdr>
        <w:top w:val="none" w:sz="0" w:space="0" w:color="auto"/>
        <w:left w:val="none" w:sz="0" w:space="0" w:color="auto"/>
        <w:bottom w:val="none" w:sz="0" w:space="0" w:color="auto"/>
        <w:right w:val="none" w:sz="0" w:space="0" w:color="auto"/>
      </w:divBdr>
    </w:div>
    <w:div w:id="1152405597">
      <w:bodyDiv w:val="1"/>
      <w:marLeft w:val="0"/>
      <w:marRight w:val="0"/>
      <w:marTop w:val="0"/>
      <w:marBottom w:val="0"/>
      <w:divBdr>
        <w:top w:val="none" w:sz="0" w:space="0" w:color="auto"/>
        <w:left w:val="none" w:sz="0" w:space="0" w:color="auto"/>
        <w:bottom w:val="none" w:sz="0" w:space="0" w:color="auto"/>
        <w:right w:val="none" w:sz="0" w:space="0" w:color="auto"/>
      </w:divBdr>
    </w:div>
    <w:div w:id="1152678253">
      <w:bodyDiv w:val="1"/>
      <w:marLeft w:val="0"/>
      <w:marRight w:val="0"/>
      <w:marTop w:val="0"/>
      <w:marBottom w:val="0"/>
      <w:divBdr>
        <w:top w:val="none" w:sz="0" w:space="0" w:color="auto"/>
        <w:left w:val="none" w:sz="0" w:space="0" w:color="auto"/>
        <w:bottom w:val="none" w:sz="0" w:space="0" w:color="auto"/>
        <w:right w:val="none" w:sz="0" w:space="0" w:color="auto"/>
      </w:divBdr>
    </w:div>
    <w:div w:id="1152989431">
      <w:bodyDiv w:val="1"/>
      <w:marLeft w:val="0"/>
      <w:marRight w:val="0"/>
      <w:marTop w:val="0"/>
      <w:marBottom w:val="0"/>
      <w:divBdr>
        <w:top w:val="none" w:sz="0" w:space="0" w:color="auto"/>
        <w:left w:val="none" w:sz="0" w:space="0" w:color="auto"/>
        <w:bottom w:val="none" w:sz="0" w:space="0" w:color="auto"/>
        <w:right w:val="none" w:sz="0" w:space="0" w:color="auto"/>
      </w:divBdr>
    </w:div>
    <w:div w:id="1152991443">
      <w:bodyDiv w:val="1"/>
      <w:marLeft w:val="0"/>
      <w:marRight w:val="0"/>
      <w:marTop w:val="0"/>
      <w:marBottom w:val="0"/>
      <w:divBdr>
        <w:top w:val="none" w:sz="0" w:space="0" w:color="auto"/>
        <w:left w:val="none" w:sz="0" w:space="0" w:color="auto"/>
        <w:bottom w:val="none" w:sz="0" w:space="0" w:color="auto"/>
        <w:right w:val="none" w:sz="0" w:space="0" w:color="auto"/>
      </w:divBdr>
    </w:div>
    <w:div w:id="1153793165">
      <w:bodyDiv w:val="1"/>
      <w:marLeft w:val="0"/>
      <w:marRight w:val="0"/>
      <w:marTop w:val="0"/>
      <w:marBottom w:val="0"/>
      <w:divBdr>
        <w:top w:val="none" w:sz="0" w:space="0" w:color="auto"/>
        <w:left w:val="none" w:sz="0" w:space="0" w:color="auto"/>
        <w:bottom w:val="none" w:sz="0" w:space="0" w:color="auto"/>
        <w:right w:val="none" w:sz="0" w:space="0" w:color="auto"/>
      </w:divBdr>
    </w:div>
    <w:div w:id="1154104041">
      <w:bodyDiv w:val="1"/>
      <w:marLeft w:val="0"/>
      <w:marRight w:val="0"/>
      <w:marTop w:val="0"/>
      <w:marBottom w:val="0"/>
      <w:divBdr>
        <w:top w:val="none" w:sz="0" w:space="0" w:color="auto"/>
        <w:left w:val="none" w:sz="0" w:space="0" w:color="auto"/>
        <w:bottom w:val="none" w:sz="0" w:space="0" w:color="auto"/>
        <w:right w:val="none" w:sz="0" w:space="0" w:color="auto"/>
      </w:divBdr>
    </w:div>
    <w:div w:id="1154679623">
      <w:bodyDiv w:val="1"/>
      <w:marLeft w:val="0"/>
      <w:marRight w:val="0"/>
      <w:marTop w:val="0"/>
      <w:marBottom w:val="0"/>
      <w:divBdr>
        <w:top w:val="none" w:sz="0" w:space="0" w:color="auto"/>
        <w:left w:val="none" w:sz="0" w:space="0" w:color="auto"/>
        <w:bottom w:val="none" w:sz="0" w:space="0" w:color="auto"/>
        <w:right w:val="none" w:sz="0" w:space="0" w:color="auto"/>
      </w:divBdr>
    </w:div>
    <w:div w:id="1155146480">
      <w:bodyDiv w:val="1"/>
      <w:marLeft w:val="0"/>
      <w:marRight w:val="0"/>
      <w:marTop w:val="0"/>
      <w:marBottom w:val="0"/>
      <w:divBdr>
        <w:top w:val="none" w:sz="0" w:space="0" w:color="auto"/>
        <w:left w:val="none" w:sz="0" w:space="0" w:color="auto"/>
        <w:bottom w:val="none" w:sz="0" w:space="0" w:color="auto"/>
        <w:right w:val="none" w:sz="0" w:space="0" w:color="auto"/>
      </w:divBdr>
    </w:div>
    <w:div w:id="1157303348">
      <w:bodyDiv w:val="1"/>
      <w:marLeft w:val="0"/>
      <w:marRight w:val="0"/>
      <w:marTop w:val="0"/>
      <w:marBottom w:val="0"/>
      <w:divBdr>
        <w:top w:val="none" w:sz="0" w:space="0" w:color="auto"/>
        <w:left w:val="none" w:sz="0" w:space="0" w:color="auto"/>
        <w:bottom w:val="none" w:sz="0" w:space="0" w:color="auto"/>
        <w:right w:val="none" w:sz="0" w:space="0" w:color="auto"/>
      </w:divBdr>
    </w:div>
    <w:div w:id="1157303950">
      <w:bodyDiv w:val="1"/>
      <w:marLeft w:val="0"/>
      <w:marRight w:val="0"/>
      <w:marTop w:val="0"/>
      <w:marBottom w:val="0"/>
      <w:divBdr>
        <w:top w:val="none" w:sz="0" w:space="0" w:color="auto"/>
        <w:left w:val="none" w:sz="0" w:space="0" w:color="auto"/>
        <w:bottom w:val="none" w:sz="0" w:space="0" w:color="auto"/>
        <w:right w:val="none" w:sz="0" w:space="0" w:color="auto"/>
      </w:divBdr>
    </w:div>
    <w:div w:id="1157451785">
      <w:bodyDiv w:val="1"/>
      <w:marLeft w:val="0"/>
      <w:marRight w:val="0"/>
      <w:marTop w:val="0"/>
      <w:marBottom w:val="0"/>
      <w:divBdr>
        <w:top w:val="none" w:sz="0" w:space="0" w:color="auto"/>
        <w:left w:val="none" w:sz="0" w:space="0" w:color="auto"/>
        <w:bottom w:val="none" w:sz="0" w:space="0" w:color="auto"/>
        <w:right w:val="none" w:sz="0" w:space="0" w:color="auto"/>
      </w:divBdr>
    </w:div>
    <w:div w:id="1157650808">
      <w:bodyDiv w:val="1"/>
      <w:marLeft w:val="0"/>
      <w:marRight w:val="0"/>
      <w:marTop w:val="0"/>
      <w:marBottom w:val="0"/>
      <w:divBdr>
        <w:top w:val="none" w:sz="0" w:space="0" w:color="auto"/>
        <w:left w:val="none" w:sz="0" w:space="0" w:color="auto"/>
        <w:bottom w:val="none" w:sz="0" w:space="0" w:color="auto"/>
        <w:right w:val="none" w:sz="0" w:space="0" w:color="auto"/>
      </w:divBdr>
    </w:div>
    <w:div w:id="1159224418">
      <w:bodyDiv w:val="1"/>
      <w:marLeft w:val="0"/>
      <w:marRight w:val="0"/>
      <w:marTop w:val="0"/>
      <w:marBottom w:val="0"/>
      <w:divBdr>
        <w:top w:val="none" w:sz="0" w:space="0" w:color="auto"/>
        <w:left w:val="none" w:sz="0" w:space="0" w:color="auto"/>
        <w:bottom w:val="none" w:sz="0" w:space="0" w:color="auto"/>
        <w:right w:val="none" w:sz="0" w:space="0" w:color="auto"/>
      </w:divBdr>
    </w:div>
    <w:div w:id="1160346195">
      <w:bodyDiv w:val="1"/>
      <w:marLeft w:val="0"/>
      <w:marRight w:val="0"/>
      <w:marTop w:val="0"/>
      <w:marBottom w:val="0"/>
      <w:divBdr>
        <w:top w:val="none" w:sz="0" w:space="0" w:color="auto"/>
        <w:left w:val="none" w:sz="0" w:space="0" w:color="auto"/>
        <w:bottom w:val="none" w:sz="0" w:space="0" w:color="auto"/>
        <w:right w:val="none" w:sz="0" w:space="0" w:color="auto"/>
      </w:divBdr>
    </w:div>
    <w:div w:id="1161120237">
      <w:bodyDiv w:val="1"/>
      <w:marLeft w:val="0"/>
      <w:marRight w:val="0"/>
      <w:marTop w:val="0"/>
      <w:marBottom w:val="0"/>
      <w:divBdr>
        <w:top w:val="none" w:sz="0" w:space="0" w:color="auto"/>
        <w:left w:val="none" w:sz="0" w:space="0" w:color="auto"/>
        <w:bottom w:val="none" w:sz="0" w:space="0" w:color="auto"/>
        <w:right w:val="none" w:sz="0" w:space="0" w:color="auto"/>
      </w:divBdr>
    </w:div>
    <w:div w:id="1162084487">
      <w:bodyDiv w:val="1"/>
      <w:marLeft w:val="0"/>
      <w:marRight w:val="0"/>
      <w:marTop w:val="0"/>
      <w:marBottom w:val="0"/>
      <w:divBdr>
        <w:top w:val="none" w:sz="0" w:space="0" w:color="auto"/>
        <w:left w:val="none" w:sz="0" w:space="0" w:color="auto"/>
        <w:bottom w:val="none" w:sz="0" w:space="0" w:color="auto"/>
        <w:right w:val="none" w:sz="0" w:space="0" w:color="auto"/>
      </w:divBdr>
    </w:div>
    <w:div w:id="1162506601">
      <w:bodyDiv w:val="1"/>
      <w:marLeft w:val="0"/>
      <w:marRight w:val="0"/>
      <w:marTop w:val="0"/>
      <w:marBottom w:val="0"/>
      <w:divBdr>
        <w:top w:val="none" w:sz="0" w:space="0" w:color="auto"/>
        <w:left w:val="none" w:sz="0" w:space="0" w:color="auto"/>
        <w:bottom w:val="none" w:sz="0" w:space="0" w:color="auto"/>
        <w:right w:val="none" w:sz="0" w:space="0" w:color="auto"/>
      </w:divBdr>
    </w:div>
    <w:div w:id="1162887159">
      <w:bodyDiv w:val="1"/>
      <w:marLeft w:val="0"/>
      <w:marRight w:val="0"/>
      <w:marTop w:val="0"/>
      <w:marBottom w:val="0"/>
      <w:divBdr>
        <w:top w:val="none" w:sz="0" w:space="0" w:color="auto"/>
        <w:left w:val="none" w:sz="0" w:space="0" w:color="auto"/>
        <w:bottom w:val="none" w:sz="0" w:space="0" w:color="auto"/>
        <w:right w:val="none" w:sz="0" w:space="0" w:color="auto"/>
      </w:divBdr>
    </w:div>
    <w:div w:id="1162894409">
      <w:bodyDiv w:val="1"/>
      <w:marLeft w:val="0"/>
      <w:marRight w:val="0"/>
      <w:marTop w:val="0"/>
      <w:marBottom w:val="0"/>
      <w:divBdr>
        <w:top w:val="none" w:sz="0" w:space="0" w:color="auto"/>
        <w:left w:val="none" w:sz="0" w:space="0" w:color="auto"/>
        <w:bottom w:val="none" w:sz="0" w:space="0" w:color="auto"/>
        <w:right w:val="none" w:sz="0" w:space="0" w:color="auto"/>
      </w:divBdr>
    </w:div>
    <w:div w:id="1163621154">
      <w:bodyDiv w:val="1"/>
      <w:marLeft w:val="0"/>
      <w:marRight w:val="0"/>
      <w:marTop w:val="0"/>
      <w:marBottom w:val="0"/>
      <w:divBdr>
        <w:top w:val="none" w:sz="0" w:space="0" w:color="auto"/>
        <w:left w:val="none" w:sz="0" w:space="0" w:color="auto"/>
        <w:bottom w:val="none" w:sz="0" w:space="0" w:color="auto"/>
        <w:right w:val="none" w:sz="0" w:space="0" w:color="auto"/>
      </w:divBdr>
    </w:div>
    <w:div w:id="1164316116">
      <w:bodyDiv w:val="1"/>
      <w:marLeft w:val="0"/>
      <w:marRight w:val="0"/>
      <w:marTop w:val="0"/>
      <w:marBottom w:val="0"/>
      <w:divBdr>
        <w:top w:val="none" w:sz="0" w:space="0" w:color="auto"/>
        <w:left w:val="none" w:sz="0" w:space="0" w:color="auto"/>
        <w:bottom w:val="none" w:sz="0" w:space="0" w:color="auto"/>
        <w:right w:val="none" w:sz="0" w:space="0" w:color="auto"/>
      </w:divBdr>
    </w:div>
    <w:div w:id="1165706762">
      <w:bodyDiv w:val="1"/>
      <w:marLeft w:val="0"/>
      <w:marRight w:val="0"/>
      <w:marTop w:val="0"/>
      <w:marBottom w:val="0"/>
      <w:divBdr>
        <w:top w:val="none" w:sz="0" w:space="0" w:color="auto"/>
        <w:left w:val="none" w:sz="0" w:space="0" w:color="auto"/>
        <w:bottom w:val="none" w:sz="0" w:space="0" w:color="auto"/>
        <w:right w:val="none" w:sz="0" w:space="0" w:color="auto"/>
      </w:divBdr>
    </w:div>
    <w:div w:id="1167479450">
      <w:bodyDiv w:val="1"/>
      <w:marLeft w:val="0"/>
      <w:marRight w:val="0"/>
      <w:marTop w:val="0"/>
      <w:marBottom w:val="0"/>
      <w:divBdr>
        <w:top w:val="none" w:sz="0" w:space="0" w:color="auto"/>
        <w:left w:val="none" w:sz="0" w:space="0" w:color="auto"/>
        <w:bottom w:val="none" w:sz="0" w:space="0" w:color="auto"/>
        <w:right w:val="none" w:sz="0" w:space="0" w:color="auto"/>
      </w:divBdr>
    </w:div>
    <w:div w:id="1167743776">
      <w:bodyDiv w:val="1"/>
      <w:marLeft w:val="0"/>
      <w:marRight w:val="0"/>
      <w:marTop w:val="0"/>
      <w:marBottom w:val="0"/>
      <w:divBdr>
        <w:top w:val="none" w:sz="0" w:space="0" w:color="auto"/>
        <w:left w:val="none" w:sz="0" w:space="0" w:color="auto"/>
        <w:bottom w:val="none" w:sz="0" w:space="0" w:color="auto"/>
        <w:right w:val="none" w:sz="0" w:space="0" w:color="auto"/>
      </w:divBdr>
    </w:div>
    <w:div w:id="1168447793">
      <w:bodyDiv w:val="1"/>
      <w:marLeft w:val="0"/>
      <w:marRight w:val="0"/>
      <w:marTop w:val="0"/>
      <w:marBottom w:val="0"/>
      <w:divBdr>
        <w:top w:val="none" w:sz="0" w:space="0" w:color="auto"/>
        <w:left w:val="none" w:sz="0" w:space="0" w:color="auto"/>
        <w:bottom w:val="none" w:sz="0" w:space="0" w:color="auto"/>
        <w:right w:val="none" w:sz="0" w:space="0" w:color="auto"/>
      </w:divBdr>
    </w:div>
    <w:div w:id="1169252106">
      <w:bodyDiv w:val="1"/>
      <w:marLeft w:val="0"/>
      <w:marRight w:val="0"/>
      <w:marTop w:val="0"/>
      <w:marBottom w:val="0"/>
      <w:divBdr>
        <w:top w:val="none" w:sz="0" w:space="0" w:color="auto"/>
        <w:left w:val="none" w:sz="0" w:space="0" w:color="auto"/>
        <w:bottom w:val="none" w:sz="0" w:space="0" w:color="auto"/>
        <w:right w:val="none" w:sz="0" w:space="0" w:color="auto"/>
      </w:divBdr>
    </w:div>
    <w:div w:id="1169717508">
      <w:bodyDiv w:val="1"/>
      <w:marLeft w:val="0"/>
      <w:marRight w:val="0"/>
      <w:marTop w:val="0"/>
      <w:marBottom w:val="0"/>
      <w:divBdr>
        <w:top w:val="none" w:sz="0" w:space="0" w:color="auto"/>
        <w:left w:val="none" w:sz="0" w:space="0" w:color="auto"/>
        <w:bottom w:val="none" w:sz="0" w:space="0" w:color="auto"/>
        <w:right w:val="none" w:sz="0" w:space="0" w:color="auto"/>
      </w:divBdr>
    </w:div>
    <w:div w:id="1171145567">
      <w:bodyDiv w:val="1"/>
      <w:marLeft w:val="0"/>
      <w:marRight w:val="0"/>
      <w:marTop w:val="0"/>
      <w:marBottom w:val="0"/>
      <w:divBdr>
        <w:top w:val="none" w:sz="0" w:space="0" w:color="auto"/>
        <w:left w:val="none" w:sz="0" w:space="0" w:color="auto"/>
        <w:bottom w:val="none" w:sz="0" w:space="0" w:color="auto"/>
        <w:right w:val="none" w:sz="0" w:space="0" w:color="auto"/>
      </w:divBdr>
    </w:div>
    <w:div w:id="1171146199">
      <w:bodyDiv w:val="1"/>
      <w:marLeft w:val="0"/>
      <w:marRight w:val="0"/>
      <w:marTop w:val="0"/>
      <w:marBottom w:val="0"/>
      <w:divBdr>
        <w:top w:val="none" w:sz="0" w:space="0" w:color="auto"/>
        <w:left w:val="none" w:sz="0" w:space="0" w:color="auto"/>
        <w:bottom w:val="none" w:sz="0" w:space="0" w:color="auto"/>
        <w:right w:val="none" w:sz="0" w:space="0" w:color="auto"/>
      </w:divBdr>
    </w:div>
    <w:div w:id="1171336845">
      <w:bodyDiv w:val="1"/>
      <w:marLeft w:val="0"/>
      <w:marRight w:val="0"/>
      <w:marTop w:val="0"/>
      <w:marBottom w:val="0"/>
      <w:divBdr>
        <w:top w:val="none" w:sz="0" w:space="0" w:color="auto"/>
        <w:left w:val="none" w:sz="0" w:space="0" w:color="auto"/>
        <w:bottom w:val="none" w:sz="0" w:space="0" w:color="auto"/>
        <w:right w:val="none" w:sz="0" w:space="0" w:color="auto"/>
      </w:divBdr>
    </w:div>
    <w:div w:id="1173106366">
      <w:bodyDiv w:val="1"/>
      <w:marLeft w:val="0"/>
      <w:marRight w:val="0"/>
      <w:marTop w:val="0"/>
      <w:marBottom w:val="0"/>
      <w:divBdr>
        <w:top w:val="none" w:sz="0" w:space="0" w:color="auto"/>
        <w:left w:val="none" w:sz="0" w:space="0" w:color="auto"/>
        <w:bottom w:val="none" w:sz="0" w:space="0" w:color="auto"/>
        <w:right w:val="none" w:sz="0" w:space="0" w:color="auto"/>
      </w:divBdr>
    </w:div>
    <w:div w:id="1173301997">
      <w:bodyDiv w:val="1"/>
      <w:marLeft w:val="0"/>
      <w:marRight w:val="0"/>
      <w:marTop w:val="0"/>
      <w:marBottom w:val="0"/>
      <w:divBdr>
        <w:top w:val="none" w:sz="0" w:space="0" w:color="auto"/>
        <w:left w:val="none" w:sz="0" w:space="0" w:color="auto"/>
        <w:bottom w:val="none" w:sz="0" w:space="0" w:color="auto"/>
        <w:right w:val="none" w:sz="0" w:space="0" w:color="auto"/>
      </w:divBdr>
    </w:div>
    <w:div w:id="1173423133">
      <w:bodyDiv w:val="1"/>
      <w:marLeft w:val="0"/>
      <w:marRight w:val="0"/>
      <w:marTop w:val="0"/>
      <w:marBottom w:val="0"/>
      <w:divBdr>
        <w:top w:val="none" w:sz="0" w:space="0" w:color="auto"/>
        <w:left w:val="none" w:sz="0" w:space="0" w:color="auto"/>
        <w:bottom w:val="none" w:sz="0" w:space="0" w:color="auto"/>
        <w:right w:val="none" w:sz="0" w:space="0" w:color="auto"/>
      </w:divBdr>
    </w:div>
    <w:div w:id="1173569370">
      <w:bodyDiv w:val="1"/>
      <w:marLeft w:val="0"/>
      <w:marRight w:val="0"/>
      <w:marTop w:val="0"/>
      <w:marBottom w:val="0"/>
      <w:divBdr>
        <w:top w:val="none" w:sz="0" w:space="0" w:color="auto"/>
        <w:left w:val="none" w:sz="0" w:space="0" w:color="auto"/>
        <w:bottom w:val="none" w:sz="0" w:space="0" w:color="auto"/>
        <w:right w:val="none" w:sz="0" w:space="0" w:color="auto"/>
      </w:divBdr>
    </w:div>
    <w:div w:id="1173913231">
      <w:bodyDiv w:val="1"/>
      <w:marLeft w:val="0"/>
      <w:marRight w:val="0"/>
      <w:marTop w:val="0"/>
      <w:marBottom w:val="0"/>
      <w:divBdr>
        <w:top w:val="none" w:sz="0" w:space="0" w:color="auto"/>
        <w:left w:val="none" w:sz="0" w:space="0" w:color="auto"/>
        <w:bottom w:val="none" w:sz="0" w:space="0" w:color="auto"/>
        <w:right w:val="none" w:sz="0" w:space="0" w:color="auto"/>
      </w:divBdr>
    </w:div>
    <w:div w:id="1174537650">
      <w:bodyDiv w:val="1"/>
      <w:marLeft w:val="0"/>
      <w:marRight w:val="0"/>
      <w:marTop w:val="0"/>
      <w:marBottom w:val="0"/>
      <w:divBdr>
        <w:top w:val="none" w:sz="0" w:space="0" w:color="auto"/>
        <w:left w:val="none" w:sz="0" w:space="0" w:color="auto"/>
        <w:bottom w:val="none" w:sz="0" w:space="0" w:color="auto"/>
        <w:right w:val="none" w:sz="0" w:space="0" w:color="auto"/>
      </w:divBdr>
    </w:div>
    <w:div w:id="1175339781">
      <w:bodyDiv w:val="1"/>
      <w:marLeft w:val="0"/>
      <w:marRight w:val="0"/>
      <w:marTop w:val="0"/>
      <w:marBottom w:val="0"/>
      <w:divBdr>
        <w:top w:val="none" w:sz="0" w:space="0" w:color="auto"/>
        <w:left w:val="none" w:sz="0" w:space="0" w:color="auto"/>
        <w:bottom w:val="none" w:sz="0" w:space="0" w:color="auto"/>
        <w:right w:val="none" w:sz="0" w:space="0" w:color="auto"/>
      </w:divBdr>
    </w:div>
    <w:div w:id="1175464110">
      <w:bodyDiv w:val="1"/>
      <w:marLeft w:val="0"/>
      <w:marRight w:val="0"/>
      <w:marTop w:val="0"/>
      <w:marBottom w:val="0"/>
      <w:divBdr>
        <w:top w:val="none" w:sz="0" w:space="0" w:color="auto"/>
        <w:left w:val="none" w:sz="0" w:space="0" w:color="auto"/>
        <w:bottom w:val="none" w:sz="0" w:space="0" w:color="auto"/>
        <w:right w:val="none" w:sz="0" w:space="0" w:color="auto"/>
      </w:divBdr>
    </w:div>
    <w:div w:id="1176075203">
      <w:bodyDiv w:val="1"/>
      <w:marLeft w:val="0"/>
      <w:marRight w:val="0"/>
      <w:marTop w:val="0"/>
      <w:marBottom w:val="0"/>
      <w:divBdr>
        <w:top w:val="none" w:sz="0" w:space="0" w:color="auto"/>
        <w:left w:val="none" w:sz="0" w:space="0" w:color="auto"/>
        <w:bottom w:val="none" w:sz="0" w:space="0" w:color="auto"/>
        <w:right w:val="none" w:sz="0" w:space="0" w:color="auto"/>
      </w:divBdr>
    </w:div>
    <w:div w:id="1177036147">
      <w:bodyDiv w:val="1"/>
      <w:marLeft w:val="0"/>
      <w:marRight w:val="0"/>
      <w:marTop w:val="0"/>
      <w:marBottom w:val="0"/>
      <w:divBdr>
        <w:top w:val="none" w:sz="0" w:space="0" w:color="auto"/>
        <w:left w:val="none" w:sz="0" w:space="0" w:color="auto"/>
        <w:bottom w:val="none" w:sz="0" w:space="0" w:color="auto"/>
        <w:right w:val="none" w:sz="0" w:space="0" w:color="auto"/>
      </w:divBdr>
    </w:div>
    <w:div w:id="1177158153">
      <w:bodyDiv w:val="1"/>
      <w:marLeft w:val="0"/>
      <w:marRight w:val="0"/>
      <w:marTop w:val="0"/>
      <w:marBottom w:val="0"/>
      <w:divBdr>
        <w:top w:val="none" w:sz="0" w:space="0" w:color="auto"/>
        <w:left w:val="none" w:sz="0" w:space="0" w:color="auto"/>
        <w:bottom w:val="none" w:sz="0" w:space="0" w:color="auto"/>
        <w:right w:val="none" w:sz="0" w:space="0" w:color="auto"/>
      </w:divBdr>
    </w:div>
    <w:div w:id="1177382135">
      <w:bodyDiv w:val="1"/>
      <w:marLeft w:val="0"/>
      <w:marRight w:val="0"/>
      <w:marTop w:val="0"/>
      <w:marBottom w:val="0"/>
      <w:divBdr>
        <w:top w:val="none" w:sz="0" w:space="0" w:color="auto"/>
        <w:left w:val="none" w:sz="0" w:space="0" w:color="auto"/>
        <w:bottom w:val="none" w:sz="0" w:space="0" w:color="auto"/>
        <w:right w:val="none" w:sz="0" w:space="0" w:color="auto"/>
      </w:divBdr>
    </w:div>
    <w:div w:id="1177813913">
      <w:bodyDiv w:val="1"/>
      <w:marLeft w:val="0"/>
      <w:marRight w:val="0"/>
      <w:marTop w:val="0"/>
      <w:marBottom w:val="0"/>
      <w:divBdr>
        <w:top w:val="none" w:sz="0" w:space="0" w:color="auto"/>
        <w:left w:val="none" w:sz="0" w:space="0" w:color="auto"/>
        <w:bottom w:val="none" w:sz="0" w:space="0" w:color="auto"/>
        <w:right w:val="none" w:sz="0" w:space="0" w:color="auto"/>
      </w:divBdr>
    </w:div>
    <w:div w:id="1178690361">
      <w:bodyDiv w:val="1"/>
      <w:marLeft w:val="0"/>
      <w:marRight w:val="0"/>
      <w:marTop w:val="0"/>
      <w:marBottom w:val="0"/>
      <w:divBdr>
        <w:top w:val="none" w:sz="0" w:space="0" w:color="auto"/>
        <w:left w:val="none" w:sz="0" w:space="0" w:color="auto"/>
        <w:bottom w:val="none" w:sz="0" w:space="0" w:color="auto"/>
        <w:right w:val="none" w:sz="0" w:space="0" w:color="auto"/>
      </w:divBdr>
    </w:div>
    <w:div w:id="1178887619">
      <w:bodyDiv w:val="1"/>
      <w:marLeft w:val="0"/>
      <w:marRight w:val="0"/>
      <w:marTop w:val="0"/>
      <w:marBottom w:val="0"/>
      <w:divBdr>
        <w:top w:val="none" w:sz="0" w:space="0" w:color="auto"/>
        <w:left w:val="none" w:sz="0" w:space="0" w:color="auto"/>
        <w:bottom w:val="none" w:sz="0" w:space="0" w:color="auto"/>
        <w:right w:val="none" w:sz="0" w:space="0" w:color="auto"/>
      </w:divBdr>
    </w:div>
    <w:div w:id="1179082985">
      <w:bodyDiv w:val="1"/>
      <w:marLeft w:val="0"/>
      <w:marRight w:val="0"/>
      <w:marTop w:val="0"/>
      <w:marBottom w:val="0"/>
      <w:divBdr>
        <w:top w:val="none" w:sz="0" w:space="0" w:color="auto"/>
        <w:left w:val="none" w:sz="0" w:space="0" w:color="auto"/>
        <w:bottom w:val="none" w:sz="0" w:space="0" w:color="auto"/>
        <w:right w:val="none" w:sz="0" w:space="0" w:color="auto"/>
      </w:divBdr>
    </w:div>
    <w:div w:id="1179851120">
      <w:bodyDiv w:val="1"/>
      <w:marLeft w:val="0"/>
      <w:marRight w:val="0"/>
      <w:marTop w:val="0"/>
      <w:marBottom w:val="0"/>
      <w:divBdr>
        <w:top w:val="none" w:sz="0" w:space="0" w:color="auto"/>
        <w:left w:val="none" w:sz="0" w:space="0" w:color="auto"/>
        <w:bottom w:val="none" w:sz="0" w:space="0" w:color="auto"/>
        <w:right w:val="none" w:sz="0" w:space="0" w:color="auto"/>
      </w:divBdr>
    </w:div>
    <w:div w:id="1180467125">
      <w:bodyDiv w:val="1"/>
      <w:marLeft w:val="0"/>
      <w:marRight w:val="0"/>
      <w:marTop w:val="0"/>
      <w:marBottom w:val="0"/>
      <w:divBdr>
        <w:top w:val="none" w:sz="0" w:space="0" w:color="auto"/>
        <w:left w:val="none" w:sz="0" w:space="0" w:color="auto"/>
        <w:bottom w:val="none" w:sz="0" w:space="0" w:color="auto"/>
        <w:right w:val="none" w:sz="0" w:space="0" w:color="auto"/>
      </w:divBdr>
    </w:div>
    <w:div w:id="1180513018">
      <w:bodyDiv w:val="1"/>
      <w:marLeft w:val="0"/>
      <w:marRight w:val="0"/>
      <w:marTop w:val="0"/>
      <w:marBottom w:val="0"/>
      <w:divBdr>
        <w:top w:val="none" w:sz="0" w:space="0" w:color="auto"/>
        <w:left w:val="none" w:sz="0" w:space="0" w:color="auto"/>
        <w:bottom w:val="none" w:sz="0" w:space="0" w:color="auto"/>
        <w:right w:val="none" w:sz="0" w:space="0" w:color="auto"/>
      </w:divBdr>
    </w:div>
    <w:div w:id="1181510102">
      <w:bodyDiv w:val="1"/>
      <w:marLeft w:val="0"/>
      <w:marRight w:val="0"/>
      <w:marTop w:val="0"/>
      <w:marBottom w:val="0"/>
      <w:divBdr>
        <w:top w:val="none" w:sz="0" w:space="0" w:color="auto"/>
        <w:left w:val="none" w:sz="0" w:space="0" w:color="auto"/>
        <w:bottom w:val="none" w:sz="0" w:space="0" w:color="auto"/>
        <w:right w:val="none" w:sz="0" w:space="0" w:color="auto"/>
      </w:divBdr>
    </w:div>
    <w:div w:id="1182357558">
      <w:bodyDiv w:val="1"/>
      <w:marLeft w:val="0"/>
      <w:marRight w:val="0"/>
      <w:marTop w:val="0"/>
      <w:marBottom w:val="0"/>
      <w:divBdr>
        <w:top w:val="none" w:sz="0" w:space="0" w:color="auto"/>
        <w:left w:val="none" w:sz="0" w:space="0" w:color="auto"/>
        <w:bottom w:val="none" w:sz="0" w:space="0" w:color="auto"/>
        <w:right w:val="none" w:sz="0" w:space="0" w:color="auto"/>
      </w:divBdr>
    </w:div>
    <w:div w:id="1183743782">
      <w:bodyDiv w:val="1"/>
      <w:marLeft w:val="0"/>
      <w:marRight w:val="0"/>
      <w:marTop w:val="0"/>
      <w:marBottom w:val="0"/>
      <w:divBdr>
        <w:top w:val="none" w:sz="0" w:space="0" w:color="auto"/>
        <w:left w:val="none" w:sz="0" w:space="0" w:color="auto"/>
        <w:bottom w:val="none" w:sz="0" w:space="0" w:color="auto"/>
        <w:right w:val="none" w:sz="0" w:space="0" w:color="auto"/>
      </w:divBdr>
    </w:div>
    <w:div w:id="1183980776">
      <w:bodyDiv w:val="1"/>
      <w:marLeft w:val="0"/>
      <w:marRight w:val="0"/>
      <w:marTop w:val="0"/>
      <w:marBottom w:val="0"/>
      <w:divBdr>
        <w:top w:val="none" w:sz="0" w:space="0" w:color="auto"/>
        <w:left w:val="none" w:sz="0" w:space="0" w:color="auto"/>
        <w:bottom w:val="none" w:sz="0" w:space="0" w:color="auto"/>
        <w:right w:val="none" w:sz="0" w:space="0" w:color="auto"/>
      </w:divBdr>
    </w:div>
    <w:div w:id="1184320252">
      <w:bodyDiv w:val="1"/>
      <w:marLeft w:val="0"/>
      <w:marRight w:val="0"/>
      <w:marTop w:val="0"/>
      <w:marBottom w:val="0"/>
      <w:divBdr>
        <w:top w:val="none" w:sz="0" w:space="0" w:color="auto"/>
        <w:left w:val="none" w:sz="0" w:space="0" w:color="auto"/>
        <w:bottom w:val="none" w:sz="0" w:space="0" w:color="auto"/>
        <w:right w:val="none" w:sz="0" w:space="0" w:color="auto"/>
      </w:divBdr>
    </w:div>
    <w:div w:id="1185290593">
      <w:bodyDiv w:val="1"/>
      <w:marLeft w:val="0"/>
      <w:marRight w:val="0"/>
      <w:marTop w:val="0"/>
      <w:marBottom w:val="0"/>
      <w:divBdr>
        <w:top w:val="none" w:sz="0" w:space="0" w:color="auto"/>
        <w:left w:val="none" w:sz="0" w:space="0" w:color="auto"/>
        <w:bottom w:val="none" w:sz="0" w:space="0" w:color="auto"/>
        <w:right w:val="none" w:sz="0" w:space="0" w:color="auto"/>
      </w:divBdr>
    </w:div>
    <w:div w:id="1185897147">
      <w:bodyDiv w:val="1"/>
      <w:marLeft w:val="0"/>
      <w:marRight w:val="0"/>
      <w:marTop w:val="0"/>
      <w:marBottom w:val="0"/>
      <w:divBdr>
        <w:top w:val="none" w:sz="0" w:space="0" w:color="auto"/>
        <w:left w:val="none" w:sz="0" w:space="0" w:color="auto"/>
        <w:bottom w:val="none" w:sz="0" w:space="0" w:color="auto"/>
        <w:right w:val="none" w:sz="0" w:space="0" w:color="auto"/>
      </w:divBdr>
    </w:div>
    <w:div w:id="1186406574">
      <w:bodyDiv w:val="1"/>
      <w:marLeft w:val="0"/>
      <w:marRight w:val="0"/>
      <w:marTop w:val="0"/>
      <w:marBottom w:val="0"/>
      <w:divBdr>
        <w:top w:val="none" w:sz="0" w:space="0" w:color="auto"/>
        <w:left w:val="none" w:sz="0" w:space="0" w:color="auto"/>
        <w:bottom w:val="none" w:sz="0" w:space="0" w:color="auto"/>
        <w:right w:val="none" w:sz="0" w:space="0" w:color="auto"/>
      </w:divBdr>
    </w:div>
    <w:div w:id="1186486069">
      <w:bodyDiv w:val="1"/>
      <w:marLeft w:val="0"/>
      <w:marRight w:val="0"/>
      <w:marTop w:val="0"/>
      <w:marBottom w:val="0"/>
      <w:divBdr>
        <w:top w:val="none" w:sz="0" w:space="0" w:color="auto"/>
        <w:left w:val="none" w:sz="0" w:space="0" w:color="auto"/>
        <w:bottom w:val="none" w:sz="0" w:space="0" w:color="auto"/>
        <w:right w:val="none" w:sz="0" w:space="0" w:color="auto"/>
      </w:divBdr>
    </w:div>
    <w:div w:id="1186796008">
      <w:bodyDiv w:val="1"/>
      <w:marLeft w:val="0"/>
      <w:marRight w:val="0"/>
      <w:marTop w:val="0"/>
      <w:marBottom w:val="0"/>
      <w:divBdr>
        <w:top w:val="none" w:sz="0" w:space="0" w:color="auto"/>
        <w:left w:val="none" w:sz="0" w:space="0" w:color="auto"/>
        <w:bottom w:val="none" w:sz="0" w:space="0" w:color="auto"/>
        <w:right w:val="none" w:sz="0" w:space="0" w:color="auto"/>
      </w:divBdr>
    </w:div>
    <w:div w:id="1186821037">
      <w:bodyDiv w:val="1"/>
      <w:marLeft w:val="0"/>
      <w:marRight w:val="0"/>
      <w:marTop w:val="0"/>
      <w:marBottom w:val="0"/>
      <w:divBdr>
        <w:top w:val="none" w:sz="0" w:space="0" w:color="auto"/>
        <w:left w:val="none" w:sz="0" w:space="0" w:color="auto"/>
        <w:bottom w:val="none" w:sz="0" w:space="0" w:color="auto"/>
        <w:right w:val="none" w:sz="0" w:space="0" w:color="auto"/>
      </w:divBdr>
    </w:div>
    <w:div w:id="1188567874">
      <w:bodyDiv w:val="1"/>
      <w:marLeft w:val="0"/>
      <w:marRight w:val="0"/>
      <w:marTop w:val="0"/>
      <w:marBottom w:val="0"/>
      <w:divBdr>
        <w:top w:val="none" w:sz="0" w:space="0" w:color="auto"/>
        <w:left w:val="none" w:sz="0" w:space="0" w:color="auto"/>
        <w:bottom w:val="none" w:sz="0" w:space="0" w:color="auto"/>
        <w:right w:val="none" w:sz="0" w:space="0" w:color="auto"/>
      </w:divBdr>
    </w:div>
    <w:div w:id="1189029656">
      <w:bodyDiv w:val="1"/>
      <w:marLeft w:val="0"/>
      <w:marRight w:val="0"/>
      <w:marTop w:val="0"/>
      <w:marBottom w:val="0"/>
      <w:divBdr>
        <w:top w:val="none" w:sz="0" w:space="0" w:color="auto"/>
        <w:left w:val="none" w:sz="0" w:space="0" w:color="auto"/>
        <w:bottom w:val="none" w:sz="0" w:space="0" w:color="auto"/>
        <w:right w:val="none" w:sz="0" w:space="0" w:color="auto"/>
      </w:divBdr>
    </w:div>
    <w:div w:id="1189221707">
      <w:bodyDiv w:val="1"/>
      <w:marLeft w:val="0"/>
      <w:marRight w:val="0"/>
      <w:marTop w:val="0"/>
      <w:marBottom w:val="0"/>
      <w:divBdr>
        <w:top w:val="none" w:sz="0" w:space="0" w:color="auto"/>
        <w:left w:val="none" w:sz="0" w:space="0" w:color="auto"/>
        <w:bottom w:val="none" w:sz="0" w:space="0" w:color="auto"/>
        <w:right w:val="none" w:sz="0" w:space="0" w:color="auto"/>
      </w:divBdr>
    </w:div>
    <w:div w:id="1189297056">
      <w:bodyDiv w:val="1"/>
      <w:marLeft w:val="0"/>
      <w:marRight w:val="0"/>
      <w:marTop w:val="0"/>
      <w:marBottom w:val="0"/>
      <w:divBdr>
        <w:top w:val="none" w:sz="0" w:space="0" w:color="auto"/>
        <w:left w:val="none" w:sz="0" w:space="0" w:color="auto"/>
        <w:bottom w:val="none" w:sz="0" w:space="0" w:color="auto"/>
        <w:right w:val="none" w:sz="0" w:space="0" w:color="auto"/>
      </w:divBdr>
    </w:div>
    <w:div w:id="1190336490">
      <w:bodyDiv w:val="1"/>
      <w:marLeft w:val="0"/>
      <w:marRight w:val="0"/>
      <w:marTop w:val="0"/>
      <w:marBottom w:val="0"/>
      <w:divBdr>
        <w:top w:val="none" w:sz="0" w:space="0" w:color="auto"/>
        <w:left w:val="none" w:sz="0" w:space="0" w:color="auto"/>
        <w:bottom w:val="none" w:sz="0" w:space="0" w:color="auto"/>
        <w:right w:val="none" w:sz="0" w:space="0" w:color="auto"/>
      </w:divBdr>
    </w:div>
    <w:div w:id="1190988431">
      <w:bodyDiv w:val="1"/>
      <w:marLeft w:val="0"/>
      <w:marRight w:val="0"/>
      <w:marTop w:val="0"/>
      <w:marBottom w:val="0"/>
      <w:divBdr>
        <w:top w:val="none" w:sz="0" w:space="0" w:color="auto"/>
        <w:left w:val="none" w:sz="0" w:space="0" w:color="auto"/>
        <w:bottom w:val="none" w:sz="0" w:space="0" w:color="auto"/>
        <w:right w:val="none" w:sz="0" w:space="0" w:color="auto"/>
      </w:divBdr>
    </w:div>
    <w:div w:id="1192185194">
      <w:bodyDiv w:val="1"/>
      <w:marLeft w:val="0"/>
      <w:marRight w:val="0"/>
      <w:marTop w:val="0"/>
      <w:marBottom w:val="0"/>
      <w:divBdr>
        <w:top w:val="none" w:sz="0" w:space="0" w:color="auto"/>
        <w:left w:val="none" w:sz="0" w:space="0" w:color="auto"/>
        <w:bottom w:val="none" w:sz="0" w:space="0" w:color="auto"/>
        <w:right w:val="none" w:sz="0" w:space="0" w:color="auto"/>
      </w:divBdr>
    </w:div>
    <w:div w:id="1192838070">
      <w:bodyDiv w:val="1"/>
      <w:marLeft w:val="0"/>
      <w:marRight w:val="0"/>
      <w:marTop w:val="0"/>
      <w:marBottom w:val="0"/>
      <w:divBdr>
        <w:top w:val="none" w:sz="0" w:space="0" w:color="auto"/>
        <w:left w:val="none" w:sz="0" w:space="0" w:color="auto"/>
        <w:bottom w:val="none" w:sz="0" w:space="0" w:color="auto"/>
        <w:right w:val="none" w:sz="0" w:space="0" w:color="auto"/>
      </w:divBdr>
    </w:div>
    <w:div w:id="1192957217">
      <w:bodyDiv w:val="1"/>
      <w:marLeft w:val="0"/>
      <w:marRight w:val="0"/>
      <w:marTop w:val="0"/>
      <w:marBottom w:val="0"/>
      <w:divBdr>
        <w:top w:val="none" w:sz="0" w:space="0" w:color="auto"/>
        <w:left w:val="none" w:sz="0" w:space="0" w:color="auto"/>
        <w:bottom w:val="none" w:sz="0" w:space="0" w:color="auto"/>
        <w:right w:val="none" w:sz="0" w:space="0" w:color="auto"/>
      </w:divBdr>
    </w:div>
    <w:div w:id="1193109833">
      <w:bodyDiv w:val="1"/>
      <w:marLeft w:val="0"/>
      <w:marRight w:val="0"/>
      <w:marTop w:val="0"/>
      <w:marBottom w:val="0"/>
      <w:divBdr>
        <w:top w:val="none" w:sz="0" w:space="0" w:color="auto"/>
        <w:left w:val="none" w:sz="0" w:space="0" w:color="auto"/>
        <w:bottom w:val="none" w:sz="0" w:space="0" w:color="auto"/>
        <w:right w:val="none" w:sz="0" w:space="0" w:color="auto"/>
      </w:divBdr>
    </w:div>
    <w:div w:id="1193226331">
      <w:bodyDiv w:val="1"/>
      <w:marLeft w:val="0"/>
      <w:marRight w:val="0"/>
      <w:marTop w:val="0"/>
      <w:marBottom w:val="0"/>
      <w:divBdr>
        <w:top w:val="none" w:sz="0" w:space="0" w:color="auto"/>
        <w:left w:val="none" w:sz="0" w:space="0" w:color="auto"/>
        <w:bottom w:val="none" w:sz="0" w:space="0" w:color="auto"/>
        <w:right w:val="none" w:sz="0" w:space="0" w:color="auto"/>
      </w:divBdr>
    </w:div>
    <w:div w:id="1193811665">
      <w:bodyDiv w:val="1"/>
      <w:marLeft w:val="0"/>
      <w:marRight w:val="0"/>
      <w:marTop w:val="0"/>
      <w:marBottom w:val="0"/>
      <w:divBdr>
        <w:top w:val="none" w:sz="0" w:space="0" w:color="auto"/>
        <w:left w:val="none" w:sz="0" w:space="0" w:color="auto"/>
        <w:bottom w:val="none" w:sz="0" w:space="0" w:color="auto"/>
        <w:right w:val="none" w:sz="0" w:space="0" w:color="auto"/>
      </w:divBdr>
    </w:div>
    <w:div w:id="1194031171">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194928840">
      <w:bodyDiv w:val="1"/>
      <w:marLeft w:val="0"/>
      <w:marRight w:val="0"/>
      <w:marTop w:val="0"/>
      <w:marBottom w:val="0"/>
      <w:divBdr>
        <w:top w:val="none" w:sz="0" w:space="0" w:color="auto"/>
        <w:left w:val="none" w:sz="0" w:space="0" w:color="auto"/>
        <w:bottom w:val="none" w:sz="0" w:space="0" w:color="auto"/>
        <w:right w:val="none" w:sz="0" w:space="0" w:color="auto"/>
      </w:divBdr>
    </w:div>
    <w:div w:id="1195381561">
      <w:bodyDiv w:val="1"/>
      <w:marLeft w:val="0"/>
      <w:marRight w:val="0"/>
      <w:marTop w:val="0"/>
      <w:marBottom w:val="0"/>
      <w:divBdr>
        <w:top w:val="none" w:sz="0" w:space="0" w:color="auto"/>
        <w:left w:val="none" w:sz="0" w:space="0" w:color="auto"/>
        <w:bottom w:val="none" w:sz="0" w:space="0" w:color="auto"/>
        <w:right w:val="none" w:sz="0" w:space="0" w:color="auto"/>
      </w:divBdr>
    </w:div>
    <w:div w:id="1195508664">
      <w:bodyDiv w:val="1"/>
      <w:marLeft w:val="0"/>
      <w:marRight w:val="0"/>
      <w:marTop w:val="0"/>
      <w:marBottom w:val="0"/>
      <w:divBdr>
        <w:top w:val="none" w:sz="0" w:space="0" w:color="auto"/>
        <w:left w:val="none" w:sz="0" w:space="0" w:color="auto"/>
        <w:bottom w:val="none" w:sz="0" w:space="0" w:color="auto"/>
        <w:right w:val="none" w:sz="0" w:space="0" w:color="auto"/>
      </w:divBdr>
    </w:div>
    <w:div w:id="1196190442">
      <w:bodyDiv w:val="1"/>
      <w:marLeft w:val="0"/>
      <w:marRight w:val="0"/>
      <w:marTop w:val="0"/>
      <w:marBottom w:val="0"/>
      <w:divBdr>
        <w:top w:val="none" w:sz="0" w:space="0" w:color="auto"/>
        <w:left w:val="none" w:sz="0" w:space="0" w:color="auto"/>
        <w:bottom w:val="none" w:sz="0" w:space="0" w:color="auto"/>
        <w:right w:val="none" w:sz="0" w:space="0" w:color="auto"/>
      </w:divBdr>
    </w:div>
    <w:div w:id="1196698005">
      <w:bodyDiv w:val="1"/>
      <w:marLeft w:val="0"/>
      <w:marRight w:val="0"/>
      <w:marTop w:val="0"/>
      <w:marBottom w:val="0"/>
      <w:divBdr>
        <w:top w:val="none" w:sz="0" w:space="0" w:color="auto"/>
        <w:left w:val="none" w:sz="0" w:space="0" w:color="auto"/>
        <w:bottom w:val="none" w:sz="0" w:space="0" w:color="auto"/>
        <w:right w:val="none" w:sz="0" w:space="0" w:color="auto"/>
      </w:divBdr>
    </w:div>
    <w:div w:id="1196893383">
      <w:bodyDiv w:val="1"/>
      <w:marLeft w:val="0"/>
      <w:marRight w:val="0"/>
      <w:marTop w:val="0"/>
      <w:marBottom w:val="0"/>
      <w:divBdr>
        <w:top w:val="none" w:sz="0" w:space="0" w:color="auto"/>
        <w:left w:val="none" w:sz="0" w:space="0" w:color="auto"/>
        <w:bottom w:val="none" w:sz="0" w:space="0" w:color="auto"/>
        <w:right w:val="none" w:sz="0" w:space="0" w:color="auto"/>
      </w:divBdr>
    </w:div>
    <w:div w:id="1197039987">
      <w:bodyDiv w:val="1"/>
      <w:marLeft w:val="0"/>
      <w:marRight w:val="0"/>
      <w:marTop w:val="0"/>
      <w:marBottom w:val="0"/>
      <w:divBdr>
        <w:top w:val="none" w:sz="0" w:space="0" w:color="auto"/>
        <w:left w:val="none" w:sz="0" w:space="0" w:color="auto"/>
        <w:bottom w:val="none" w:sz="0" w:space="0" w:color="auto"/>
        <w:right w:val="none" w:sz="0" w:space="0" w:color="auto"/>
      </w:divBdr>
    </w:div>
    <w:div w:id="1197354008">
      <w:bodyDiv w:val="1"/>
      <w:marLeft w:val="0"/>
      <w:marRight w:val="0"/>
      <w:marTop w:val="0"/>
      <w:marBottom w:val="0"/>
      <w:divBdr>
        <w:top w:val="none" w:sz="0" w:space="0" w:color="auto"/>
        <w:left w:val="none" w:sz="0" w:space="0" w:color="auto"/>
        <w:bottom w:val="none" w:sz="0" w:space="0" w:color="auto"/>
        <w:right w:val="none" w:sz="0" w:space="0" w:color="auto"/>
      </w:divBdr>
    </w:div>
    <w:div w:id="1197424516">
      <w:bodyDiv w:val="1"/>
      <w:marLeft w:val="0"/>
      <w:marRight w:val="0"/>
      <w:marTop w:val="0"/>
      <w:marBottom w:val="0"/>
      <w:divBdr>
        <w:top w:val="none" w:sz="0" w:space="0" w:color="auto"/>
        <w:left w:val="none" w:sz="0" w:space="0" w:color="auto"/>
        <w:bottom w:val="none" w:sz="0" w:space="0" w:color="auto"/>
        <w:right w:val="none" w:sz="0" w:space="0" w:color="auto"/>
      </w:divBdr>
    </w:div>
    <w:div w:id="1198544097">
      <w:bodyDiv w:val="1"/>
      <w:marLeft w:val="0"/>
      <w:marRight w:val="0"/>
      <w:marTop w:val="0"/>
      <w:marBottom w:val="0"/>
      <w:divBdr>
        <w:top w:val="none" w:sz="0" w:space="0" w:color="auto"/>
        <w:left w:val="none" w:sz="0" w:space="0" w:color="auto"/>
        <w:bottom w:val="none" w:sz="0" w:space="0" w:color="auto"/>
        <w:right w:val="none" w:sz="0" w:space="0" w:color="auto"/>
      </w:divBdr>
    </w:div>
    <w:div w:id="1198662388">
      <w:bodyDiv w:val="1"/>
      <w:marLeft w:val="0"/>
      <w:marRight w:val="0"/>
      <w:marTop w:val="0"/>
      <w:marBottom w:val="0"/>
      <w:divBdr>
        <w:top w:val="none" w:sz="0" w:space="0" w:color="auto"/>
        <w:left w:val="none" w:sz="0" w:space="0" w:color="auto"/>
        <w:bottom w:val="none" w:sz="0" w:space="0" w:color="auto"/>
        <w:right w:val="none" w:sz="0" w:space="0" w:color="auto"/>
      </w:divBdr>
    </w:div>
    <w:div w:id="1198814091">
      <w:bodyDiv w:val="1"/>
      <w:marLeft w:val="0"/>
      <w:marRight w:val="0"/>
      <w:marTop w:val="0"/>
      <w:marBottom w:val="0"/>
      <w:divBdr>
        <w:top w:val="none" w:sz="0" w:space="0" w:color="auto"/>
        <w:left w:val="none" w:sz="0" w:space="0" w:color="auto"/>
        <w:bottom w:val="none" w:sz="0" w:space="0" w:color="auto"/>
        <w:right w:val="none" w:sz="0" w:space="0" w:color="auto"/>
      </w:divBdr>
    </w:div>
    <w:div w:id="1199586786">
      <w:bodyDiv w:val="1"/>
      <w:marLeft w:val="0"/>
      <w:marRight w:val="0"/>
      <w:marTop w:val="0"/>
      <w:marBottom w:val="0"/>
      <w:divBdr>
        <w:top w:val="none" w:sz="0" w:space="0" w:color="auto"/>
        <w:left w:val="none" w:sz="0" w:space="0" w:color="auto"/>
        <w:bottom w:val="none" w:sz="0" w:space="0" w:color="auto"/>
        <w:right w:val="none" w:sz="0" w:space="0" w:color="auto"/>
      </w:divBdr>
    </w:div>
    <w:div w:id="1200241105">
      <w:bodyDiv w:val="1"/>
      <w:marLeft w:val="0"/>
      <w:marRight w:val="0"/>
      <w:marTop w:val="0"/>
      <w:marBottom w:val="0"/>
      <w:divBdr>
        <w:top w:val="none" w:sz="0" w:space="0" w:color="auto"/>
        <w:left w:val="none" w:sz="0" w:space="0" w:color="auto"/>
        <w:bottom w:val="none" w:sz="0" w:space="0" w:color="auto"/>
        <w:right w:val="none" w:sz="0" w:space="0" w:color="auto"/>
      </w:divBdr>
    </w:div>
    <w:div w:id="1200897722">
      <w:bodyDiv w:val="1"/>
      <w:marLeft w:val="0"/>
      <w:marRight w:val="0"/>
      <w:marTop w:val="0"/>
      <w:marBottom w:val="0"/>
      <w:divBdr>
        <w:top w:val="none" w:sz="0" w:space="0" w:color="auto"/>
        <w:left w:val="none" w:sz="0" w:space="0" w:color="auto"/>
        <w:bottom w:val="none" w:sz="0" w:space="0" w:color="auto"/>
        <w:right w:val="none" w:sz="0" w:space="0" w:color="auto"/>
      </w:divBdr>
    </w:div>
    <w:div w:id="1201746322">
      <w:bodyDiv w:val="1"/>
      <w:marLeft w:val="0"/>
      <w:marRight w:val="0"/>
      <w:marTop w:val="0"/>
      <w:marBottom w:val="0"/>
      <w:divBdr>
        <w:top w:val="none" w:sz="0" w:space="0" w:color="auto"/>
        <w:left w:val="none" w:sz="0" w:space="0" w:color="auto"/>
        <w:bottom w:val="none" w:sz="0" w:space="0" w:color="auto"/>
        <w:right w:val="none" w:sz="0" w:space="0" w:color="auto"/>
      </w:divBdr>
    </w:div>
    <w:div w:id="1203520321">
      <w:bodyDiv w:val="1"/>
      <w:marLeft w:val="0"/>
      <w:marRight w:val="0"/>
      <w:marTop w:val="0"/>
      <w:marBottom w:val="0"/>
      <w:divBdr>
        <w:top w:val="none" w:sz="0" w:space="0" w:color="auto"/>
        <w:left w:val="none" w:sz="0" w:space="0" w:color="auto"/>
        <w:bottom w:val="none" w:sz="0" w:space="0" w:color="auto"/>
        <w:right w:val="none" w:sz="0" w:space="0" w:color="auto"/>
      </w:divBdr>
    </w:div>
    <w:div w:id="1203636760">
      <w:bodyDiv w:val="1"/>
      <w:marLeft w:val="0"/>
      <w:marRight w:val="0"/>
      <w:marTop w:val="0"/>
      <w:marBottom w:val="0"/>
      <w:divBdr>
        <w:top w:val="none" w:sz="0" w:space="0" w:color="auto"/>
        <w:left w:val="none" w:sz="0" w:space="0" w:color="auto"/>
        <w:bottom w:val="none" w:sz="0" w:space="0" w:color="auto"/>
        <w:right w:val="none" w:sz="0" w:space="0" w:color="auto"/>
      </w:divBdr>
    </w:div>
    <w:div w:id="1204440715">
      <w:bodyDiv w:val="1"/>
      <w:marLeft w:val="0"/>
      <w:marRight w:val="0"/>
      <w:marTop w:val="0"/>
      <w:marBottom w:val="0"/>
      <w:divBdr>
        <w:top w:val="none" w:sz="0" w:space="0" w:color="auto"/>
        <w:left w:val="none" w:sz="0" w:space="0" w:color="auto"/>
        <w:bottom w:val="none" w:sz="0" w:space="0" w:color="auto"/>
        <w:right w:val="none" w:sz="0" w:space="0" w:color="auto"/>
      </w:divBdr>
    </w:div>
    <w:div w:id="1204563848">
      <w:bodyDiv w:val="1"/>
      <w:marLeft w:val="0"/>
      <w:marRight w:val="0"/>
      <w:marTop w:val="0"/>
      <w:marBottom w:val="0"/>
      <w:divBdr>
        <w:top w:val="none" w:sz="0" w:space="0" w:color="auto"/>
        <w:left w:val="none" w:sz="0" w:space="0" w:color="auto"/>
        <w:bottom w:val="none" w:sz="0" w:space="0" w:color="auto"/>
        <w:right w:val="none" w:sz="0" w:space="0" w:color="auto"/>
      </w:divBdr>
    </w:div>
    <w:div w:id="1204752658">
      <w:bodyDiv w:val="1"/>
      <w:marLeft w:val="0"/>
      <w:marRight w:val="0"/>
      <w:marTop w:val="0"/>
      <w:marBottom w:val="0"/>
      <w:divBdr>
        <w:top w:val="none" w:sz="0" w:space="0" w:color="auto"/>
        <w:left w:val="none" w:sz="0" w:space="0" w:color="auto"/>
        <w:bottom w:val="none" w:sz="0" w:space="0" w:color="auto"/>
        <w:right w:val="none" w:sz="0" w:space="0" w:color="auto"/>
      </w:divBdr>
    </w:div>
    <w:div w:id="1205287626">
      <w:bodyDiv w:val="1"/>
      <w:marLeft w:val="0"/>
      <w:marRight w:val="0"/>
      <w:marTop w:val="0"/>
      <w:marBottom w:val="0"/>
      <w:divBdr>
        <w:top w:val="none" w:sz="0" w:space="0" w:color="auto"/>
        <w:left w:val="none" w:sz="0" w:space="0" w:color="auto"/>
        <w:bottom w:val="none" w:sz="0" w:space="0" w:color="auto"/>
        <w:right w:val="none" w:sz="0" w:space="0" w:color="auto"/>
      </w:divBdr>
    </w:div>
    <w:div w:id="1205560156">
      <w:bodyDiv w:val="1"/>
      <w:marLeft w:val="0"/>
      <w:marRight w:val="0"/>
      <w:marTop w:val="0"/>
      <w:marBottom w:val="0"/>
      <w:divBdr>
        <w:top w:val="none" w:sz="0" w:space="0" w:color="auto"/>
        <w:left w:val="none" w:sz="0" w:space="0" w:color="auto"/>
        <w:bottom w:val="none" w:sz="0" w:space="0" w:color="auto"/>
        <w:right w:val="none" w:sz="0" w:space="0" w:color="auto"/>
      </w:divBdr>
    </w:div>
    <w:div w:id="1206915626">
      <w:bodyDiv w:val="1"/>
      <w:marLeft w:val="0"/>
      <w:marRight w:val="0"/>
      <w:marTop w:val="0"/>
      <w:marBottom w:val="0"/>
      <w:divBdr>
        <w:top w:val="none" w:sz="0" w:space="0" w:color="auto"/>
        <w:left w:val="none" w:sz="0" w:space="0" w:color="auto"/>
        <w:bottom w:val="none" w:sz="0" w:space="0" w:color="auto"/>
        <w:right w:val="none" w:sz="0" w:space="0" w:color="auto"/>
      </w:divBdr>
    </w:div>
    <w:div w:id="1206983197">
      <w:bodyDiv w:val="1"/>
      <w:marLeft w:val="0"/>
      <w:marRight w:val="0"/>
      <w:marTop w:val="0"/>
      <w:marBottom w:val="0"/>
      <w:divBdr>
        <w:top w:val="none" w:sz="0" w:space="0" w:color="auto"/>
        <w:left w:val="none" w:sz="0" w:space="0" w:color="auto"/>
        <w:bottom w:val="none" w:sz="0" w:space="0" w:color="auto"/>
        <w:right w:val="none" w:sz="0" w:space="0" w:color="auto"/>
      </w:divBdr>
    </w:div>
    <w:div w:id="1209029357">
      <w:bodyDiv w:val="1"/>
      <w:marLeft w:val="0"/>
      <w:marRight w:val="0"/>
      <w:marTop w:val="0"/>
      <w:marBottom w:val="0"/>
      <w:divBdr>
        <w:top w:val="none" w:sz="0" w:space="0" w:color="auto"/>
        <w:left w:val="none" w:sz="0" w:space="0" w:color="auto"/>
        <w:bottom w:val="none" w:sz="0" w:space="0" w:color="auto"/>
        <w:right w:val="none" w:sz="0" w:space="0" w:color="auto"/>
      </w:divBdr>
    </w:div>
    <w:div w:id="1210073401">
      <w:bodyDiv w:val="1"/>
      <w:marLeft w:val="0"/>
      <w:marRight w:val="0"/>
      <w:marTop w:val="0"/>
      <w:marBottom w:val="0"/>
      <w:divBdr>
        <w:top w:val="none" w:sz="0" w:space="0" w:color="auto"/>
        <w:left w:val="none" w:sz="0" w:space="0" w:color="auto"/>
        <w:bottom w:val="none" w:sz="0" w:space="0" w:color="auto"/>
        <w:right w:val="none" w:sz="0" w:space="0" w:color="auto"/>
      </w:divBdr>
    </w:div>
    <w:div w:id="1210603996">
      <w:bodyDiv w:val="1"/>
      <w:marLeft w:val="0"/>
      <w:marRight w:val="0"/>
      <w:marTop w:val="0"/>
      <w:marBottom w:val="0"/>
      <w:divBdr>
        <w:top w:val="none" w:sz="0" w:space="0" w:color="auto"/>
        <w:left w:val="none" w:sz="0" w:space="0" w:color="auto"/>
        <w:bottom w:val="none" w:sz="0" w:space="0" w:color="auto"/>
        <w:right w:val="none" w:sz="0" w:space="0" w:color="auto"/>
      </w:divBdr>
    </w:div>
    <w:div w:id="1211838769">
      <w:bodyDiv w:val="1"/>
      <w:marLeft w:val="0"/>
      <w:marRight w:val="0"/>
      <w:marTop w:val="0"/>
      <w:marBottom w:val="0"/>
      <w:divBdr>
        <w:top w:val="none" w:sz="0" w:space="0" w:color="auto"/>
        <w:left w:val="none" w:sz="0" w:space="0" w:color="auto"/>
        <w:bottom w:val="none" w:sz="0" w:space="0" w:color="auto"/>
        <w:right w:val="none" w:sz="0" w:space="0" w:color="auto"/>
      </w:divBdr>
    </w:div>
    <w:div w:id="1211919900">
      <w:bodyDiv w:val="1"/>
      <w:marLeft w:val="0"/>
      <w:marRight w:val="0"/>
      <w:marTop w:val="0"/>
      <w:marBottom w:val="0"/>
      <w:divBdr>
        <w:top w:val="none" w:sz="0" w:space="0" w:color="auto"/>
        <w:left w:val="none" w:sz="0" w:space="0" w:color="auto"/>
        <w:bottom w:val="none" w:sz="0" w:space="0" w:color="auto"/>
        <w:right w:val="none" w:sz="0" w:space="0" w:color="auto"/>
      </w:divBdr>
    </w:div>
    <w:div w:id="1212375928">
      <w:bodyDiv w:val="1"/>
      <w:marLeft w:val="0"/>
      <w:marRight w:val="0"/>
      <w:marTop w:val="0"/>
      <w:marBottom w:val="0"/>
      <w:divBdr>
        <w:top w:val="none" w:sz="0" w:space="0" w:color="auto"/>
        <w:left w:val="none" w:sz="0" w:space="0" w:color="auto"/>
        <w:bottom w:val="none" w:sz="0" w:space="0" w:color="auto"/>
        <w:right w:val="none" w:sz="0" w:space="0" w:color="auto"/>
      </w:divBdr>
    </w:div>
    <w:div w:id="1213617260">
      <w:bodyDiv w:val="1"/>
      <w:marLeft w:val="0"/>
      <w:marRight w:val="0"/>
      <w:marTop w:val="0"/>
      <w:marBottom w:val="0"/>
      <w:divBdr>
        <w:top w:val="none" w:sz="0" w:space="0" w:color="auto"/>
        <w:left w:val="none" w:sz="0" w:space="0" w:color="auto"/>
        <w:bottom w:val="none" w:sz="0" w:space="0" w:color="auto"/>
        <w:right w:val="none" w:sz="0" w:space="0" w:color="auto"/>
      </w:divBdr>
    </w:div>
    <w:div w:id="1214196418">
      <w:bodyDiv w:val="1"/>
      <w:marLeft w:val="0"/>
      <w:marRight w:val="0"/>
      <w:marTop w:val="0"/>
      <w:marBottom w:val="0"/>
      <w:divBdr>
        <w:top w:val="none" w:sz="0" w:space="0" w:color="auto"/>
        <w:left w:val="none" w:sz="0" w:space="0" w:color="auto"/>
        <w:bottom w:val="none" w:sz="0" w:space="0" w:color="auto"/>
        <w:right w:val="none" w:sz="0" w:space="0" w:color="auto"/>
      </w:divBdr>
    </w:div>
    <w:div w:id="1214317579">
      <w:bodyDiv w:val="1"/>
      <w:marLeft w:val="0"/>
      <w:marRight w:val="0"/>
      <w:marTop w:val="0"/>
      <w:marBottom w:val="0"/>
      <w:divBdr>
        <w:top w:val="none" w:sz="0" w:space="0" w:color="auto"/>
        <w:left w:val="none" w:sz="0" w:space="0" w:color="auto"/>
        <w:bottom w:val="none" w:sz="0" w:space="0" w:color="auto"/>
        <w:right w:val="none" w:sz="0" w:space="0" w:color="auto"/>
      </w:divBdr>
    </w:div>
    <w:div w:id="1216432173">
      <w:bodyDiv w:val="1"/>
      <w:marLeft w:val="0"/>
      <w:marRight w:val="0"/>
      <w:marTop w:val="0"/>
      <w:marBottom w:val="0"/>
      <w:divBdr>
        <w:top w:val="none" w:sz="0" w:space="0" w:color="auto"/>
        <w:left w:val="none" w:sz="0" w:space="0" w:color="auto"/>
        <w:bottom w:val="none" w:sz="0" w:space="0" w:color="auto"/>
        <w:right w:val="none" w:sz="0" w:space="0" w:color="auto"/>
      </w:divBdr>
    </w:div>
    <w:div w:id="1216772985">
      <w:bodyDiv w:val="1"/>
      <w:marLeft w:val="0"/>
      <w:marRight w:val="0"/>
      <w:marTop w:val="0"/>
      <w:marBottom w:val="0"/>
      <w:divBdr>
        <w:top w:val="none" w:sz="0" w:space="0" w:color="auto"/>
        <w:left w:val="none" w:sz="0" w:space="0" w:color="auto"/>
        <w:bottom w:val="none" w:sz="0" w:space="0" w:color="auto"/>
        <w:right w:val="none" w:sz="0" w:space="0" w:color="auto"/>
      </w:divBdr>
    </w:div>
    <w:div w:id="1217550675">
      <w:bodyDiv w:val="1"/>
      <w:marLeft w:val="0"/>
      <w:marRight w:val="0"/>
      <w:marTop w:val="0"/>
      <w:marBottom w:val="0"/>
      <w:divBdr>
        <w:top w:val="none" w:sz="0" w:space="0" w:color="auto"/>
        <w:left w:val="none" w:sz="0" w:space="0" w:color="auto"/>
        <w:bottom w:val="none" w:sz="0" w:space="0" w:color="auto"/>
        <w:right w:val="none" w:sz="0" w:space="0" w:color="auto"/>
      </w:divBdr>
    </w:div>
    <w:div w:id="1219511939">
      <w:bodyDiv w:val="1"/>
      <w:marLeft w:val="0"/>
      <w:marRight w:val="0"/>
      <w:marTop w:val="0"/>
      <w:marBottom w:val="0"/>
      <w:divBdr>
        <w:top w:val="none" w:sz="0" w:space="0" w:color="auto"/>
        <w:left w:val="none" w:sz="0" w:space="0" w:color="auto"/>
        <w:bottom w:val="none" w:sz="0" w:space="0" w:color="auto"/>
        <w:right w:val="none" w:sz="0" w:space="0" w:color="auto"/>
      </w:divBdr>
    </w:div>
    <w:div w:id="1220626445">
      <w:bodyDiv w:val="1"/>
      <w:marLeft w:val="0"/>
      <w:marRight w:val="0"/>
      <w:marTop w:val="0"/>
      <w:marBottom w:val="0"/>
      <w:divBdr>
        <w:top w:val="none" w:sz="0" w:space="0" w:color="auto"/>
        <w:left w:val="none" w:sz="0" w:space="0" w:color="auto"/>
        <w:bottom w:val="none" w:sz="0" w:space="0" w:color="auto"/>
        <w:right w:val="none" w:sz="0" w:space="0" w:color="auto"/>
      </w:divBdr>
    </w:div>
    <w:div w:id="1220819147">
      <w:bodyDiv w:val="1"/>
      <w:marLeft w:val="0"/>
      <w:marRight w:val="0"/>
      <w:marTop w:val="0"/>
      <w:marBottom w:val="0"/>
      <w:divBdr>
        <w:top w:val="none" w:sz="0" w:space="0" w:color="auto"/>
        <w:left w:val="none" w:sz="0" w:space="0" w:color="auto"/>
        <w:bottom w:val="none" w:sz="0" w:space="0" w:color="auto"/>
        <w:right w:val="none" w:sz="0" w:space="0" w:color="auto"/>
      </w:divBdr>
    </w:div>
    <w:div w:id="1221214062">
      <w:bodyDiv w:val="1"/>
      <w:marLeft w:val="0"/>
      <w:marRight w:val="0"/>
      <w:marTop w:val="0"/>
      <w:marBottom w:val="0"/>
      <w:divBdr>
        <w:top w:val="none" w:sz="0" w:space="0" w:color="auto"/>
        <w:left w:val="none" w:sz="0" w:space="0" w:color="auto"/>
        <w:bottom w:val="none" w:sz="0" w:space="0" w:color="auto"/>
        <w:right w:val="none" w:sz="0" w:space="0" w:color="auto"/>
      </w:divBdr>
    </w:div>
    <w:div w:id="1222793638">
      <w:bodyDiv w:val="1"/>
      <w:marLeft w:val="0"/>
      <w:marRight w:val="0"/>
      <w:marTop w:val="0"/>
      <w:marBottom w:val="0"/>
      <w:divBdr>
        <w:top w:val="none" w:sz="0" w:space="0" w:color="auto"/>
        <w:left w:val="none" w:sz="0" w:space="0" w:color="auto"/>
        <w:bottom w:val="none" w:sz="0" w:space="0" w:color="auto"/>
        <w:right w:val="none" w:sz="0" w:space="0" w:color="auto"/>
      </w:divBdr>
    </w:div>
    <w:div w:id="1223060455">
      <w:bodyDiv w:val="1"/>
      <w:marLeft w:val="0"/>
      <w:marRight w:val="0"/>
      <w:marTop w:val="0"/>
      <w:marBottom w:val="0"/>
      <w:divBdr>
        <w:top w:val="none" w:sz="0" w:space="0" w:color="auto"/>
        <w:left w:val="none" w:sz="0" w:space="0" w:color="auto"/>
        <w:bottom w:val="none" w:sz="0" w:space="0" w:color="auto"/>
        <w:right w:val="none" w:sz="0" w:space="0" w:color="auto"/>
      </w:divBdr>
    </w:div>
    <w:div w:id="1223372085">
      <w:bodyDiv w:val="1"/>
      <w:marLeft w:val="0"/>
      <w:marRight w:val="0"/>
      <w:marTop w:val="0"/>
      <w:marBottom w:val="0"/>
      <w:divBdr>
        <w:top w:val="none" w:sz="0" w:space="0" w:color="auto"/>
        <w:left w:val="none" w:sz="0" w:space="0" w:color="auto"/>
        <w:bottom w:val="none" w:sz="0" w:space="0" w:color="auto"/>
        <w:right w:val="none" w:sz="0" w:space="0" w:color="auto"/>
      </w:divBdr>
    </w:div>
    <w:div w:id="1223906527">
      <w:bodyDiv w:val="1"/>
      <w:marLeft w:val="0"/>
      <w:marRight w:val="0"/>
      <w:marTop w:val="0"/>
      <w:marBottom w:val="0"/>
      <w:divBdr>
        <w:top w:val="none" w:sz="0" w:space="0" w:color="auto"/>
        <w:left w:val="none" w:sz="0" w:space="0" w:color="auto"/>
        <w:bottom w:val="none" w:sz="0" w:space="0" w:color="auto"/>
        <w:right w:val="none" w:sz="0" w:space="0" w:color="auto"/>
      </w:divBdr>
    </w:div>
    <w:div w:id="1224826777">
      <w:bodyDiv w:val="1"/>
      <w:marLeft w:val="0"/>
      <w:marRight w:val="0"/>
      <w:marTop w:val="0"/>
      <w:marBottom w:val="0"/>
      <w:divBdr>
        <w:top w:val="none" w:sz="0" w:space="0" w:color="auto"/>
        <w:left w:val="none" w:sz="0" w:space="0" w:color="auto"/>
        <w:bottom w:val="none" w:sz="0" w:space="0" w:color="auto"/>
        <w:right w:val="none" w:sz="0" w:space="0" w:color="auto"/>
      </w:divBdr>
    </w:div>
    <w:div w:id="1226070469">
      <w:bodyDiv w:val="1"/>
      <w:marLeft w:val="0"/>
      <w:marRight w:val="0"/>
      <w:marTop w:val="0"/>
      <w:marBottom w:val="0"/>
      <w:divBdr>
        <w:top w:val="none" w:sz="0" w:space="0" w:color="auto"/>
        <w:left w:val="none" w:sz="0" w:space="0" w:color="auto"/>
        <w:bottom w:val="none" w:sz="0" w:space="0" w:color="auto"/>
        <w:right w:val="none" w:sz="0" w:space="0" w:color="auto"/>
      </w:divBdr>
    </w:div>
    <w:div w:id="1226144478">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26791901">
      <w:bodyDiv w:val="1"/>
      <w:marLeft w:val="0"/>
      <w:marRight w:val="0"/>
      <w:marTop w:val="0"/>
      <w:marBottom w:val="0"/>
      <w:divBdr>
        <w:top w:val="none" w:sz="0" w:space="0" w:color="auto"/>
        <w:left w:val="none" w:sz="0" w:space="0" w:color="auto"/>
        <w:bottom w:val="none" w:sz="0" w:space="0" w:color="auto"/>
        <w:right w:val="none" w:sz="0" w:space="0" w:color="auto"/>
      </w:divBdr>
    </w:div>
    <w:div w:id="1227882935">
      <w:bodyDiv w:val="1"/>
      <w:marLeft w:val="0"/>
      <w:marRight w:val="0"/>
      <w:marTop w:val="0"/>
      <w:marBottom w:val="0"/>
      <w:divBdr>
        <w:top w:val="none" w:sz="0" w:space="0" w:color="auto"/>
        <w:left w:val="none" w:sz="0" w:space="0" w:color="auto"/>
        <w:bottom w:val="none" w:sz="0" w:space="0" w:color="auto"/>
        <w:right w:val="none" w:sz="0" w:space="0" w:color="auto"/>
      </w:divBdr>
    </w:div>
    <w:div w:id="1228540518">
      <w:bodyDiv w:val="1"/>
      <w:marLeft w:val="0"/>
      <w:marRight w:val="0"/>
      <w:marTop w:val="0"/>
      <w:marBottom w:val="0"/>
      <w:divBdr>
        <w:top w:val="none" w:sz="0" w:space="0" w:color="auto"/>
        <w:left w:val="none" w:sz="0" w:space="0" w:color="auto"/>
        <w:bottom w:val="none" w:sz="0" w:space="0" w:color="auto"/>
        <w:right w:val="none" w:sz="0" w:space="0" w:color="auto"/>
      </w:divBdr>
    </w:div>
    <w:div w:id="1229532567">
      <w:bodyDiv w:val="1"/>
      <w:marLeft w:val="0"/>
      <w:marRight w:val="0"/>
      <w:marTop w:val="0"/>
      <w:marBottom w:val="0"/>
      <w:divBdr>
        <w:top w:val="none" w:sz="0" w:space="0" w:color="auto"/>
        <w:left w:val="none" w:sz="0" w:space="0" w:color="auto"/>
        <w:bottom w:val="none" w:sz="0" w:space="0" w:color="auto"/>
        <w:right w:val="none" w:sz="0" w:space="0" w:color="auto"/>
      </w:divBdr>
    </w:div>
    <w:div w:id="1230190082">
      <w:bodyDiv w:val="1"/>
      <w:marLeft w:val="0"/>
      <w:marRight w:val="0"/>
      <w:marTop w:val="0"/>
      <w:marBottom w:val="0"/>
      <w:divBdr>
        <w:top w:val="none" w:sz="0" w:space="0" w:color="auto"/>
        <w:left w:val="none" w:sz="0" w:space="0" w:color="auto"/>
        <w:bottom w:val="none" w:sz="0" w:space="0" w:color="auto"/>
        <w:right w:val="none" w:sz="0" w:space="0" w:color="auto"/>
      </w:divBdr>
    </w:div>
    <w:div w:id="1231428042">
      <w:bodyDiv w:val="1"/>
      <w:marLeft w:val="0"/>
      <w:marRight w:val="0"/>
      <w:marTop w:val="0"/>
      <w:marBottom w:val="0"/>
      <w:divBdr>
        <w:top w:val="none" w:sz="0" w:space="0" w:color="auto"/>
        <w:left w:val="none" w:sz="0" w:space="0" w:color="auto"/>
        <w:bottom w:val="none" w:sz="0" w:space="0" w:color="auto"/>
        <w:right w:val="none" w:sz="0" w:space="0" w:color="auto"/>
      </w:divBdr>
    </w:div>
    <w:div w:id="1232698883">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4393976">
      <w:bodyDiv w:val="1"/>
      <w:marLeft w:val="0"/>
      <w:marRight w:val="0"/>
      <w:marTop w:val="0"/>
      <w:marBottom w:val="0"/>
      <w:divBdr>
        <w:top w:val="none" w:sz="0" w:space="0" w:color="auto"/>
        <w:left w:val="none" w:sz="0" w:space="0" w:color="auto"/>
        <w:bottom w:val="none" w:sz="0" w:space="0" w:color="auto"/>
        <w:right w:val="none" w:sz="0" w:space="0" w:color="auto"/>
      </w:divBdr>
    </w:div>
    <w:div w:id="1234438202">
      <w:bodyDiv w:val="1"/>
      <w:marLeft w:val="0"/>
      <w:marRight w:val="0"/>
      <w:marTop w:val="0"/>
      <w:marBottom w:val="0"/>
      <w:divBdr>
        <w:top w:val="none" w:sz="0" w:space="0" w:color="auto"/>
        <w:left w:val="none" w:sz="0" w:space="0" w:color="auto"/>
        <w:bottom w:val="none" w:sz="0" w:space="0" w:color="auto"/>
        <w:right w:val="none" w:sz="0" w:space="0" w:color="auto"/>
      </w:divBdr>
    </w:div>
    <w:div w:id="1234857402">
      <w:bodyDiv w:val="1"/>
      <w:marLeft w:val="0"/>
      <w:marRight w:val="0"/>
      <w:marTop w:val="0"/>
      <w:marBottom w:val="0"/>
      <w:divBdr>
        <w:top w:val="none" w:sz="0" w:space="0" w:color="auto"/>
        <w:left w:val="none" w:sz="0" w:space="0" w:color="auto"/>
        <w:bottom w:val="none" w:sz="0" w:space="0" w:color="auto"/>
        <w:right w:val="none" w:sz="0" w:space="0" w:color="auto"/>
      </w:divBdr>
    </w:div>
    <w:div w:id="1235238167">
      <w:bodyDiv w:val="1"/>
      <w:marLeft w:val="0"/>
      <w:marRight w:val="0"/>
      <w:marTop w:val="0"/>
      <w:marBottom w:val="0"/>
      <w:divBdr>
        <w:top w:val="none" w:sz="0" w:space="0" w:color="auto"/>
        <w:left w:val="none" w:sz="0" w:space="0" w:color="auto"/>
        <w:bottom w:val="none" w:sz="0" w:space="0" w:color="auto"/>
        <w:right w:val="none" w:sz="0" w:space="0" w:color="auto"/>
      </w:divBdr>
    </w:div>
    <w:div w:id="1235550717">
      <w:bodyDiv w:val="1"/>
      <w:marLeft w:val="0"/>
      <w:marRight w:val="0"/>
      <w:marTop w:val="0"/>
      <w:marBottom w:val="0"/>
      <w:divBdr>
        <w:top w:val="none" w:sz="0" w:space="0" w:color="auto"/>
        <w:left w:val="none" w:sz="0" w:space="0" w:color="auto"/>
        <w:bottom w:val="none" w:sz="0" w:space="0" w:color="auto"/>
        <w:right w:val="none" w:sz="0" w:space="0" w:color="auto"/>
      </w:divBdr>
    </w:div>
    <w:div w:id="1236015417">
      <w:bodyDiv w:val="1"/>
      <w:marLeft w:val="0"/>
      <w:marRight w:val="0"/>
      <w:marTop w:val="0"/>
      <w:marBottom w:val="0"/>
      <w:divBdr>
        <w:top w:val="none" w:sz="0" w:space="0" w:color="auto"/>
        <w:left w:val="none" w:sz="0" w:space="0" w:color="auto"/>
        <w:bottom w:val="none" w:sz="0" w:space="0" w:color="auto"/>
        <w:right w:val="none" w:sz="0" w:space="0" w:color="auto"/>
      </w:divBdr>
    </w:div>
    <w:div w:id="1237089369">
      <w:bodyDiv w:val="1"/>
      <w:marLeft w:val="0"/>
      <w:marRight w:val="0"/>
      <w:marTop w:val="0"/>
      <w:marBottom w:val="0"/>
      <w:divBdr>
        <w:top w:val="none" w:sz="0" w:space="0" w:color="auto"/>
        <w:left w:val="none" w:sz="0" w:space="0" w:color="auto"/>
        <w:bottom w:val="none" w:sz="0" w:space="0" w:color="auto"/>
        <w:right w:val="none" w:sz="0" w:space="0" w:color="auto"/>
      </w:divBdr>
    </w:div>
    <w:div w:id="1237975541">
      <w:bodyDiv w:val="1"/>
      <w:marLeft w:val="0"/>
      <w:marRight w:val="0"/>
      <w:marTop w:val="0"/>
      <w:marBottom w:val="0"/>
      <w:divBdr>
        <w:top w:val="none" w:sz="0" w:space="0" w:color="auto"/>
        <w:left w:val="none" w:sz="0" w:space="0" w:color="auto"/>
        <w:bottom w:val="none" w:sz="0" w:space="0" w:color="auto"/>
        <w:right w:val="none" w:sz="0" w:space="0" w:color="auto"/>
      </w:divBdr>
    </w:div>
    <w:div w:id="1238635629">
      <w:bodyDiv w:val="1"/>
      <w:marLeft w:val="0"/>
      <w:marRight w:val="0"/>
      <w:marTop w:val="0"/>
      <w:marBottom w:val="0"/>
      <w:divBdr>
        <w:top w:val="none" w:sz="0" w:space="0" w:color="auto"/>
        <w:left w:val="none" w:sz="0" w:space="0" w:color="auto"/>
        <w:bottom w:val="none" w:sz="0" w:space="0" w:color="auto"/>
        <w:right w:val="none" w:sz="0" w:space="0" w:color="auto"/>
      </w:divBdr>
    </w:div>
    <w:div w:id="1238780313">
      <w:bodyDiv w:val="1"/>
      <w:marLeft w:val="0"/>
      <w:marRight w:val="0"/>
      <w:marTop w:val="0"/>
      <w:marBottom w:val="0"/>
      <w:divBdr>
        <w:top w:val="none" w:sz="0" w:space="0" w:color="auto"/>
        <w:left w:val="none" w:sz="0" w:space="0" w:color="auto"/>
        <w:bottom w:val="none" w:sz="0" w:space="0" w:color="auto"/>
        <w:right w:val="none" w:sz="0" w:space="0" w:color="auto"/>
      </w:divBdr>
    </w:div>
    <w:div w:id="1238899629">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39290644">
      <w:bodyDiv w:val="1"/>
      <w:marLeft w:val="0"/>
      <w:marRight w:val="0"/>
      <w:marTop w:val="0"/>
      <w:marBottom w:val="0"/>
      <w:divBdr>
        <w:top w:val="none" w:sz="0" w:space="0" w:color="auto"/>
        <w:left w:val="none" w:sz="0" w:space="0" w:color="auto"/>
        <w:bottom w:val="none" w:sz="0" w:space="0" w:color="auto"/>
        <w:right w:val="none" w:sz="0" w:space="0" w:color="auto"/>
      </w:divBdr>
    </w:div>
    <w:div w:id="1241061686">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2174446">
      <w:bodyDiv w:val="1"/>
      <w:marLeft w:val="0"/>
      <w:marRight w:val="0"/>
      <w:marTop w:val="0"/>
      <w:marBottom w:val="0"/>
      <w:divBdr>
        <w:top w:val="none" w:sz="0" w:space="0" w:color="auto"/>
        <w:left w:val="none" w:sz="0" w:space="0" w:color="auto"/>
        <w:bottom w:val="none" w:sz="0" w:space="0" w:color="auto"/>
        <w:right w:val="none" w:sz="0" w:space="0" w:color="auto"/>
      </w:divBdr>
    </w:div>
    <w:div w:id="1243031364">
      <w:bodyDiv w:val="1"/>
      <w:marLeft w:val="0"/>
      <w:marRight w:val="0"/>
      <w:marTop w:val="0"/>
      <w:marBottom w:val="0"/>
      <w:divBdr>
        <w:top w:val="none" w:sz="0" w:space="0" w:color="auto"/>
        <w:left w:val="none" w:sz="0" w:space="0" w:color="auto"/>
        <w:bottom w:val="none" w:sz="0" w:space="0" w:color="auto"/>
        <w:right w:val="none" w:sz="0" w:space="0" w:color="auto"/>
      </w:divBdr>
    </w:div>
    <w:div w:id="1243486468">
      <w:bodyDiv w:val="1"/>
      <w:marLeft w:val="0"/>
      <w:marRight w:val="0"/>
      <w:marTop w:val="0"/>
      <w:marBottom w:val="0"/>
      <w:divBdr>
        <w:top w:val="none" w:sz="0" w:space="0" w:color="auto"/>
        <w:left w:val="none" w:sz="0" w:space="0" w:color="auto"/>
        <w:bottom w:val="none" w:sz="0" w:space="0" w:color="auto"/>
        <w:right w:val="none" w:sz="0" w:space="0" w:color="auto"/>
      </w:divBdr>
    </w:div>
    <w:div w:id="1243492600">
      <w:bodyDiv w:val="1"/>
      <w:marLeft w:val="0"/>
      <w:marRight w:val="0"/>
      <w:marTop w:val="0"/>
      <w:marBottom w:val="0"/>
      <w:divBdr>
        <w:top w:val="none" w:sz="0" w:space="0" w:color="auto"/>
        <w:left w:val="none" w:sz="0" w:space="0" w:color="auto"/>
        <w:bottom w:val="none" w:sz="0" w:space="0" w:color="auto"/>
        <w:right w:val="none" w:sz="0" w:space="0" w:color="auto"/>
      </w:divBdr>
    </w:div>
    <w:div w:id="1243875095">
      <w:bodyDiv w:val="1"/>
      <w:marLeft w:val="0"/>
      <w:marRight w:val="0"/>
      <w:marTop w:val="0"/>
      <w:marBottom w:val="0"/>
      <w:divBdr>
        <w:top w:val="none" w:sz="0" w:space="0" w:color="auto"/>
        <w:left w:val="none" w:sz="0" w:space="0" w:color="auto"/>
        <w:bottom w:val="none" w:sz="0" w:space="0" w:color="auto"/>
        <w:right w:val="none" w:sz="0" w:space="0" w:color="auto"/>
      </w:divBdr>
    </w:div>
    <w:div w:id="1244949784">
      <w:bodyDiv w:val="1"/>
      <w:marLeft w:val="0"/>
      <w:marRight w:val="0"/>
      <w:marTop w:val="0"/>
      <w:marBottom w:val="0"/>
      <w:divBdr>
        <w:top w:val="none" w:sz="0" w:space="0" w:color="auto"/>
        <w:left w:val="none" w:sz="0" w:space="0" w:color="auto"/>
        <w:bottom w:val="none" w:sz="0" w:space="0" w:color="auto"/>
        <w:right w:val="none" w:sz="0" w:space="0" w:color="auto"/>
      </w:divBdr>
    </w:div>
    <w:div w:id="1245384366">
      <w:bodyDiv w:val="1"/>
      <w:marLeft w:val="0"/>
      <w:marRight w:val="0"/>
      <w:marTop w:val="0"/>
      <w:marBottom w:val="0"/>
      <w:divBdr>
        <w:top w:val="none" w:sz="0" w:space="0" w:color="auto"/>
        <w:left w:val="none" w:sz="0" w:space="0" w:color="auto"/>
        <w:bottom w:val="none" w:sz="0" w:space="0" w:color="auto"/>
        <w:right w:val="none" w:sz="0" w:space="0" w:color="auto"/>
      </w:divBdr>
    </w:div>
    <w:div w:id="1245412567">
      <w:bodyDiv w:val="1"/>
      <w:marLeft w:val="0"/>
      <w:marRight w:val="0"/>
      <w:marTop w:val="0"/>
      <w:marBottom w:val="0"/>
      <w:divBdr>
        <w:top w:val="none" w:sz="0" w:space="0" w:color="auto"/>
        <w:left w:val="none" w:sz="0" w:space="0" w:color="auto"/>
        <w:bottom w:val="none" w:sz="0" w:space="0" w:color="auto"/>
        <w:right w:val="none" w:sz="0" w:space="0" w:color="auto"/>
      </w:divBdr>
    </w:div>
    <w:div w:id="1245652067">
      <w:bodyDiv w:val="1"/>
      <w:marLeft w:val="0"/>
      <w:marRight w:val="0"/>
      <w:marTop w:val="0"/>
      <w:marBottom w:val="0"/>
      <w:divBdr>
        <w:top w:val="none" w:sz="0" w:space="0" w:color="auto"/>
        <w:left w:val="none" w:sz="0" w:space="0" w:color="auto"/>
        <w:bottom w:val="none" w:sz="0" w:space="0" w:color="auto"/>
        <w:right w:val="none" w:sz="0" w:space="0" w:color="auto"/>
      </w:divBdr>
    </w:div>
    <w:div w:id="1246720592">
      <w:bodyDiv w:val="1"/>
      <w:marLeft w:val="0"/>
      <w:marRight w:val="0"/>
      <w:marTop w:val="0"/>
      <w:marBottom w:val="0"/>
      <w:divBdr>
        <w:top w:val="none" w:sz="0" w:space="0" w:color="auto"/>
        <w:left w:val="none" w:sz="0" w:space="0" w:color="auto"/>
        <w:bottom w:val="none" w:sz="0" w:space="0" w:color="auto"/>
        <w:right w:val="none" w:sz="0" w:space="0" w:color="auto"/>
      </w:divBdr>
    </w:div>
    <w:div w:id="1246837844">
      <w:bodyDiv w:val="1"/>
      <w:marLeft w:val="0"/>
      <w:marRight w:val="0"/>
      <w:marTop w:val="0"/>
      <w:marBottom w:val="0"/>
      <w:divBdr>
        <w:top w:val="none" w:sz="0" w:space="0" w:color="auto"/>
        <w:left w:val="none" w:sz="0" w:space="0" w:color="auto"/>
        <w:bottom w:val="none" w:sz="0" w:space="0" w:color="auto"/>
        <w:right w:val="none" w:sz="0" w:space="0" w:color="auto"/>
      </w:divBdr>
    </w:div>
    <w:div w:id="1247110908">
      <w:bodyDiv w:val="1"/>
      <w:marLeft w:val="0"/>
      <w:marRight w:val="0"/>
      <w:marTop w:val="0"/>
      <w:marBottom w:val="0"/>
      <w:divBdr>
        <w:top w:val="none" w:sz="0" w:space="0" w:color="auto"/>
        <w:left w:val="none" w:sz="0" w:space="0" w:color="auto"/>
        <w:bottom w:val="none" w:sz="0" w:space="0" w:color="auto"/>
        <w:right w:val="none" w:sz="0" w:space="0" w:color="auto"/>
      </w:divBdr>
    </w:div>
    <w:div w:id="1248152285">
      <w:bodyDiv w:val="1"/>
      <w:marLeft w:val="0"/>
      <w:marRight w:val="0"/>
      <w:marTop w:val="0"/>
      <w:marBottom w:val="0"/>
      <w:divBdr>
        <w:top w:val="none" w:sz="0" w:space="0" w:color="auto"/>
        <w:left w:val="none" w:sz="0" w:space="0" w:color="auto"/>
        <w:bottom w:val="none" w:sz="0" w:space="0" w:color="auto"/>
        <w:right w:val="none" w:sz="0" w:space="0" w:color="auto"/>
      </w:divBdr>
    </w:div>
    <w:div w:id="1248224301">
      <w:bodyDiv w:val="1"/>
      <w:marLeft w:val="0"/>
      <w:marRight w:val="0"/>
      <w:marTop w:val="0"/>
      <w:marBottom w:val="0"/>
      <w:divBdr>
        <w:top w:val="none" w:sz="0" w:space="0" w:color="auto"/>
        <w:left w:val="none" w:sz="0" w:space="0" w:color="auto"/>
        <w:bottom w:val="none" w:sz="0" w:space="0" w:color="auto"/>
        <w:right w:val="none" w:sz="0" w:space="0" w:color="auto"/>
      </w:divBdr>
    </w:div>
    <w:div w:id="1249074637">
      <w:bodyDiv w:val="1"/>
      <w:marLeft w:val="0"/>
      <w:marRight w:val="0"/>
      <w:marTop w:val="0"/>
      <w:marBottom w:val="0"/>
      <w:divBdr>
        <w:top w:val="none" w:sz="0" w:space="0" w:color="auto"/>
        <w:left w:val="none" w:sz="0" w:space="0" w:color="auto"/>
        <w:bottom w:val="none" w:sz="0" w:space="0" w:color="auto"/>
        <w:right w:val="none" w:sz="0" w:space="0" w:color="auto"/>
      </w:divBdr>
    </w:div>
    <w:div w:id="1249775607">
      <w:bodyDiv w:val="1"/>
      <w:marLeft w:val="0"/>
      <w:marRight w:val="0"/>
      <w:marTop w:val="0"/>
      <w:marBottom w:val="0"/>
      <w:divBdr>
        <w:top w:val="none" w:sz="0" w:space="0" w:color="auto"/>
        <w:left w:val="none" w:sz="0" w:space="0" w:color="auto"/>
        <w:bottom w:val="none" w:sz="0" w:space="0" w:color="auto"/>
        <w:right w:val="none" w:sz="0" w:space="0" w:color="auto"/>
      </w:divBdr>
    </w:div>
    <w:div w:id="1250577586">
      <w:bodyDiv w:val="1"/>
      <w:marLeft w:val="0"/>
      <w:marRight w:val="0"/>
      <w:marTop w:val="0"/>
      <w:marBottom w:val="0"/>
      <w:divBdr>
        <w:top w:val="none" w:sz="0" w:space="0" w:color="auto"/>
        <w:left w:val="none" w:sz="0" w:space="0" w:color="auto"/>
        <w:bottom w:val="none" w:sz="0" w:space="0" w:color="auto"/>
        <w:right w:val="none" w:sz="0" w:space="0" w:color="auto"/>
      </w:divBdr>
    </w:div>
    <w:div w:id="1250849607">
      <w:bodyDiv w:val="1"/>
      <w:marLeft w:val="0"/>
      <w:marRight w:val="0"/>
      <w:marTop w:val="0"/>
      <w:marBottom w:val="0"/>
      <w:divBdr>
        <w:top w:val="none" w:sz="0" w:space="0" w:color="auto"/>
        <w:left w:val="none" w:sz="0" w:space="0" w:color="auto"/>
        <w:bottom w:val="none" w:sz="0" w:space="0" w:color="auto"/>
        <w:right w:val="none" w:sz="0" w:space="0" w:color="auto"/>
      </w:divBdr>
    </w:div>
    <w:div w:id="1251043397">
      <w:bodyDiv w:val="1"/>
      <w:marLeft w:val="0"/>
      <w:marRight w:val="0"/>
      <w:marTop w:val="0"/>
      <w:marBottom w:val="0"/>
      <w:divBdr>
        <w:top w:val="none" w:sz="0" w:space="0" w:color="auto"/>
        <w:left w:val="none" w:sz="0" w:space="0" w:color="auto"/>
        <w:bottom w:val="none" w:sz="0" w:space="0" w:color="auto"/>
        <w:right w:val="none" w:sz="0" w:space="0" w:color="auto"/>
      </w:divBdr>
    </w:div>
    <w:div w:id="1251819156">
      <w:bodyDiv w:val="1"/>
      <w:marLeft w:val="0"/>
      <w:marRight w:val="0"/>
      <w:marTop w:val="0"/>
      <w:marBottom w:val="0"/>
      <w:divBdr>
        <w:top w:val="none" w:sz="0" w:space="0" w:color="auto"/>
        <w:left w:val="none" w:sz="0" w:space="0" w:color="auto"/>
        <w:bottom w:val="none" w:sz="0" w:space="0" w:color="auto"/>
        <w:right w:val="none" w:sz="0" w:space="0" w:color="auto"/>
      </w:divBdr>
    </w:div>
    <w:div w:id="1252202122">
      <w:bodyDiv w:val="1"/>
      <w:marLeft w:val="0"/>
      <w:marRight w:val="0"/>
      <w:marTop w:val="0"/>
      <w:marBottom w:val="0"/>
      <w:divBdr>
        <w:top w:val="none" w:sz="0" w:space="0" w:color="auto"/>
        <w:left w:val="none" w:sz="0" w:space="0" w:color="auto"/>
        <w:bottom w:val="none" w:sz="0" w:space="0" w:color="auto"/>
        <w:right w:val="none" w:sz="0" w:space="0" w:color="auto"/>
      </w:divBdr>
    </w:div>
    <w:div w:id="1252543873">
      <w:bodyDiv w:val="1"/>
      <w:marLeft w:val="0"/>
      <w:marRight w:val="0"/>
      <w:marTop w:val="0"/>
      <w:marBottom w:val="0"/>
      <w:divBdr>
        <w:top w:val="none" w:sz="0" w:space="0" w:color="auto"/>
        <w:left w:val="none" w:sz="0" w:space="0" w:color="auto"/>
        <w:bottom w:val="none" w:sz="0" w:space="0" w:color="auto"/>
        <w:right w:val="none" w:sz="0" w:space="0" w:color="auto"/>
      </w:divBdr>
    </w:div>
    <w:div w:id="1252853220">
      <w:bodyDiv w:val="1"/>
      <w:marLeft w:val="0"/>
      <w:marRight w:val="0"/>
      <w:marTop w:val="0"/>
      <w:marBottom w:val="0"/>
      <w:divBdr>
        <w:top w:val="none" w:sz="0" w:space="0" w:color="auto"/>
        <w:left w:val="none" w:sz="0" w:space="0" w:color="auto"/>
        <w:bottom w:val="none" w:sz="0" w:space="0" w:color="auto"/>
        <w:right w:val="none" w:sz="0" w:space="0" w:color="auto"/>
      </w:divBdr>
    </w:div>
    <w:div w:id="1252855331">
      <w:bodyDiv w:val="1"/>
      <w:marLeft w:val="0"/>
      <w:marRight w:val="0"/>
      <w:marTop w:val="0"/>
      <w:marBottom w:val="0"/>
      <w:divBdr>
        <w:top w:val="none" w:sz="0" w:space="0" w:color="auto"/>
        <w:left w:val="none" w:sz="0" w:space="0" w:color="auto"/>
        <w:bottom w:val="none" w:sz="0" w:space="0" w:color="auto"/>
        <w:right w:val="none" w:sz="0" w:space="0" w:color="auto"/>
      </w:divBdr>
    </w:div>
    <w:div w:id="1253974881">
      <w:bodyDiv w:val="1"/>
      <w:marLeft w:val="0"/>
      <w:marRight w:val="0"/>
      <w:marTop w:val="0"/>
      <w:marBottom w:val="0"/>
      <w:divBdr>
        <w:top w:val="none" w:sz="0" w:space="0" w:color="auto"/>
        <w:left w:val="none" w:sz="0" w:space="0" w:color="auto"/>
        <w:bottom w:val="none" w:sz="0" w:space="0" w:color="auto"/>
        <w:right w:val="none" w:sz="0" w:space="0" w:color="auto"/>
      </w:divBdr>
    </w:div>
    <w:div w:id="1253976810">
      <w:bodyDiv w:val="1"/>
      <w:marLeft w:val="0"/>
      <w:marRight w:val="0"/>
      <w:marTop w:val="0"/>
      <w:marBottom w:val="0"/>
      <w:divBdr>
        <w:top w:val="none" w:sz="0" w:space="0" w:color="auto"/>
        <w:left w:val="none" w:sz="0" w:space="0" w:color="auto"/>
        <w:bottom w:val="none" w:sz="0" w:space="0" w:color="auto"/>
        <w:right w:val="none" w:sz="0" w:space="0" w:color="auto"/>
      </w:divBdr>
    </w:div>
    <w:div w:id="1254168096">
      <w:bodyDiv w:val="1"/>
      <w:marLeft w:val="0"/>
      <w:marRight w:val="0"/>
      <w:marTop w:val="0"/>
      <w:marBottom w:val="0"/>
      <w:divBdr>
        <w:top w:val="none" w:sz="0" w:space="0" w:color="auto"/>
        <w:left w:val="none" w:sz="0" w:space="0" w:color="auto"/>
        <w:bottom w:val="none" w:sz="0" w:space="0" w:color="auto"/>
        <w:right w:val="none" w:sz="0" w:space="0" w:color="auto"/>
      </w:divBdr>
    </w:div>
    <w:div w:id="1254624738">
      <w:bodyDiv w:val="1"/>
      <w:marLeft w:val="0"/>
      <w:marRight w:val="0"/>
      <w:marTop w:val="0"/>
      <w:marBottom w:val="0"/>
      <w:divBdr>
        <w:top w:val="none" w:sz="0" w:space="0" w:color="auto"/>
        <w:left w:val="none" w:sz="0" w:space="0" w:color="auto"/>
        <w:bottom w:val="none" w:sz="0" w:space="0" w:color="auto"/>
        <w:right w:val="none" w:sz="0" w:space="0" w:color="auto"/>
      </w:divBdr>
    </w:div>
    <w:div w:id="1254627306">
      <w:bodyDiv w:val="1"/>
      <w:marLeft w:val="0"/>
      <w:marRight w:val="0"/>
      <w:marTop w:val="0"/>
      <w:marBottom w:val="0"/>
      <w:divBdr>
        <w:top w:val="none" w:sz="0" w:space="0" w:color="auto"/>
        <w:left w:val="none" w:sz="0" w:space="0" w:color="auto"/>
        <w:bottom w:val="none" w:sz="0" w:space="0" w:color="auto"/>
        <w:right w:val="none" w:sz="0" w:space="0" w:color="auto"/>
      </w:divBdr>
    </w:div>
    <w:div w:id="1256135547">
      <w:bodyDiv w:val="1"/>
      <w:marLeft w:val="0"/>
      <w:marRight w:val="0"/>
      <w:marTop w:val="0"/>
      <w:marBottom w:val="0"/>
      <w:divBdr>
        <w:top w:val="none" w:sz="0" w:space="0" w:color="auto"/>
        <w:left w:val="none" w:sz="0" w:space="0" w:color="auto"/>
        <w:bottom w:val="none" w:sz="0" w:space="0" w:color="auto"/>
        <w:right w:val="none" w:sz="0" w:space="0" w:color="auto"/>
      </w:divBdr>
    </w:div>
    <w:div w:id="1256937033">
      <w:bodyDiv w:val="1"/>
      <w:marLeft w:val="0"/>
      <w:marRight w:val="0"/>
      <w:marTop w:val="0"/>
      <w:marBottom w:val="0"/>
      <w:divBdr>
        <w:top w:val="none" w:sz="0" w:space="0" w:color="auto"/>
        <w:left w:val="none" w:sz="0" w:space="0" w:color="auto"/>
        <w:bottom w:val="none" w:sz="0" w:space="0" w:color="auto"/>
        <w:right w:val="none" w:sz="0" w:space="0" w:color="auto"/>
      </w:divBdr>
    </w:div>
    <w:div w:id="1257177377">
      <w:bodyDiv w:val="1"/>
      <w:marLeft w:val="0"/>
      <w:marRight w:val="0"/>
      <w:marTop w:val="0"/>
      <w:marBottom w:val="0"/>
      <w:divBdr>
        <w:top w:val="none" w:sz="0" w:space="0" w:color="auto"/>
        <w:left w:val="none" w:sz="0" w:space="0" w:color="auto"/>
        <w:bottom w:val="none" w:sz="0" w:space="0" w:color="auto"/>
        <w:right w:val="none" w:sz="0" w:space="0" w:color="auto"/>
      </w:divBdr>
    </w:div>
    <w:div w:id="1257254764">
      <w:bodyDiv w:val="1"/>
      <w:marLeft w:val="0"/>
      <w:marRight w:val="0"/>
      <w:marTop w:val="0"/>
      <w:marBottom w:val="0"/>
      <w:divBdr>
        <w:top w:val="none" w:sz="0" w:space="0" w:color="auto"/>
        <w:left w:val="none" w:sz="0" w:space="0" w:color="auto"/>
        <w:bottom w:val="none" w:sz="0" w:space="0" w:color="auto"/>
        <w:right w:val="none" w:sz="0" w:space="0" w:color="auto"/>
      </w:divBdr>
    </w:div>
    <w:div w:id="1258059496">
      <w:bodyDiv w:val="1"/>
      <w:marLeft w:val="0"/>
      <w:marRight w:val="0"/>
      <w:marTop w:val="0"/>
      <w:marBottom w:val="0"/>
      <w:divBdr>
        <w:top w:val="none" w:sz="0" w:space="0" w:color="auto"/>
        <w:left w:val="none" w:sz="0" w:space="0" w:color="auto"/>
        <w:bottom w:val="none" w:sz="0" w:space="0" w:color="auto"/>
        <w:right w:val="none" w:sz="0" w:space="0" w:color="auto"/>
      </w:divBdr>
    </w:div>
    <w:div w:id="1258095889">
      <w:bodyDiv w:val="1"/>
      <w:marLeft w:val="0"/>
      <w:marRight w:val="0"/>
      <w:marTop w:val="0"/>
      <w:marBottom w:val="0"/>
      <w:divBdr>
        <w:top w:val="none" w:sz="0" w:space="0" w:color="auto"/>
        <w:left w:val="none" w:sz="0" w:space="0" w:color="auto"/>
        <w:bottom w:val="none" w:sz="0" w:space="0" w:color="auto"/>
        <w:right w:val="none" w:sz="0" w:space="0" w:color="auto"/>
      </w:divBdr>
    </w:div>
    <w:div w:id="1258751211">
      <w:bodyDiv w:val="1"/>
      <w:marLeft w:val="0"/>
      <w:marRight w:val="0"/>
      <w:marTop w:val="0"/>
      <w:marBottom w:val="0"/>
      <w:divBdr>
        <w:top w:val="none" w:sz="0" w:space="0" w:color="auto"/>
        <w:left w:val="none" w:sz="0" w:space="0" w:color="auto"/>
        <w:bottom w:val="none" w:sz="0" w:space="0" w:color="auto"/>
        <w:right w:val="none" w:sz="0" w:space="0" w:color="auto"/>
      </w:divBdr>
    </w:div>
    <w:div w:id="1259024018">
      <w:bodyDiv w:val="1"/>
      <w:marLeft w:val="0"/>
      <w:marRight w:val="0"/>
      <w:marTop w:val="0"/>
      <w:marBottom w:val="0"/>
      <w:divBdr>
        <w:top w:val="none" w:sz="0" w:space="0" w:color="auto"/>
        <w:left w:val="none" w:sz="0" w:space="0" w:color="auto"/>
        <w:bottom w:val="none" w:sz="0" w:space="0" w:color="auto"/>
        <w:right w:val="none" w:sz="0" w:space="0" w:color="auto"/>
      </w:divBdr>
    </w:div>
    <w:div w:id="1259873196">
      <w:bodyDiv w:val="1"/>
      <w:marLeft w:val="0"/>
      <w:marRight w:val="0"/>
      <w:marTop w:val="0"/>
      <w:marBottom w:val="0"/>
      <w:divBdr>
        <w:top w:val="none" w:sz="0" w:space="0" w:color="auto"/>
        <w:left w:val="none" w:sz="0" w:space="0" w:color="auto"/>
        <w:bottom w:val="none" w:sz="0" w:space="0" w:color="auto"/>
        <w:right w:val="none" w:sz="0" w:space="0" w:color="auto"/>
      </w:divBdr>
    </w:div>
    <w:div w:id="1259942097">
      <w:bodyDiv w:val="1"/>
      <w:marLeft w:val="0"/>
      <w:marRight w:val="0"/>
      <w:marTop w:val="0"/>
      <w:marBottom w:val="0"/>
      <w:divBdr>
        <w:top w:val="none" w:sz="0" w:space="0" w:color="auto"/>
        <w:left w:val="none" w:sz="0" w:space="0" w:color="auto"/>
        <w:bottom w:val="none" w:sz="0" w:space="0" w:color="auto"/>
        <w:right w:val="none" w:sz="0" w:space="0" w:color="auto"/>
      </w:divBdr>
    </w:div>
    <w:div w:id="1260066078">
      <w:bodyDiv w:val="1"/>
      <w:marLeft w:val="0"/>
      <w:marRight w:val="0"/>
      <w:marTop w:val="0"/>
      <w:marBottom w:val="0"/>
      <w:divBdr>
        <w:top w:val="none" w:sz="0" w:space="0" w:color="auto"/>
        <w:left w:val="none" w:sz="0" w:space="0" w:color="auto"/>
        <w:bottom w:val="none" w:sz="0" w:space="0" w:color="auto"/>
        <w:right w:val="none" w:sz="0" w:space="0" w:color="auto"/>
      </w:divBdr>
    </w:div>
    <w:div w:id="1261524659">
      <w:bodyDiv w:val="1"/>
      <w:marLeft w:val="0"/>
      <w:marRight w:val="0"/>
      <w:marTop w:val="0"/>
      <w:marBottom w:val="0"/>
      <w:divBdr>
        <w:top w:val="none" w:sz="0" w:space="0" w:color="auto"/>
        <w:left w:val="none" w:sz="0" w:space="0" w:color="auto"/>
        <w:bottom w:val="none" w:sz="0" w:space="0" w:color="auto"/>
        <w:right w:val="none" w:sz="0" w:space="0" w:color="auto"/>
      </w:divBdr>
    </w:div>
    <w:div w:id="1262956023">
      <w:bodyDiv w:val="1"/>
      <w:marLeft w:val="0"/>
      <w:marRight w:val="0"/>
      <w:marTop w:val="0"/>
      <w:marBottom w:val="0"/>
      <w:divBdr>
        <w:top w:val="none" w:sz="0" w:space="0" w:color="auto"/>
        <w:left w:val="none" w:sz="0" w:space="0" w:color="auto"/>
        <w:bottom w:val="none" w:sz="0" w:space="0" w:color="auto"/>
        <w:right w:val="none" w:sz="0" w:space="0" w:color="auto"/>
      </w:divBdr>
    </w:div>
    <w:div w:id="1263144312">
      <w:bodyDiv w:val="1"/>
      <w:marLeft w:val="0"/>
      <w:marRight w:val="0"/>
      <w:marTop w:val="0"/>
      <w:marBottom w:val="0"/>
      <w:divBdr>
        <w:top w:val="none" w:sz="0" w:space="0" w:color="auto"/>
        <w:left w:val="none" w:sz="0" w:space="0" w:color="auto"/>
        <w:bottom w:val="none" w:sz="0" w:space="0" w:color="auto"/>
        <w:right w:val="none" w:sz="0" w:space="0" w:color="auto"/>
      </w:divBdr>
    </w:div>
    <w:div w:id="1263876346">
      <w:bodyDiv w:val="1"/>
      <w:marLeft w:val="0"/>
      <w:marRight w:val="0"/>
      <w:marTop w:val="0"/>
      <w:marBottom w:val="0"/>
      <w:divBdr>
        <w:top w:val="none" w:sz="0" w:space="0" w:color="auto"/>
        <w:left w:val="none" w:sz="0" w:space="0" w:color="auto"/>
        <w:bottom w:val="none" w:sz="0" w:space="0" w:color="auto"/>
        <w:right w:val="none" w:sz="0" w:space="0" w:color="auto"/>
      </w:divBdr>
    </w:div>
    <w:div w:id="1264530429">
      <w:bodyDiv w:val="1"/>
      <w:marLeft w:val="0"/>
      <w:marRight w:val="0"/>
      <w:marTop w:val="0"/>
      <w:marBottom w:val="0"/>
      <w:divBdr>
        <w:top w:val="none" w:sz="0" w:space="0" w:color="auto"/>
        <w:left w:val="none" w:sz="0" w:space="0" w:color="auto"/>
        <w:bottom w:val="none" w:sz="0" w:space="0" w:color="auto"/>
        <w:right w:val="none" w:sz="0" w:space="0" w:color="auto"/>
      </w:divBdr>
    </w:div>
    <w:div w:id="1267034631">
      <w:bodyDiv w:val="1"/>
      <w:marLeft w:val="0"/>
      <w:marRight w:val="0"/>
      <w:marTop w:val="0"/>
      <w:marBottom w:val="0"/>
      <w:divBdr>
        <w:top w:val="none" w:sz="0" w:space="0" w:color="auto"/>
        <w:left w:val="none" w:sz="0" w:space="0" w:color="auto"/>
        <w:bottom w:val="none" w:sz="0" w:space="0" w:color="auto"/>
        <w:right w:val="none" w:sz="0" w:space="0" w:color="auto"/>
      </w:divBdr>
    </w:div>
    <w:div w:id="1267226028">
      <w:bodyDiv w:val="1"/>
      <w:marLeft w:val="0"/>
      <w:marRight w:val="0"/>
      <w:marTop w:val="0"/>
      <w:marBottom w:val="0"/>
      <w:divBdr>
        <w:top w:val="none" w:sz="0" w:space="0" w:color="auto"/>
        <w:left w:val="none" w:sz="0" w:space="0" w:color="auto"/>
        <w:bottom w:val="none" w:sz="0" w:space="0" w:color="auto"/>
        <w:right w:val="none" w:sz="0" w:space="0" w:color="auto"/>
      </w:divBdr>
    </w:div>
    <w:div w:id="1267931078">
      <w:bodyDiv w:val="1"/>
      <w:marLeft w:val="0"/>
      <w:marRight w:val="0"/>
      <w:marTop w:val="0"/>
      <w:marBottom w:val="0"/>
      <w:divBdr>
        <w:top w:val="none" w:sz="0" w:space="0" w:color="auto"/>
        <w:left w:val="none" w:sz="0" w:space="0" w:color="auto"/>
        <w:bottom w:val="none" w:sz="0" w:space="0" w:color="auto"/>
        <w:right w:val="none" w:sz="0" w:space="0" w:color="auto"/>
      </w:divBdr>
    </w:div>
    <w:div w:id="1268926029">
      <w:bodyDiv w:val="1"/>
      <w:marLeft w:val="0"/>
      <w:marRight w:val="0"/>
      <w:marTop w:val="0"/>
      <w:marBottom w:val="0"/>
      <w:divBdr>
        <w:top w:val="none" w:sz="0" w:space="0" w:color="auto"/>
        <w:left w:val="none" w:sz="0" w:space="0" w:color="auto"/>
        <w:bottom w:val="none" w:sz="0" w:space="0" w:color="auto"/>
        <w:right w:val="none" w:sz="0" w:space="0" w:color="auto"/>
      </w:divBdr>
    </w:div>
    <w:div w:id="1269121348">
      <w:bodyDiv w:val="1"/>
      <w:marLeft w:val="0"/>
      <w:marRight w:val="0"/>
      <w:marTop w:val="0"/>
      <w:marBottom w:val="0"/>
      <w:divBdr>
        <w:top w:val="none" w:sz="0" w:space="0" w:color="auto"/>
        <w:left w:val="none" w:sz="0" w:space="0" w:color="auto"/>
        <w:bottom w:val="none" w:sz="0" w:space="0" w:color="auto"/>
        <w:right w:val="none" w:sz="0" w:space="0" w:color="auto"/>
      </w:divBdr>
    </w:div>
    <w:div w:id="1269241962">
      <w:bodyDiv w:val="1"/>
      <w:marLeft w:val="0"/>
      <w:marRight w:val="0"/>
      <w:marTop w:val="0"/>
      <w:marBottom w:val="0"/>
      <w:divBdr>
        <w:top w:val="none" w:sz="0" w:space="0" w:color="auto"/>
        <w:left w:val="none" w:sz="0" w:space="0" w:color="auto"/>
        <w:bottom w:val="none" w:sz="0" w:space="0" w:color="auto"/>
        <w:right w:val="none" w:sz="0" w:space="0" w:color="auto"/>
      </w:divBdr>
    </w:div>
    <w:div w:id="1269389189">
      <w:bodyDiv w:val="1"/>
      <w:marLeft w:val="0"/>
      <w:marRight w:val="0"/>
      <w:marTop w:val="0"/>
      <w:marBottom w:val="0"/>
      <w:divBdr>
        <w:top w:val="none" w:sz="0" w:space="0" w:color="auto"/>
        <w:left w:val="none" w:sz="0" w:space="0" w:color="auto"/>
        <w:bottom w:val="none" w:sz="0" w:space="0" w:color="auto"/>
        <w:right w:val="none" w:sz="0" w:space="0" w:color="auto"/>
      </w:divBdr>
    </w:div>
    <w:div w:id="1269462063">
      <w:bodyDiv w:val="1"/>
      <w:marLeft w:val="0"/>
      <w:marRight w:val="0"/>
      <w:marTop w:val="0"/>
      <w:marBottom w:val="0"/>
      <w:divBdr>
        <w:top w:val="none" w:sz="0" w:space="0" w:color="auto"/>
        <w:left w:val="none" w:sz="0" w:space="0" w:color="auto"/>
        <w:bottom w:val="none" w:sz="0" w:space="0" w:color="auto"/>
        <w:right w:val="none" w:sz="0" w:space="0" w:color="auto"/>
      </w:divBdr>
    </w:div>
    <w:div w:id="1269893915">
      <w:bodyDiv w:val="1"/>
      <w:marLeft w:val="0"/>
      <w:marRight w:val="0"/>
      <w:marTop w:val="0"/>
      <w:marBottom w:val="0"/>
      <w:divBdr>
        <w:top w:val="none" w:sz="0" w:space="0" w:color="auto"/>
        <w:left w:val="none" w:sz="0" w:space="0" w:color="auto"/>
        <w:bottom w:val="none" w:sz="0" w:space="0" w:color="auto"/>
        <w:right w:val="none" w:sz="0" w:space="0" w:color="auto"/>
      </w:divBdr>
    </w:div>
    <w:div w:id="1270163097">
      <w:bodyDiv w:val="1"/>
      <w:marLeft w:val="0"/>
      <w:marRight w:val="0"/>
      <w:marTop w:val="0"/>
      <w:marBottom w:val="0"/>
      <w:divBdr>
        <w:top w:val="none" w:sz="0" w:space="0" w:color="auto"/>
        <w:left w:val="none" w:sz="0" w:space="0" w:color="auto"/>
        <w:bottom w:val="none" w:sz="0" w:space="0" w:color="auto"/>
        <w:right w:val="none" w:sz="0" w:space="0" w:color="auto"/>
      </w:divBdr>
    </w:div>
    <w:div w:id="1270310894">
      <w:bodyDiv w:val="1"/>
      <w:marLeft w:val="0"/>
      <w:marRight w:val="0"/>
      <w:marTop w:val="0"/>
      <w:marBottom w:val="0"/>
      <w:divBdr>
        <w:top w:val="none" w:sz="0" w:space="0" w:color="auto"/>
        <w:left w:val="none" w:sz="0" w:space="0" w:color="auto"/>
        <w:bottom w:val="none" w:sz="0" w:space="0" w:color="auto"/>
        <w:right w:val="none" w:sz="0" w:space="0" w:color="auto"/>
      </w:divBdr>
    </w:div>
    <w:div w:id="1270970574">
      <w:bodyDiv w:val="1"/>
      <w:marLeft w:val="0"/>
      <w:marRight w:val="0"/>
      <w:marTop w:val="0"/>
      <w:marBottom w:val="0"/>
      <w:divBdr>
        <w:top w:val="none" w:sz="0" w:space="0" w:color="auto"/>
        <w:left w:val="none" w:sz="0" w:space="0" w:color="auto"/>
        <w:bottom w:val="none" w:sz="0" w:space="0" w:color="auto"/>
        <w:right w:val="none" w:sz="0" w:space="0" w:color="auto"/>
      </w:divBdr>
    </w:div>
    <w:div w:id="1271402203">
      <w:bodyDiv w:val="1"/>
      <w:marLeft w:val="0"/>
      <w:marRight w:val="0"/>
      <w:marTop w:val="0"/>
      <w:marBottom w:val="0"/>
      <w:divBdr>
        <w:top w:val="none" w:sz="0" w:space="0" w:color="auto"/>
        <w:left w:val="none" w:sz="0" w:space="0" w:color="auto"/>
        <w:bottom w:val="none" w:sz="0" w:space="0" w:color="auto"/>
        <w:right w:val="none" w:sz="0" w:space="0" w:color="auto"/>
      </w:divBdr>
    </w:div>
    <w:div w:id="1272281117">
      <w:bodyDiv w:val="1"/>
      <w:marLeft w:val="0"/>
      <w:marRight w:val="0"/>
      <w:marTop w:val="0"/>
      <w:marBottom w:val="0"/>
      <w:divBdr>
        <w:top w:val="none" w:sz="0" w:space="0" w:color="auto"/>
        <w:left w:val="none" w:sz="0" w:space="0" w:color="auto"/>
        <w:bottom w:val="none" w:sz="0" w:space="0" w:color="auto"/>
        <w:right w:val="none" w:sz="0" w:space="0" w:color="auto"/>
      </w:divBdr>
    </w:div>
    <w:div w:id="1272711299">
      <w:bodyDiv w:val="1"/>
      <w:marLeft w:val="0"/>
      <w:marRight w:val="0"/>
      <w:marTop w:val="0"/>
      <w:marBottom w:val="0"/>
      <w:divBdr>
        <w:top w:val="none" w:sz="0" w:space="0" w:color="auto"/>
        <w:left w:val="none" w:sz="0" w:space="0" w:color="auto"/>
        <w:bottom w:val="none" w:sz="0" w:space="0" w:color="auto"/>
        <w:right w:val="none" w:sz="0" w:space="0" w:color="auto"/>
      </w:divBdr>
    </w:div>
    <w:div w:id="1272712299">
      <w:bodyDiv w:val="1"/>
      <w:marLeft w:val="0"/>
      <w:marRight w:val="0"/>
      <w:marTop w:val="0"/>
      <w:marBottom w:val="0"/>
      <w:divBdr>
        <w:top w:val="none" w:sz="0" w:space="0" w:color="auto"/>
        <w:left w:val="none" w:sz="0" w:space="0" w:color="auto"/>
        <w:bottom w:val="none" w:sz="0" w:space="0" w:color="auto"/>
        <w:right w:val="none" w:sz="0" w:space="0" w:color="auto"/>
      </w:divBdr>
    </w:div>
    <w:div w:id="1272737720">
      <w:bodyDiv w:val="1"/>
      <w:marLeft w:val="0"/>
      <w:marRight w:val="0"/>
      <w:marTop w:val="0"/>
      <w:marBottom w:val="0"/>
      <w:divBdr>
        <w:top w:val="none" w:sz="0" w:space="0" w:color="auto"/>
        <w:left w:val="none" w:sz="0" w:space="0" w:color="auto"/>
        <w:bottom w:val="none" w:sz="0" w:space="0" w:color="auto"/>
        <w:right w:val="none" w:sz="0" w:space="0" w:color="auto"/>
      </w:divBdr>
    </w:div>
    <w:div w:id="1272973791">
      <w:bodyDiv w:val="1"/>
      <w:marLeft w:val="0"/>
      <w:marRight w:val="0"/>
      <w:marTop w:val="0"/>
      <w:marBottom w:val="0"/>
      <w:divBdr>
        <w:top w:val="none" w:sz="0" w:space="0" w:color="auto"/>
        <w:left w:val="none" w:sz="0" w:space="0" w:color="auto"/>
        <w:bottom w:val="none" w:sz="0" w:space="0" w:color="auto"/>
        <w:right w:val="none" w:sz="0" w:space="0" w:color="auto"/>
      </w:divBdr>
    </w:div>
    <w:div w:id="1273324667">
      <w:bodyDiv w:val="1"/>
      <w:marLeft w:val="0"/>
      <w:marRight w:val="0"/>
      <w:marTop w:val="0"/>
      <w:marBottom w:val="0"/>
      <w:divBdr>
        <w:top w:val="none" w:sz="0" w:space="0" w:color="auto"/>
        <w:left w:val="none" w:sz="0" w:space="0" w:color="auto"/>
        <w:bottom w:val="none" w:sz="0" w:space="0" w:color="auto"/>
        <w:right w:val="none" w:sz="0" w:space="0" w:color="auto"/>
      </w:divBdr>
    </w:div>
    <w:div w:id="1273711349">
      <w:bodyDiv w:val="1"/>
      <w:marLeft w:val="0"/>
      <w:marRight w:val="0"/>
      <w:marTop w:val="0"/>
      <w:marBottom w:val="0"/>
      <w:divBdr>
        <w:top w:val="none" w:sz="0" w:space="0" w:color="auto"/>
        <w:left w:val="none" w:sz="0" w:space="0" w:color="auto"/>
        <w:bottom w:val="none" w:sz="0" w:space="0" w:color="auto"/>
        <w:right w:val="none" w:sz="0" w:space="0" w:color="auto"/>
      </w:divBdr>
    </w:div>
    <w:div w:id="1273778916">
      <w:bodyDiv w:val="1"/>
      <w:marLeft w:val="0"/>
      <w:marRight w:val="0"/>
      <w:marTop w:val="0"/>
      <w:marBottom w:val="0"/>
      <w:divBdr>
        <w:top w:val="none" w:sz="0" w:space="0" w:color="auto"/>
        <w:left w:val="none" w:sz="0" w:space="0" w:color="auto"/>
        <w:bottom w:val="none" w:sz="0" w:space="0" w:color="auto"/>
        <w:right w:val="none" w:sz="0" w:space="0" w:color="auto"/>
      </w:divBdr>
    </w:div>
    <w:div w:id="1273900240">
      <w:bodyDiv w:val="1"/>
      <w:marLeft w:val="0"/>
      <w:marRight w:val="0"/>
      <w:marTop w:val="0"/>
      <w:marBottom w:val="0"/>
      <w:divBdr>
        <w:top w:val="none" w:sz="0" w:space="0" w:color="auto"/>
        <w:left w:val="none" w:sz="0" w:space="0" w:color="auto"/>
        <w:bottom w:val="none" w:sz="0" w:space="0" w:color="auto"/>
        <w:right w:val="none" w:sz="0" w:space="0" w:color="auto"/>
      </w:divBdr>
    </w:div>
    <w:div w:id="1274367269">
      <w:bodyDiv w:val="1"/>
      <w:marLeft w:val="0"/>
      <w:marRight w:val="0"/>
      <w:marTop w:val="0"/>
      <w:marBottom w:val="0"/>
      <w:divBdr>
        <w:top w:val="none" w:sz="0" w:space="0" w:color="auto"/>
        <w:left w:val="none" w:sz="0" w:space="0" w:color="auto"/>
        <w:bottom w:val="none" w:sz="0" w:space="0" w:color="auto"/>
        <w:right w:val="none" w:sz="0" w:space="0" w:color="auto"/>
      </w:divBdr>
    </w:div>
    <w:div w:id="1275214065">
      <w:bodyDiv w:val="1"/>
      <w:marLeft w:val="0"/>
      <w:marRight w:val="0"/>
      <w:marTop w:val="0"/>
      <w:marBottom w:val="0"/>
      <w:divBdr>
        <w:top w:val="none" w:sz="0" w:space="0" w:color="auto"/>
        <w:left w:val="none" w:sz="0" w:space="0" w:color="auto"/>
        <w:bottom w:val="none" w:sz="0" w:space="0" w:color="auto"/>
        <w:right w:val="none" w:sz="0" w:space="0" w:color="auto"/>
      </w:divBdr>
    </w:div>
    <w:div w:id="1275601504">
      <w:bodyDiv w:val="1"/>
      <w:marLeft w:val="0"/>
      <w:marRight w:val="0"/>
      <w:marTop w:val="0"/>
      <w:marBottom w:val="0"/>
      <w:divBdr>
        <w:top w:val="none" w:sz="0" w:space="0" w:color="auto"/>
        <w:left w:val="none" w:sz="0" w:space="0" w:color="auto"/>
        <w:bottom w:val="none" w:sz="0" w:space="0" w:color="auto"/>
        <w:right w:val="none" w:sz="0" w:space="0" w:color="auto"/>
      </w:divBdr>
    </w:div>
    <w:div w:id="1277370776">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278829000">
      <w:bodyDiv w:val="1"/>
      <w:marLeft w:val="0"/>
      <w:marRight w:val="0"/>
      <w:marTop w:val="0"/>
      <w:marBottom w:val="0"/>
      <w:divBdr>
        <w:top w:val="none" w:sz="0" w:space="0" w:color="auto"/>
        <w:left w:val="none" w:sz="0" w:space="0" w:color="auto"/>
        <w:bottom w:val="none" w:sz="0" w:space="0" w:color="auto"/>
        <w:right w:val="none" w:sz="0" w:space="0" w:color="auto"/>
      </w:divBdr>
    </w:div>
    <w:div w:id="1278952015">
      <w:bodyDiv w:val="1"/>
      <w:marLeft w:val="0"/>
      <w:marRight w:val="0"/>
      <w:marTop w:val="0"/>
      <w:marBottom w:val="0"/>
      <w:divBdr>
        <w:top w:val="none" w:sz="0" w:space="0" w:color="auto"/>
        <w:left w:val="none" w:sz="0" w:space="0" w:color="auto"/>
        <w:bottom w:val="none" w:sz="0" w:space="0" w:color="auto"/>
        <w:right w:val="none" w:sz="0" w:space="0" w:color="auto"/>
      </w:divBdr>
    </w:div>
    <w:div w:id="1279022309">
      <w:bodyDiv w:val="1"/>
      <w:marLeft w:val="0"/>
      <w:marRight w:val="0"/>
      <w:marTop w:val="0"/>
      <w:marBottom w:val="0"/>
      <w:divBdr>
        <w:top w:val="none" w:sz="0" w:space="0" w:color="auto"/>
        <w:left w:val="none" w:sz="0" w:space="0" w:color="auto"/>
        <w:bottom w:val="none" w:sz="0" w:space="0" w:color="auto"/>
        <w:right w:val="none" w:sz="0" w:space="0" w:color="auto"/>
      </w:divBdr>
    </w:div>
    <w:div w:id="1279409338">
      <w:bodyDiv w:val="1"/>
      <w:marLeft w:val="0"/>
      <w:marRight w:val="0"/>
      <w:marTop w:val="0"/>
      <w:marBottom w:val="0"/>
      <w:divBdr>
        <w:top w:val="none" w:sz="0" w:space="0" w:color="auto"/>
        <w:left w:val="none" w:sz="0" w:space="0" w:color="auto"/>
        <w:bottom w:val="none" w:sz="0" w:space="0" w:color="auto"/>
        <w:right w:val="none" w:sz="0" w:space="0" w:color="auto"/>
      </w:divBdr>
    </w:div>
    <w:div w:id="1279411449">
      <w:bodyDiv w:val="1"/>
      <w:marLeft w:val="0"/>
      <w:marRight w:val="0"/>
      <w:marTop w:val="0"/>
      <w:marBottom w:val="0"/>
      <w:divBdr>
        <w:top w:val="none" w:sz="0" w:space="0" w:color="auto"/>
        <w:left w:val="none" w:sz="0" w:space="0" w:color="auto"/>
        <w:bottom w:val="none" w:sz="0" w:space="0" w:color="auto"/>
        <w:right w:val="none" w:sz="0" w:space="0" w:color="auto"/>
      </w:divBdr>
    </w:div>
    <w:div w:id="1279483711">
      <w:bodyDiv w:val="1"/>
      <w:marLeft w:val="0"/>
      <w:marRight w:val="0"/>
      <w:marTop w:val="0"/>
      <w:marBottom w:val="0"/>
      <w:divBdr>
        <w:top w:val="none" w:sz="0" w:space="0" w:color="auto"/>
        <w:left w:val="none" w:sz="0" w:space="0" w:color="auto"/>
        <w:bottom w:val="none" w:sz="0" w:space="0" w:color="auto"/>
        <w:right w:val="none" w:sz="0" w:space="0" w:color="auto"/>
      </w:divBdr>
    </w:div>
    <w:div w:id="1279599875">
      <w:bodyDiv w:val="1"/>
      <w:marLeft w:val="0"/>
      <w:marRight w:val="0"/>
      <w:marTop w:val="0"/>
      <w:marBottom w:val="0"/>
      <w:divBdr>
        <w:top w:val="none" w:sz="0" w:space="0" w:color="auto"/>
        <w:left w:val="none" w:sz="0" w:space="0" w:color="auto"/>
        <w:bottom w:val="none" w:sz="0" w:space="0" w:color="auto"/>
        <w:right w:val="none" w:sz="0" w:space="0" w:color="auto"/>
      </w:divBdr>
    </w:div>
    <w:div w:id="1279919029">
      <w:bodyDiv w:val="1"/>
      <w:marLeft w:val="0"/>
      <w:marRight w:val="0"/>
      <w:marTop w:val="0"/>
      <w:marBottom w:val="0"/>
      <w:divBdr>
        <w:top w:val="none" w:sz="0" w:space="0" w:color="auto"/>
        <w:left w:val="none" w:sz="0" w:space="0" w:color="auto"/>
        <w:bottom w:val="none" w:sz="0" w:space="0" w:color="auto"/>
        <w:right w:val="none" w:sz="0" w:space="0" w:color="auto"/>
      </w:divBdr>
    </w:div>
    <w:div w:id="1281500058">
      <w:bodyDiv w:val="1"/>
      <w:marLeft w:val="0"/>
      <w:marRight w:val="0"/>
      <w:marTop w:val="0"/>
      <w:marBottom w:val="0"/>
      <w:divBdr>
        <w:top w:val="none" w:sz="0" w:space="0" w:color="auto"/>
        <w:left w:val="none" w:sz="0" w:space="0" w:color="auto"/>
        <w:bottom w:val="none" w:sz="0" w:space="0" w:color="auto"/>
        <w:right w:val="none" w:sz="0" w:space="0" w:color="auto"/>
      </w:divBdr>
    </w:div>
    <w:div w:id="1281641602">
      <w:bodyDiv w:val="1"/>
      <w:marLeft w:val="0"/>
      <w:marRight w:val="0"/>
      <w:marTop w:val="0"/>
      <w:marBottom w:val="0"/>
      <w:divBdr>
        <w:top w:val="none" w:sz="0" w:space="0" w:color="auto"/>
        <w:left w:val="none" w:sz="0" w:space="0" w:color="auto"/>
        <w:bottom w:val="none" w:sz="0" w:space="0" w:color="auto"/>
        <w:right w:val="none" w:sz="0" w:space="0" w:color="auto"/>
      </w:divBdr>
    </w:div>
    <w:div w:id="1281716845">
      <w:bodyDiv w:val="1"/>
      <w:marLeft w:val="0"/>
      <w:marRight w:val="0"/>
      <w:marTop w:val="0"/>
      <w:marBottom w:val="0"/>
      <w:divBdr>
        <w:top w:val="none" w:sz="0" w:space="0" w:color="auto"/>
        <w:left w:val="none" w:sz="0" w:space="0" w:color="auto"/>
        <w:bottom w:val="none" w:sz="0" w:space="0" w:color="auto"/>
        <w:right w:val="none" w:sz="0" w:space="0" w:color="auto"/>
      </w:divBdr>
    </w:div>
    <w:div w:id="1282030611">
      <w:bodyDiv w:val="1"/>
      <w:marLeft w:val="0"/>
      <w:marRight w:val="0"/>
      <w:marTop w:val="0"/>
      <w:marBottom w:val="0"/>
      <w:divBdr>
        <w:top w:val="none" w:sz="0" w:space="0" w:color="auto"/>
        <w:left w:val="none" w:sz="0" w:space="0" w:color="auto"/>
        <w:bottom w:val="none" w:sz="0" w:space="0" w:color="auto"/>
        <w:right w:val="none" w:sz="0" w:space="0" w:color="auto"/>
      </w:divBdr>
    </w:div>
    <w:div w:id="1282147800">
      <w:bodyDiv w:val="1"/>
      <w:marLeft w:val="0"/>
      <w:marRight w:val="0"/>
      <w:marTop w:val="0"/>
      <w:marBottom w:val="0"/>
      <w:divBdr>
        <w:top w:val="none" w:sz="0" w:space="0" w:color="auto"/>
        <w:left w:val="none" w:sz="0" w:space="0" w:color="auto"/>
        <w:bottom w:val="none" w:sz="0" w:space="0" w:color="auto"/>
        <w:right w:val="none" w:sz="0" w:space="0" w:color="auto"/>
      </w:divBdr>
    </w:div>
    <w:div w:id="1282227389">
      <w:bodyDiv w:val="1"/>
      <w:marLeft w:val="0"/>
      <w:marRight w:val="0"/>
      <w:marTop w:val="0"/>
      <w:marBottom w:val="0"/>
      <w:divBdr>
        <w:top w:val="none" w:sz="0" w:space="0" w:color="auto"/>
        <w:left w:val="none" w:sz="0" w:space="0" w:color="auto"/>
        <w:bottom w:val="none" w:sz="0" w:space="0" w:color="auto"/>
        <w:right w:val="none" w:sz="0" w:space="0" w:color="auto"/>
      </w:divBdr>
    </w:div>
    <w:div w:id="1282423688">
      <w:bodyDiv w:val="1"/>
      <w:marLeft w:val="0"/>
      <w:marRight w:val="0"/>
      <w:marTop w:val="0"/>
      <w:marBottom w:val="0"/>
      <w:divBdr>
        <w:top w:val="none" w:sz="0" w:space="0" w:color="auto"/>
        <w:left w:val="none" w:sz="0" w:space="0" w:color="auto"/>
        <w:bottom w:val="none" w:sz="0" w:space="0" w:color="auto"/>
        <w:right w:val="none" w:sz="0" w:space="0" w:color="auto"/>
      </w:divBdr>
    </w:div>
    <w:div w:id="1282808729">
      <w:bodyDiv w:val="1"/>
      <w:marLeft w:val="0"/>
      <w:marRight w:val="0"/>
      <w:marTop w:val="0"/>
      <w:marBottom w:val="0"/>
      <w:divBdr>
        <w:top w:val="none" w:sz="0" w:space="0" w:color="auto"/>
        <w:left w:val="none" w:sz="0" w:space="0" w:color="auto"/>
        <w:bottom w:val="none" w:sz="0" w:space="0" w:color="auto"/>
        <w:right w:val="none" w:sz="0" w:space="0" w:color="auto"/>
      </w:divBdr>
    </w:div>
    <w:div w:id="1283343934">
      <w:bodyDiv w:val="1"/>
      <w:marLeft w:val="0"/>
      <w:marRight w:val="0"/>
      <w:marTop w:val="0"/>
      <w:marBottom w:val="0"/>
      <w:divBdr>
        <w:top w:val="none" w:sz="0" w:space="0" w:color="auto"/>
        <w:left w:val="none" w:sz="0" w:space="0" w:color="auto"/>
        <w:bottom w:val="none" w:sz="0" w:space="0" w:color="auto"/>
        <w:right w:val="none" w:sz="0" w:space="0" w:color="auto"/>
      </w:divBdr>
    </w:div>
    <w:div w:id="1283463949">
      <w:bodyDiv w:val="1"/>
      <w:marLeft w:val="0"/>
      <w:marRight w:val="0"/>
      <w:marTop w:val="0"/>
      <w:marBottom w:val="0"/>
      <w:divBdr>
        <w:top w:val="none" w:sz="0" w:space="0" w:color="auto"/>
        <w:left w:val="none" w:sz="0" w:space="0" w:color="auto"/>
        <w:bottom w:val="none" w:sz="0" w:space="0" w:color="auto"/>
        <w:right w:val="none" w:sz="0" w:space="0" w:color="auto"/>
      </w:divBdr>
    </w:div>
    <w:div w:id="1283805149">
      <w:bodyDiv w:val="1"/>
      <w:marLeft w:val="0"/>
      <w:marRight w:val="0"/>
      <w:marTop w:val="0"/>
      <w:marBottom w:val="0"/>
      <w:divBdr>
        <w:top w:val="none" w:sz="0" w:space="0" w:color="auto"/>
        <w:left w:val="none" w:sz="0" w:space="0" w:color="auto"/>
        <w:bottom w:val="none" w:sz="0" w:space="0" w:color="auto"/>
        <w:right w:val="none" w:sz="0" w:space="0" w:color="auto"/>
      </w:divBdr>
    </w:div>
    <w:div w:id="1284656040">
      <w:bodyDiv w:val="1"/>
      <w:marLeft w:val="0"/>
      <w:marRight w:val="0"/>
      <w:marTop w:val="0"/>
      <w:marBottom w:val="0"/>
      <w:divBdr>
        <w:top w:val="none" w:sz="0" w:space="0" w:color="auto"/>
        <w:left w:val="none" w:sz="0" w:space="0" w:color="auto"/>
        <w:bottom w:val="none" w:sz="0" w:space="0" w:color="auto"/>
        <w:right w:val="none" w:sz="0" w:space="0" w:color="auto"/>
      </w:divBdr>
    </w:div>
    <w:div w:id="1285574476">
      <w:bodyDiv w:val="1"/>
      <w:marLeft w:val="0"/>
      <w:marRight w:val="0"/>
      <w:marTop w:val="0"/>
      <w:marBottom w:val="0"/>
      <w:divBdr>
        <w:top w:val="none" w:sz="0" w:space="0" w:color="auto"/>
        <w:left w:val="none" w:sz="0" w:space="0" w:color="auto"/>
        <w:bottom w:val="none" w:sz="0" w:space="0" w:color="auto"/>
        <w:right w:val="none" w:sz="0" w:space="0" w:color="auto"/>
      </w:divBdr>
    </w:div>
    <w:div w:id="1285767148">
      <w:bodyDiv w:val="1"/>
      <w:marLeft w:val="0"/>
      <w:marRight w:val="0"/>
      <w:marTop w:val="0"/>
      <w:marBottom w:val="0"/>
      <w:divBdr>
        <w:top w:val="none" w:sz="0" w:space="0" w:color="auto"/>
        <w:left w:val="none" w:sz="0" w:space="0" w:color="auto"/>
        <w:bottom w:val="none" w:sz="0" w:space="0" w:color="auto"/>
        <w:right w:val="none" w:sz="0" w:space="0" w:color="auto"/>
      </w:divBdr>
    </w:div>
    <w:div w:id="1285767160">
      <w:bodyDiv w:val="1"/>
      <w:marLeft w:val="0"/>
      <w:marRight w:val="0"/>
      <w:marTop w:val="0"/>
      <w:marBottom w:val="0"/>
      <w:divBdr>
        <w:top w:val="none" w:sz="0" w:space="0" w:color="auto"/>
        <w:left w:val="none" w:sz="0" w:space="0" w:color="auto"/>
        <w:bottom w:val="none" w:sz="0" w:space="0" w:color="auto"/>
        <w:right w:val="none" w:sz="0" w:space="0" w:color="auto"/>
      </w:divBdr>
    </w:div>
    <w:div w:id="1286235792">
      <w:bodyDiv w:val="1"/>
      <w:marLeft w:val="0"/>
      <w:marRight w:val="0"/>
      <w:marTop w:val="0"/>
      <w:marBottom w:val="0"/>
      <w:divBdr>
        <w:top w:val="none" w:sz="0" w:space="0" w:color="auto"/>
        <w:left w:val="none" w:sz="0" w:space="0" w:color="auto"/>
        <w:bottom w:val="none" w:sz="0" w:space="0" w:color="auto"/>
        <w:right w:val="none" w:sz="0" w:space="0" w:color="auto"/>
      </w:divBdr>
    </w:div>
    <w:div w:id="1286424719">
      <w:bodyDiv w:val="1"/>
      <w:marLeft w:val="0"/>
      <w:marRight w:val="0"/>
      <w:marTop w:val="0"/>
      <w:marBottom w:val="0"/>
      <w:divBdr>
        <w:top w:val="none" w:sz="0" w:space="0" w:color="auto"/>
        <w:left w:val="none" w:sz="0" w:space="0" w:color="auto"/>
        <w:bottom w:val="none" w:sz="0" w:space="0" w:color="auto"/>
        <w:right w:val="none" w:sz="0" w:space="0" w:color="auto"/>
      </w:divBdr>
    </w:div>
    <w:div w:id="1287005578">
      <w:bodyDiv w:val="1"/>
      <w:marLeft w:val="0"/>
      <w:marRight w:val="0"/>
      <w:marTop w:val="0"/>
      <w:marBottom w:val="0"/>
      <w:divBdr>
        <w:top w:val="none" w:sz="0" w:space="0" w:color="auto"/>
        <w:left w:val="none" w:sz="0" w:space="0" w:color="auto"/>
        <w:bottom w:val="none" w:sz="0" w:space="0" w:color="auto"/>
        <w:right w:val="none" w:sz="0" w:space="0" w:color="auto"/>
      </w:divBdr>
    </w:div>
    <w:div w:id="1287932752">
      <w:bodyDiv w:val="1"/>
      <w:marLeft w:val="0"/>
      <w:marRight w:val="0"/>
      <w:marTop w:val="0"/>
      <w:marBottom w:val="0"/>
      <w:divBdr>
        <w:top w:val="none" w:sz="0" w:space="0" w:color="auto"/>
        <w:left w:val="none" w:sz="0" w:space="0" w:color="auto"/>
        <w:bottom w:val="none" w:sz="0" w:space="0" w:color="auto"/>
        <w:right w:val="none" w:sz="0" w:space="0" w:color="auto"/>
      </w:divBdr>
    </w:div>
    <w:div w:id="1288005986">
      <w:bodyDiv w:val="1"/>
      <w:marLeft w:val="0"/>
      <w:marRight w:val="0"/>
      <w:marTop w:val="0"/>
      <w:marBottom w:val="0"/>
      <w:divBdr>
        <w:top w:val="none" w:sz="0" w:space="0" w:color="auto"/>
        <w:left w:val="none" w:sz="0" w:space="0" w:color="auto"/>
        <w:bottom w:val="none" w:sz="0" w:space="0" w:color="auto"/>
        <w:right w:val="none" w:sz="0" w:space="0" w:color="auto"/>
      </w:divBdr>
    </w:div>
    <w:div w:id="1288201526">
      <w:bodyDiv w:val="1"/>
      <w:marLeft w:val="0"/>
      <w:marRight w:val="0"/>
      <w:marTop w:val="0"/>
      <w:marBottom w:val="0"/>
      <w:divBdr>
        <w:top w:val="none" w:sz="0" w:space="0" w:color="auto"/>
        <w:left w:val="none" w:sz="0" w:space="0" w:color="auto"/>
        <w:bottom w:val="none" w:sz="0" w:space="0" w:color="auto"/>
        <w:right w:val="none" w:sz="0" w:space="0" w:color="auto"/>
      </w:divBdr>
    </w:div>
    <w:div w:id="1288390684">
      <w:bodyDiv w:val="1"/>
      <w:marLeft w:val="0"/>
      <w:marRight w:val="0"/>
      <w:marTop w:val="0"/>
      <w:marBottom w:val="0"/>
      <w:divBdr>
        <w:top w:val="none" w:sz="0" w:space="0" w:color="auto"/>
        <w:left w:val="none" w:sz="0" w:space="0" w:color="auto"/>
        <w:bottom w:val="none" w:sz="0" w:space="0" w:color="auto"/>
        <w:right w:val="none" w:sz="0" w:space="0" w:color="auto"/>
      </w:divBdr>
    </w:div>
    <w:div w:id="1288665405">
      <w:bodyDiv w:val="1"/>
      <w:marLeft w:val="0"/>
      <w:marRight w:val="0"/>
      <w:marTop w:val="0"/>
      <w:marBottom w:val="0"/>
      <w:divBdr>
        <w:top w:val="none" w:sz="0" w:space="0" w:color="auto"/>
        <w:left w:val="none" w:sz="0" w:space="0" w:color="auto"/>
        <w:bottom w:val="none" w:sz="0" w:space="0" w:color="auto"/>
        <w:right w:val="none" w:sz="0" w:space="0" w:color="auto"/>
      </w:divBdr>
    </w:div>
    <w:div w:id="1288700693">
      <w:bodyDiv w:val="1"/>
      <w:marLeft w:val="0"/>
      <w:marRight w:val="0"/>
      <w:marTop w:val="0"/>
      <w:marBottom w:val="0"/>
      <w:divBdr>
        <w:top w:val="none" w:sz="0" w:space="0" w:color="auto"/>
        <w:left w:val="none" w:sz="0" w:space="0" w:color="auto"/>
        <w:bottom w:val="none" w:sz="0" w:space="0" w:color="auto"/>
        <w:right w:val="none" w:sz="0" w:space="0" w:color="auto"/>
      </w:divBdr>
    </w:div>
    <w:div w:id="1289430193">
      <w:bodyDiv w:val="1"/>
      <w:marLeft w:val="0"/>
      <w:marRight w:val="0"/>
      <w:marTop w:val="0"/>
      <w:marBottom w:val="0"/>
      <w:divBdr>
        <w:top w:val="none" w:sz="0" w:space="0" w:color="auto"/>
        <w:left w:val="none" w:sz="0" w:space="0" w:color="auto"/>
        <w:bottom w:val="none" w:sz="0" w:space="0" w:color="auto"/>
        <w:right w:val="none" w:sz="0" w:space="0" w:color="auto"/>
      </w:divBdr>
    </w:div>
    <w:div w:id="1289505278">
      <w:bodyDiv w:val="1"/>
      <w:marLeft w:val="0"/>
      <w:marRight w:val="0"/>
      <w:marTop w:val="0"/>
      <w:marBottom w:val="0"/>
      <w:divBdr>
        <w:top w:val="none" w:sz="0" w:space="0" w:color="auto"/>
        <w:left w:val="none" w:sz="0" w:space="0" w:color="auto"/>
        <w:bottom w:val="none" w:sz="0" w:space="0" w:color="auto"/>
        <w:right w:val="none" w:sz="0" w:space="0" w:color="auto"/>
      </w:divBdr>
    </w:div>
    <w:div w:id="1289704108">
      <w:bodyDiv w:val="1"/>
      <w:marLeft w:val="0"/>
      <w:marRight w:val="0"/>
      <w:marTop w:val="0"/>
      <w:marBottom w:val="0"/>
      <w:divBdr>
        <w:top w:val="none" w:sz="0" w:space="0" w:color="auto"/>
        <w:left w:val="none" w:sz="0" w:space="0" w:color="auto"/>
        <w:bottom w:val="none" w:sz="0" w:space="0" w:color="auto"/>
        <w:right w:val="none" w:sz="0" w:space="0" w:color="auto"/>
      </w:divBdr>
    </w:div>
    <w:div w:id="1289706737">
      <w:bodyDiv w:val="1"/>
      <w:marLeft w:val="0"/>
      <w:marRight w:val="0"/>
      <w:marTop w:val="0"/>
      <w:marBottom w:val="0"/>
      <w:divBdr>
        <w:top w:val="none" w:sz="0" w:space="0" w:color="auto"/>
        <w:left w:val="none" w:sz="0" w:space="0" w:color="auto"/>
        <w:bottom w:val="none" w:sz="0" w:space="0" w:color="auto"/>
        <w:right w:val="none" w:sz="0" w:space="0" w:color="auto"/>
      </w:divBdr>
    </w:div>
    <w:div w:id="1289971679">
      <w:bodyDiv w:val="1"/>
      <w:marLeft w:val="0"/>
      <w:marRight w:val="0"/>
      <w:marTop w:val="0"/>
      <w:marBottom w:val="0"/>
      <w:divBdr>
        <w:top w:val="none" w:sz="0" w:space="0" w:color="auto"/>
        <w:left w:val="none" w:sz="0" w:space="0" w:color="auto"/>
        <w:bottom w:val="none" w:sz="0" w:space="0" w:color="auto"/>
        <w:right w:val="none" w:sz="0" w:space="0" w:color="auto"/>
      </w:divBdr>
    </w:div>
    <w:div w:id="1290091588">
      <w:bodyDiv w:val="1"/>
      <w:marLeft w:val="0"/>
      <w:marRight w:val="0"/>
      <w:marTop w:val="0"/>
      <w:marBottom w:val="0"/>
      <w:divBdr>
        <w:top w:val="none" w:sz="0" w:space="0" w:color="auto"/>
        <w:left w:val="none" w:sz="0" w:space="0" w:color="auto"/>
        <w:bottom w:val="none" w:sz="0" w:space="0" w:color="auto"/>
        <w:right w:val="none" w:sz="0" w:space="0" w:color="auto"/>
      </w:divBdr>
    </w:div>
    <w:div w:id="1291132576">
      <w:bodyDiv w:val="1"/>
      <w:marLeft w:val="0"/>
      <w:marRight w:val="0"/>
      <w:marTop w:val="0"/>
      <w:marBottom w:val="0"/>
      <w:divBdr>
        <w:top w:val="none" w:sz="0" w:space="0" w:color="auto"/>
        <w:left w:val="none" w:sz="0" w:space="0" w:color="auto"/>
        <w:bottom w:val="none" w:sz="0" w:space="0" w:color="auto"/>
        <w:right w:val="none" w:sz="0" w:space="0" w:color="auto"/>
      </w:divBdr>
    </w:div>
    <w:div w:id="1291595098">
      <w:bodyDiv w:val="1"/>
      <w:marLeft w:val="0"/>
      <w:marRight w:val="0"/>
      <w:marTop w:val="0"/>
      <w:marBottom w:val="0"/>
      <w:divBdr>
        <w:top w:val="none" w:sz="0" w:space="0" w:color="auto"/>
        <w:left w:val="none" w:sz="0" w:space="0" w:color="auto"/>
        <w:bottom w:val="none" w:sz="0" w:space="0" w:color="auto"/>
        <w:right w:val="none" w:sz="0" w:space="0" w:color="auto"/>
      </w:divBdr>
    </w:div>
    <w:div w:id="1292787974">
      <w:bodyDiv w:val="1"/>
      <w:marLeft w:val="0"/>
      <w:marRight w:val="0"/>
      <w:marTop w:val="0"/>
      <w:marBottom w:val="0"/>
      <w:divBdr>
        <w:top w:val="none" w:sz="0" w:space="0" w:color="auto"/>
        <w:left w:val="none" w:sz="0" w:space="0" w:color="auto"/>
        <w:bottom w:val="none" w:sz="0" w:space="0" w:color="auto"/>
        <w:right w:val="none" w:sz="0" w:space="0" w:color="auto"/>
      </w:divBdr>
    </w:div>
    <w:div w:id="1293292614">
      <w:bodyDiv w:val="1"/>
      <w:marLeft w:val="0"/>
      <w:marRight w:val="0"/>
      <w:marTop w:val="0"/>
      <w:marBottom w:val="0"/>
      <w:divBdr>
        <w:top w:val="none" w:sz="0" w:space="0" w:color="auto"/>
        <w:left w:val="none" w:sz="0" w:space="0" w:color="auto"/>
        <w:bottom w:val="none" w:sz="0" w:space="0" w:color="auto"/>
        <w:right w:val="none" w:sz="0" w:space="0" w:color="auto"/>
      </w:divBdr>
    </w:div>
    <w:div w:id="1294678726">
      <w:bodyDiv w:val="1"/>
      <w:marLeft w:val="0"/>
      <w:marRight w:val="0"/>
      <w:marTop w:val="0"/>
      <w:marBottom w:val="0"/>
      <w:divBdr>
        <w:top w:val="none" w:sz="0" w:space="0" w:color="auto"/>
        <w:left w:val="none" w:sz="0" w:space="0" w:color="auto"/>
        <w:bottom w:val="none" w:sz="0" w:space="0" w:color="auto"/>
        <w:right w:val="none" w:sz="0" w:space="0" w:color="auto"/>
      </w:divBdr>
    </w:div>
    <w:div w:id="1294794998">
      <w:bodyDiv w:val="1"/>
      <w:marLeft w:val="0"/>
      <w:marRight w:val="0"/>
      <w:marTop w:val="0"/>
      <w:marBottom w:val="0"/>
      <w:divBdr>
        <w:top w:val="none" w:sz="0" w:space="0" w:color="auto"/>
        <w:left w:val="none" w:sz="0" w:space="0" w:color="auto"/>
        <w:bottom w:val="none" w:sz="0" w:space="0" w:color="auto"/>
        <w:right w:val="none" w:sz="0" w:space="0" w:color="auto"/>
      </w:divBdr>
    </w:div>
    <w:div w:id="1296333260">
      <w:bodyDiv w:val="1"/>
      <w:marLeft w:val="0"/>
      <w:marRight w:val="0"/>
      <w:marTop w:val="0"/>
      <w:marBottom w:val="0"/>
      <w:divBdr>
        <w:top w:val="none" w:sz="0" w:space="0" w:color="auto"/>
        <w:left w:val="none" w:sz="0" w:space="0" w:color="auto"/>
        <w:bottom w:val="none" w:sz="0" w:space="0" w:color="auto"/>
        <w:right w:val="none" w:sz="0" w:space="0" w:color="auto"/>
      </w:divBdr>
    </w:div>
    <w:div w:id="1297107916">
      <w:bodyDiv w:val="1"/>
      <w:marLeft w:val="0"/>
      <w:marRight w:val="0"/>
      <w:marTop w:val="0"/>
      <w:marBottom w:val="0"/>
      <w:divBdr>
        <w:top w:val="none" w:sz="0" w:space="0" w:color="auto"/>
        <w:left w:val="none" w:sz="0" w:space="0" w:color="auto"/>
        <w:bottom w:val="none" w:sz="0" w:space="0" w:color="auto"/>
        <w:right w:val="none" w:sz="0" w:space="0" w:color="auto"/>
      </w:divBdr>
    </w:div>
    <w:div w:id="1297181683">
      <w:bodyDiv w:val="1"/>
      <w:marLeft w:val="0"/>
      <w:marRight w:val="0"/>
      <w:marTop w:val="0"/>
      <w:marBottom w:val="0"/>
      <w:divBdr>
        <w:top w:val="none" w:sz="0" w:space="0" w:color="auto"/>
        <w:left w:val="none" w:sz="0" w:space="0" w:color="auto"/>
        <w:bottom w:val="none" w:sz="0" w:space="0" w:color="auto"/>
        <w:right w:val="none" w:sz="0" w:space="0" w:color="auto"/>
      </w:divBdr>
    </w:div>
    <w:div w:id="1298341330">
      <w:bodyDiv w:val="1"/>
      <w:marLeft w:val="0"/>
      <w:marRight w:val="0"/>
      <w:marTop w:val="0"/>
      <w:marBottom w:val="0"/>
      <w:divBdr>
        <w:top w:val="none" w:sz="0" w:space="0" w:color="auto"/>
        <w:left w:val="none" w:sz="0" w:space="0" w:color="auto"/>
        <w:bottom w:val="none" w:sz="0" w:space="0" w:color="auto"/>
        <w:right w:val="none" w:sz="0" w:space="0" w:color="auto"/>
      </w:divBdr>
    </w:div>
    <w:div w:id="1299338799">
      <w:bodyDiv w:val="1"/>
      <w:marLeft w:val="0"/>
      <w:marRight w:val="0"/>
      <w:marTop w:val="0"/>
      <w:marBottom w:val="0"/>
      <w:divBdr>
        <w:top w:val="none" w:sz="0" w:space="0" w:color="auto"/>
        <w:left w:val="none" w:sz="0" w:space="0" w:color="auto"/>
        <w:bottom w:val="none" w:sz="0" w:space="0" w:color="auto"/>
        <w:right w:val="none" w:sz="0" w:space="0" w:color="auto"/>
      </w:divBdr>
    </w:div>
    <w:div w:id="1299529762">
      <w:bodyDiv w:val="1"/>
      <w:marLeft w:val="0"/>
      <w:marRight w:val="0"/>
      <w:marTop w:val="0"/>
      <w:marBottom w:val="0"/>
      <w:divBdr>
        <w:top w:val="none" w:sz="0" w:space="0" w:color="auto"/>
        <w:left w:val="none" w:sz="0" w:space="0" w:color="auto"/>
        <w:bottom w:val="none" w:sz="0" w:space="0" w:color="auto"/>
        <w:right w:val="none" w:sz="0" w:space="0" w:color="auto"/>
      </w:divBdr>
    </w:div>
    <w:div w:id="1300039751">
      <w:bodyDiv w:val="1"/>
      <w:marLeft w:val="0"/>
      <w:marRight w:val="0"/>
      <w:marTop w:val="0"/>
      <w:marBottom w:val="0"/>
      <w:divBdr>
        <w:top w:val="none" w:sz="0" w:space="0" w:color="auto"/>
        <w:left w:val="none" w:sz="0" w:space="0" w:color="auto"/>
        <w:bottom w:val="none" w:sz="0" w:space="0" w:color="auto"/>
        <w:right w:val="none" w:sz="0" w:space="0" w:color="auto"/>
      </w:divBdr>
    </w:div>
    <w:div w:id="1300578254">
      <w:bodyDiv w:val="1"/>
      <w:marLeft w:val="0"/>
      <w:marRight w:val="0"/>
      <w:marTop w:val="0"/>
      <w:marBottom w:val="0"/>
      <w:divBdr>
        <w:top w:val="none" w:sz="0" w:space="0" w:color="auto"/>
        <w:left w:val="none" w:sz="0" w:space="0" w:color="auto"/>
        <w:bottom w:val="none" w:sz="0" w:space="0" w:color="auto"/>
        <w:right w:val="none" w:sz="0" w:space="0" w:color="auto"/>
      </w:divBdr>
    </w:div>
    <w:div w:id="1301417636">
      <w:bodyDiv w:val="1"/>
      <w:marLeft w:val="0"/>
      <w:marRight w:val="0"/>
      <w:marTop w:val="0"/>
      <w:marBottom w:val="0"/>
      <w:divBdr>
        <w:top w:val="none" w:sz="0" w:space="0" w:color="auto"/>
        <w:left w:val="none" w:sz="0" w:space="0" w:color="auto"/>
        <w:bottom w:val="none" w:sz="0" w:space="0" w:color="auto"/>
        <w:right w:val="none" w:sz="0" w:space="0" w:color="auto"/>
      </w:divBdr>
    </w:div>
    <w:div w:id="1301761912">
      <w:bodyDiv w:val="1"/>
      <w:marLeft w:val="0"/>
      <w:marRight w:val="0"/>
      <w:marTop w:val="0"/>
      <w:marBottom w:val="0"/>
      <w:divBdr>
        <w:top w:val="none" w:sz="0" w:space="0" w:color="auto"/>
        <w:left w:val="none" w:sz="0" w:space="0" w:color="auto"/>
        <w:bottom w:val="none" w:sz="0" w:space="0" w:color="auto"/>
        <w:right w:val="none" w:sz="0" w:space="0" w:color="auto"/>
      </w:divBdr>
    </w:div>
    <w:div w:id="1302150565">
      <w:bodyDiv w:val="1"/>
      <w:marLeft w:val="0"/>
      <w:marRight w:val="0"/>
      <w:marTop w:val="0"/>
      <w:marBottom w:val="0"/>
      <w:divBdr>
        <w:top w:val="none" w:sz="0" w:space="0" w:color="auto"/>
        <w:left w:val="none" w:sz="0" w:space="0" w:color="auto"/>
        <w:bottom w:val="none" w:sz="0" w:space="0" w:color="auto"/>
        <w:right w:val="none" w:sz="0" w:space="0" w:color="auto"/>
      </w:divBdr>
    </w:div>
    <w:div w:id="1303849102">
      <w:bodyDiv w:val="1"/>
      <w:marLeft w:val="0"/>
      <w:marRight w:val="0"/>
      <w:marTop w:val="0"/>
      <w:marBottom w:val="0"/>
      <w:divBdr>
        <w:top w:val="none" w:sz="0" w:space="0" w:color="auto"/>
        <w:left w:val="none" w:sz="0" w:space="0" w:color="auto"/>
        <w:bottom w:val="none" w:sz="0" w:space="0" w:color="auto"/>
        <w:right w:val="none" w:sz="0" w:space="0" w:color="auto"/>
      </w:divBdr>
    </w:div>
    <w:div w:id="1304001004">
      <w:bodyDiv w:val="1"/>
      <w:marLeft w:val="0"/>
      <w:marRight w:val="0"/>
      <w:marTop w:val="0"/>
      <w:marBottom w:val="0"/>
      <w:divBdr>
        <w:top w:val="none" w:sz="0" w:space="0" w:color="auto"/>
        <w:left w:val="none" w:sz="0" w:space="0" w:color="auto"/>
        <w:bottom w:val="none" w:sz="0" w:space="0" w:color="auto"/>
        <w:right w:val="none" w:sz="0" w:space="0" w:color="auto"/>
      </w:divBdr>
    </w:div>
    <w:div w:id="1304850729">
      <w:bodyDiv w:val="1"/>
      <w:marLeft w:val="0"/>
      <w:marRight w:val="0"/>
      <w:marTop w:val="0"/>
      <w:marBottom w:val="0"/>
      <w:divBdr>
        <w:top w:val="none" w:sz="0" w:space="0" w:color="auto"/>
        <w:left w:val="none" w:sz="0" w:space="0" w:color="auto"/>
        <w:bottom w:val="none" w:sz="0" w:space="0" w:color="auto"/>
        <w:right w:val="none" w:sz="0" w:space="0" w:color="auto"/>
      </w:divBdr>
    </w:div>
    <w:div w:id="1304889671">
      <w:bodyDiv w:val="1"/>
      <w:marLeft w:val="0"/>
      <w:marRight w:val="0"/>
      <w:marTop w:val="0"/>
      <w:marBottom w:val="0"/>
      <w:divBdr>
        <w:top w:val="none" w:sz="0" w:space="0" w:color="auto"/>
        <w:left w:val="none" w:sz="0" w:space="0" w:color="auto"/>
        <w:bottom w:val="none" w:sz="0" w:space="0" w:color="auto"/>
        <w:right w:val="none" w:sz="0" w:space="0" w:color="auto"/>
      </w:divBdr>
    </w:div>
    <w:div w:id="1305618839">
      <w:bodyDiv w:val="1"/>
      <w:marLeft w:val="0"/>
      <w:marRight w:val="0"/>
      <w:marTop w:val="0"/>
      <w:marBottom w:val="0"/>
      <w:divBdr>
        <w:top w:val="none" w:sz="0" w:space="0" w:color="auto"/>
        <w:left w:val="none" w:sz="0" w:space="0" w:color="auto"/>
        <w:bottom w:val="none" w:sz="0" w:space="0" w:color="auto"/>
        <w:right w:val="none" w:sz="0" w:space="0" w:color="auto"/>
      </w:divBdr>
    </w:div>
    <w:div w:id="1305891452">
      <w:bodyDiv w:val="1"/>
      <w:marLeft w:val="0"/>
      <w:marRight w:val="0"/>
      <w:marTop w:val="0"/>
      <w:marBottom w:val="0"/>
      <w:divBdr>
        <w:top w:val="none" w:sz="0" w:space="0" w:color="auto"/>
        <w:left w:val="none" w:sz="0" w:space="0" w:color="auto"/>
        <w:bottom w:val="none" w:sz="0" w:space="0" w:color="auto"/>
        <w:right w:val="none" w:sz="0" w:space="0" w:color="auto"/>
      </w:divBdr>
    </w:div>
    <w:div w:id="1307972330">
      <w:bodyDiv w:val="1"/>
      <w:marLeft w:val="0"/>
      <w:marRight w:val="0"/>
      <w:marTop w:val="0"/>
      <w:marBottom w:val="0"/>
      <w:divBdr>
        <w:top w:val="none" w:sz="0" w:space="0" w:color="auto"/>
        <w:left w:val="none" w:sz="0" w:space="0" w:color="auto"/>
        <w:bottom w:val="none" w:sz="0" w:space="0" w:color="auto"/>
        <w:right w:val="none" w:sz="0" w:space="0" w:color="auto"/>
      </w:divBdr>
    </w:div>
    <w:div w:id="1308703478">
      <w:bodyDiv w:val="1"/>
      <w:marLeft w:val="0"/>
      <w:marRight w:val="0"/>
      <w:marTop w:val="0"/>
      <w:marBottom w:val="0"/>
      <w:divBdr>
        <w:top w:val="none" w:sz="0" w:space="0" w:color="auto"/>
        <w:left w:val="none" w:sz="0" w:space="0" w:color="auto"/>
        <w:bottom w:val="none" w:sz="0" w:space="0" w:color="auto"/>
        <w:right w:val="none" w:sz="0" w:space="0" w:color="auto"/>
      </w:divBdr>
    </w:div>
    <w:div w:id="1308782885">
      <w:bodyDiv w:val="1"/>
      <w:marLeft w:val="0"/>
      <w:marRight w:val="0"/>
      <w:marTop w:val="0"/>
      <w:marBottom w:val="0"/>
      <w:divBdr>
        <w:top w:val="none" w:sz="0" w:space="0" w:color="auto"/>
        <w:left w:val="none" w:sz="0" w:space="0" w:color="auto"/>
        <w:bottom w:val="none" w:sz="0" w:space="0" w:color="auto"/>
        <w:right w:val="none" w:sz="0" w:space="0" w:color="auto"/>
      </w:divBdr>
    </w:div>
    <w:div w:id="1308782929">
      <w:bodyDiv w:val="1"/>
      <w:marLeft w:val="0"/>
      <w:marRight w:val="0"/>
      <w:marTop w:val="0"/>
      <w:marBottom w:val="0"/>
      <w:divBdr>
        <w:top w:val="none" w:sz="0" w:space="0" w:color="auto"/>
        <w:left w:val="none" w:sz="0" w:space="0" w:color="auto"/>
        <w:bottom w:val="none" w:sz="0" w:space="0" w:color="auto"/>
        <w:right w:val="none" w:sz="0" w:space="0" w:color="auto"/>
      </w:divBdr>
    </w:div>
    <w:div w:id="1308897239">
      <w:bodyDiv w:val="1"/>
      <w:marLeft w:val="0"/>
      <w:marRight w:val="0"/>
      <w:marTop w:val="0"/>
      <w:marBottom w:val="0"/>
      <w:divBdr>
        <w:top w:val="none" w:sz="0" w:space="0" w:color="auto"/>
        <w:left w:val="none" w:sz="0" w:space="0" w:color="auto"/>
        <w:bottom w:val="none" w:sz="0" w:space="0" w:color="auto"/>
        <w:right w:val="none" w:sz="0" w:space="0" w:color="auto"/>
      </w:divBdr>
    </w:div>
    <w:div w:id="1310013884">
      <w:bodyDiv w:val="1"/>
      <w:marLeft w:val="0"/>
      <w:marRight w:val="0"/>
      <w:marTop w:val="0"/>
      <w:marBottom w:val="0"/>
      <w:divBdr>
        <w:top w:val="none" w:sz="0" w:space="0" w:color="auto"/>
        <w:left w:val="none" w:sz="0" w:space="0" w:color="auto"/>
        <w:bottom w:val="none" w:sz="0" w:space="0" w:color="auto"/>
        <w:right w:val="none" w:sz="0" w:space="0" w:color="auto"/>
      </w:divBdr>
    </w:div>
    <w:div w:id="1310088272">
      <w:bodyDiv w:val="1"/>
      <w:marLeft w:val="0"/>
      <w:marRight w:val="0"/>
      <w:marTop w:val="0"/>
      <w:marBottom w:val="0"/>
      <w:divBdr>
        <w:top w:val="none" w:sz="0" w:space="0" w:color="auto"/>
        <w:left w:val="none" w:sz="0" w:space="0" w:color="auto"/>
        <w:bottom w:val="none" w:sz="0" w:space="0" w:color="auto"/>
        <w:right w:val="none" w:sz="0" w:space="0" w:color="auto"/>
      </w:divBdr>
    </w:div>
    <w:div w:id="1310402790">
      <w:bodyDiv w:val="1"/>
      <w:marLeft w:val="0"/>
      <w:marRight w:val="0"/>
      <w:marTop w:val="0"/>
      <w:marBottom w:val="0"/>
      <w:divBdr>
        <w:top w:val="none" w:sz="0" w:space="0" w:color="auto"/>
        <w:left w:val="none" w:sz="0" w:space="0" w:color="auto"/>
        <w:bottom w:val="none" w:sz="0" w:space="0" w:color="auto"/>
        <w:right w:val="none" w:sz="0" w:space="0" w:color="auto"/>
      </w:divBdr>
    </w:div>
    <w:div w:id="1310985417">
      <w:bodyDiv w:val="1"/>
      <w:marLeft w:val="0"/>
      <w:marRight w:val="0"/>
      <w:marTop w:val="0"/>
      <w:marBottom w:val="0"/>
      <w:divBdr>
        <w:top w:val="none" w:sz="0" w:space="0" w:color="auto"/>
        <w:left w:val="none" w:sz="0" w:space="0" w:color="auto"/>
        <w:bottom w:val="none" w:sz="0" w:space="0" w:color="auto"/>
        <w:right w:val="none" w:sz="0" w:space="0" w:color="auto"/>
      </w:divBdr>
    </w:div>
    <w:div w:id="1311011662">
      <w:bodyDiv w:val="1"/>
      <w:marLeft w:val="0"/>
      <w:marRight w:val="0"/>
      <w:marTop w:val="0"/>
      <w:marBottom w:val="0"/>
      <w:divBdr>
        <w:top w:val="none" w:sz="0" w:space="0" w:color="auto"/>
        <w:left w:val="none" w:sz="0" w:space="0" w:color="auto"/>
        <w:bottom w:val="none" w:sz="0" w:space="0" w:color="auto"/>
        <w:right w:val="none" w:sz="0" w:space="0" w:color="auto"/>
      </w:divBdr>
    </w:div>
    <w:div w:id="1311714488">
      <w:bodyDiv w:val="1"/>
      <w:marLeft w:val="0"/>
      <w:marRight w:val="0"/>
      <w:marTop w:val="0"/>
      <w:marBottom w:val="0"/>
      <w:divBdr>
        <w:top w:val="none" w:sz="0" w:space="0" w:color="auto"/>
        <w:left w:val="none" w:sz="0" w:space="0" w:color="auto"/>
        <w:bottom w:val="none" w:sz="0" w:space="0" w:color="auto"/>
        <w:right w:val="none" w:sz="0" w:space="0" w:color="auto"/>
      </w:divBdr>
    </w:div>
    <w:div w:id="1311865081">
      <w:bodyDiv w:val="1"/>
      <w:marLeft w:val="0"/>
      <w:marRight w:val="0"/>
      <w:marTop w:val="0"/>
      <w:marBottom w:val="0"/>
      <w:divBdr>
        <w:top w:val="none" w:sz="0" w:space="0" w:color="auto"/>
        <w:left w:val="none" w:sz="0" w:space="0" w:color="auto"/>
        <w:bottom w:val="none" w:sz="0" w:space="0" w:color="auto"/>
        <w:right w:val="none" w:sz="0" w:space="0" w:color="auto"/>
      </w:divBdr>
    </w:div>
    <w:div w:id="1312756525">
      <w:bodyDiv w:val="1"/>
      <w:marLeft w:val="0"/>
      <w:marRight w:val="0"/>
      <w:marTop w:val="0"/>
      <w:marBottom w:val="0"/>
      <w:divBdr>
        <w:top w:val="none" w:sz="0" w:space="0" w:color="auto"/>
        <w:left w:val="none" w:sz="0" w:space="0" w:color="auto"/>
        <w:bottom w:val="none" w:sz="0" w:space="0" w:color="auto"/>
        <w:right w:val="none" w:sz="0" w:space="0" w:color="auto"/>
      </w:divBdr>
    </w:div>
    <w:div w:id="1313679137">
      <w:bodyDiv w:val="1"/>
      <w:marLeft w:val="0"/>
      <w:marRight w:val="0"/>
      <w:marTop w:val="0"/>
      <w:marBottom w:val="0"/>
      <w:divBdr>
        <w:top w:val="none" w:sz="0" w:space="0" w:color="auto"/>
        <w:left w:val="none" w:sz="0" w:space="0" w:color="auto"/>
        <w:bottom w:val="none" w:sz="0" w:space="0" w:color="auto"/>
        <w:right w:val="none" w:sz="0" w:space="0" w:color="auto"/>
      </w:divBdr>
    </w:div>
    <w:div w:id="1314288490">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14917774">
      <w:bodyDiv w:val="1"/>
      <w:marLeft w:val="0"/>
      <w:marRight w:val="0"/>
      <w:marTop w:val="0"/>
      <w:marBottom w:val="0"/>
      <w:divBdr>
        <w:top w:val="none" w:sz="0" w:space="0" w:color="auto"/>
        <w:left w:val="none" w:sz="0" w:space="0" w:color="auto"/>
        <w:bottom w:val="none" w:sz="0" w:space="0" w:color="auto"/>
        <w:right w:val="none" w:sz="0" w:space="0" w:color="auto"/>
      </w:divBdr>
    </w:div>
    <w:div w:id="1314945131">
      <w:bodyDiv w:val="1"/>
      <w:marLeft w:val="0"/>
      <w:marRight w:val="0"/>
      <w:marTop w:val="0"/>
      <w:marBottom w:val="0"/>
      <w:divBdr>
        <w:top w:val="none" w:sz="0" w:space="0" w:color="auto"/>
        <w:left w:val="none" w:sz="0" w:space="0" w:color="auto"/>
        <w:bottom w:val="none" w:sz="0" w:space="0" w:color="auto"/>
        <w:right w:val="none" w:sz="0" w:space="0" w:color="auto"/>
      </w:divBdr>
    </w:div>
    <w:div w:id="1315064996">
      <w:bodyDiv w:val="1"/>
      <w:marLeft w:val="0"/>
      <w:marRight w:val="0"/>
      <w:marTop w:val="0"/>
      <w:marBottom w:val="0"/>
      <w:divBdr>
        <w:top w:val="none" w:sz="0" w:space="0" w:color="auto"/>
        <w:left w:val="none" w:sz="0" w:space="0" w:color="auto"/>
        <w:bottom w:val="none" w:sz="0" w:space="0" w:color="auto"/>
        <w:right w:val="none" w:sz="0" w:space="0" w:color="auto"/>
      </w:divBdr>
    </w:div>
    <w:div w:id="1315990200">
      <w:bodyDiv w:val="1"/>
      <w:marLeft w:val="0"/>
      <w:marRight w:val="0"/>
      <w:marTop w:val="0"/>
      <w:marBottom w:val="0"/>
      <w:divBdr>
        <w:top w:val="none" w:sz="0" w:space="0" w:color="auto"/>
        <w:left w:val="none" w:sz="0" w:space="0" w:color="auto"/>
        <w:bottom w:val="none" w:sz="0" w:space="0" w:color="auto"/>
        <w:right w:val="none" w:sz="0" w:space="0" w:color="auto"/>
      </w:divBdr>
    </w:div>
    <w:div w:id="1316422384">
      <w:bodyDiv w:val="1"/>
      <w:marLeft w:val="0"/>
      <w:marRight w:val="0"/>
      <w:marTop w:val="0"/>
      <w:marBottom w:val="0"/>
      <w:divBdr>
        <w:top w:val="none" w:sz="0" w:space="0" w:color="auto"/>
        <w:left w:val="none" w:sz="0" w:space="0" w:color="auto"/>
        <w:bottom w:val="none" w:sz="0" w:space="0" w:color="auto"/>
        <w:right w:val="none" w:sz="0" w:space="0" w:color="auto"/>
      </w:divBdr>
    </w:div>
    <w:div w:id="1316907804">
      <w:bodyDiv w:val="1"/>
      <w:marLeft w:val="0"/>
      <w:marRight w:val="0"/>
      <w:marTop w:val="0"/>
      <w:marBottom w:val="0"/>
      <w:divBdr>
        <w:top w:val="none" w:sz="0" w:space="0" w:color="auto"/>
        <w:left w:val="none" w:sz="0" w:space="0" w:color="auto"/>
        <w:bottom w:val="none" w:sz="0" w:space="0" w:color="auto"/>
        <w:right w:val="none" w:sz="0" w:space="0" w:color="auto"/>
      </w:divBdr>
    </w:div>
    <w:div w:id="1316956082">
      <w:bodyDiv w:val="1"/>
      <w:marLeft w:val="0"/>
      <w:marRight w:val="0"/>
      <w:marTop w:val="0"/>
      <w:marBottom w:val="0"/>
      <w:divBdr>
        <w:top w:val="none" w:sz="0" w:space="0" w:color="auto"/>
        <w:left w:val="none" w:sz="0" w:space="0" w:color="auto"/>
        <w:bottom w:val="none" w:sz="0" w:space="0" w:color="auto"/>
        <w:right w:val="none" w:sz="0" w:space="0" w:color="auto"/>
      </w:divBdr>
    </w:div>
    <w:div w:id="1317420629">
      <w:bodyDiv w:val="1"/>
      <w:marLeft w:val="0"/>
      <w:marRight w:val="0"/>
      <w:marTop w:val="0"/>
      <w:marBottom w:val="0"/>
      <w:divBdr>
        <w:top w:val="none" w:sz="0" w:space="0" w:color="auto"/>
        <w:left w:val="none" w:sz="0" w:space="0" w:color="auto"/>
        <w:bottom w:val="none" w:sz="0" w:space="0" w:color="auto"/>
        <w:right w:val="none" w:sz="0" w:space="0" w:color="auto"/>
      </w:divBdr>
    </w:div>
    <w:div w:id="1318415424">
      <w:bodyDiv w:val="1"/>
      <w:marLeft w:val="0"/>
      <w:marRight w:val="0"/>
      <w:marTop w:val="0"/>
      <w:marBottom w:val="0"/>
      <w:divBdr>
        <w:top w:val="none" w:sz="0" w:space="0" w:color="auto"/>
        <w:left w:val="none" w:sz="0" w:space="0" w:color="auto"/>
        <w:bottom w:val="none" w:sz="0" w:space="0" w:color="auto"/>
        <w:right w:val="none" w:sz="0" w:space="0" w:color="auto"/>
      </w:divBdr>
    </w:div>
    <w:div w:id="1318725464">
      <w:bodyDiv w:val="1"/>
      <w:marLeft w:val="0"/>
      <w:marRight w:val="0"/>
      <w:marTop w:val="0"/>
      <w:marBottom w:val="0"/>
      <w:divBdr>
        <w:top w:val="none" w:sz="0" w:space="0" w:color="auto"/>
        <w:left w:val="none" w:sz="0" w:space="0" w:color="auto"/>
        <w:bottom w:val="none" w:sz="0" w:space="0" w:color="auto"/>
        <w:right w:val="none" w:sz="0" w:space="0" w:color="auto"/>
      </w:divBdr>
    </w:div>
    <w:div w:id="1319963817">
      <w:bodyDiv w:val="1"/>
      <w:marLeft w:val="0"/>
      <w:marRight w:val="0"/>
      <w:marTop w:val="0"/>
      <w:marBottom w:val="0"/>
      <w:divBdr>
        <w:top w:val="none" w:sz="0" w:space="0" w:color="auto"/>
        <w:left w:val="none" w:sz="0" w:space="0" w:color="auto"/>
        <w:bottom w:val="none" w:sz="0" w:space="0" w:color="auto"/>
        <w:right w:val="none" w:sz="0" w:space="0" w:color="auto"/>
      </w:divBdr>
    </w:div>
    <w:div w:id="1320187371">
      <w:bodyDiv w:val="1"/>
      <w:marLeft w:val="0"/>
      <w:marRight w:val="0"/>
      <w:marTop w:val="0"/>
      <w:marBottom w:val="0"/>
      <w:divBdr>
        <w:top w:val="none" w:sz="0" w:space="0" w:color="auto"/>
        <w:left w:val="none" w:sz="0" w:space="0" w:color="auto"/>
        <w:bottom w:val="none" w:sz="0" w:space="0" w:color="auto"/>
        <w:right w:val="none" w:sz="0" w:space="0" w:color="auto"/>
      </w:divBdr>
    </w:div>
    <w:div w:id="1320233095">
      <w:bodyDiv w:val="1"/>
      <w:marLeft w:val="0"/>
      <w:marRight w:val="0"/>
      <w:marTop w:val="0"/>
      <w:marBottom w:val="0"/>
      <w:divBdr>
        <w:top w:val="none" w:sz="0" w:space="0" w:color="auto"/>
        <w:left w:val="none" w:sz="0" w:space="0" w:color="auto"/>
        <w:bottom w:val="none" w:sz="0" w:space="0" w:color="auto"/>
        <w:right w:val="none" w:sz="0" w:space="0" w:color="auto"/>
      </w:divBdr>
    </w:div>
    <w:div w:id="1320772201">
      <w:bodyDiv w:val="1"/>
      <w:marLeft w:val="0"/>
      <w:marRight w:val="0"/>
      <w:marTop w:val="0"/>
      <w:marBottom w:val="0"/>
      <w:divBdr>
        <w:top w:val="none" w:sz="0" w:space="0" w:color="auto"/>
        <w:left w:val="none" w:sz="0" w:space="0" w:color="auto"/>
        <w:bottom w:val="none" w:sz="0" w:space="0" w:color="auto"/>
        <w:right w:val="none" w:sz="0" w:space="0" w:color="auto"/>
      </w:divBdr>
    </w:div>
    <w:div w:id="1320966136">
      <w:bodyDiv w:val="1"/>
      <w:marLeft w:val="0"/>
      <w:marRight w:val="0"/>
      <w:marTop w:val="0"/>
      <w:marBottom w:val="0"/>
      <w:divBdr>
        <w:top w:val="none" w:sz="0" w:space="0" w:color="auto"/>
        <w:left w:val="none" w:sz="0" w:space="0" w:color="auto"/>
        <w:bottom w:val="none" w:sz="0" w:space="0" w:color="auto"/>
        <w:right w:val="none" w:sz="0" w:space="0" w:color="auto"/>
      </w:divBdr>
    </w:div>
    <w:div w:id="1321036694">
      <w:bodyDiv w:val="1"/>
      <w:marLeft w:val="0"/>
      <w:marRight w:val="0"/>
      <w:marTop w:val="0"/>
      <w:marBottom w:val="0"/>
      <w:divBdr>
        <w:top w:val="none" w:sz="0" w:space="0" w:color="auto"/>
        <w:left w:val="none" w:sz="0" w:space="0" w:color="auto"/>
        <w:bottom w:val="none" w:sz="0" w:space="0" w:color="auto"/>
        <w:right w:val="none" w:sz="0" w:space="0" w:color="auto"/>
      </w:divBdr>
    </w:div>
    <w:div w:id="1321079106">
      <w:bodyDiv w:val="1"/>
      <w:marLeft w:val="0"/>
      <w:marRight w:val="0"/>
      <w:marTop w:val="0"/>
      <w:marBottom w:val="0"/>
      <w:divBdr>
        <w:top w:val="none" w:sz="0" w:space="0" w:color="auto"/>
        <w:left w:val="none" w:sz="0" w:space="0" w:color="auto"/>
        <w:bottom w:val="none" w:sz="0" w:space="0" w:color="auto"/>
        <w:right w:val="none" w:sz="0" w:space="0" w:color="auto"/>
      </w:divBdr>
    </w:div>
    <w:div w:id="1321271354">
      <w:bodyDiv w:val="1"/>
      <w:marLeft w:val="0"/>
      <w:marRight w:val="0"/>
      <w:marTop w:val="0"/>
      <w:marBottom w:val="0"/>
      <w:divBdr>
        <w:top w:val="none" w:sz="0" w:space="0" w:color="auto"/>
        <w:left w:val="none" w:sz="0" w:space="0" w:color="auto"/>
        <w:bottom w:val="none" w:sz="0" w:space="0" w:color="auto"/>
        <w:right w:val="none" w:sz="0" w:space="0" w:color="auto"/>
      </w:divBdr>
    </w:div>
    <w:div w:id="1321929586">
      <w:bodyDiv w:val="1"/>
      <w:marLeft w:val="0"/>
      <w:marRight w:val="0"/>
      <w:marTop w:val="0"/>
      <w:marBottom w:val="0"/>
      <w:divBdr>
        <w:top w:val="none" w:sz="0" w:space="0" w:color="auto"/>
        <w:left w:val="none" w:sz="0" w:space="0" w:color="auto"/>
        <w:bottom w:val="none" w:sz="0" w:space="0" w:color="auto"/>
        <w:right w:val="none" w:sz="0" w:space="0" w:color="auto"/>
      </w:divBdr>
    </w:div>
    <w:div w:id="1322008038">
      <w:bodyDiv w:val="1"/>
      <w:marLeft w:val="0"/>
      <w:marRight w:val="0"/>
      <w:marTop w:val="0"/>
      <w:marBottom w:val="0"/>
      <w:divBdr>
        <w:top w:val="none" w:sz="0" w:space="0" w:color="auto"/>
        <w:left w:val="none" w:sz="0" w:space="0" w:color="auto"/>
        <w:bottom w:val="none" w:sz="0" w:space="0" w:color="auto"/>
        <w:right w:val="none" w:sz="0" w:space="0" w:color="auto"/>
      </w:divBdr>
    </w:div>
    <w:div w:id="1322387180">
      <w:bodyDiv w:val="1"/>
      <w:marLeft w:val="0"/>
      <w:marRight w:val="0"/>
      <w:marTop w:val="0"/>
      <w:marBottom w:val="0"/>
      <w:divBdr>
        <w:top w:val="none" w:sz="0" w:space="0" w:color="auto"/>
        <w:left w:val="none" w:sz="0" w:space="0" w:color="auto"/>
        <w:bottom w:val="none" w:sz="0" w:space="0" w:color="auto"/>
        <w:right w:val="none" w:sz="0" w:space="0" w:color="auto"/>
      </w:divBdr>
    </w:div>
    <w:div w:id="1322856067">
      <w:bodyDiv w:val="1"/>
      <w:marLeft w:val="0"/>
      <w:marRight w:val="0"/>
      <w:marTop w:val="0"/>
      <w:marBottom w:val="0"/>
      <w:divBdr>
        <w:top w:val="none" w:sz="0" w:space="0" w:color="auto"/>
        <w:left w:val="none" w:sz="0" w:space="0" w:color="auto"/>
        <w:bottom w:val="none" w:sz="0" w:space="0" w:color="auto"/>
        <w:right w:val="none" w:sz="0" w:space="0" w:color="auto"/>
      </w:divBdr>
    </w:div>
    <w:div w:id="1322929674">
      <w:bodyDiv w:val="1"/>
      <w:marLeft w:val="0"/>
      <w:marRight w:val="0"/>
      <w:marTop w:val="0"/>
      <w:marBottom w:val="0"/>
      <w:divBdr>
        <w:top w:val="none" w:sz="0" w:space="0" w:color="auto"/>
        <w:left w:val="none" w:sz="0" w:space="0" w:color="auto"/>
        <w:bottom w:val="none" w:sz="0" w:space="0" w:color="auto"/>
        <w:right w:val="none" w:sz="0" w:space="0" w:color="auto"/>
      </w:divBdr>
    </w:div>
    <w:div w:id="1323394696">
      <w:bodyDiv w:val="1"/>
      <w:marLeft w:val="0"/>
      <w:marRight w:val="0"/>
      <w:marTop w:val="0"/>
      <w:marBottom w:val="0"/>
      <w:divBdr>
        <w:top w:val="none" w:sz="0" w:space="0" w:color="auto"/>
        <w:left w:val="none" w:sz="0" w:space="0" w:color="auto"/>
        <w:bottom w:val="none" w:sz="0" w:space="0" w:color="auto"/>
        <w:right w:val="none" w:sz="0" w:space="0" w:color="auto"/>
      </w:divBdr>
    </w:div>
    <w:div w:id="1324698723">
      <w:bodyDiv w:val="1"/>
      <w:marLeft w:val="0"/>
      <w:marRight w:val="0"/>
      <w:marTop w:val="0"/>
      <w:marBottom w:val="0"/>
      <w:divBdr>
        <w:top w:val="none" w:sz="0" w:space="0" w:color="auto"/>
        <w:left w:val="none" w:sz="0" w:space="0" w:color="auto"/>
        <w:bottom w:val="none" w:sz="0" w:space="0" w:color="auto"/>
        <w:right w:val="none" w:sz="0" w:space="0" w:color="auto"/>
      </w:divBdr>
    </w:div>
    <w:div w:id="1324972566">
      <w:bodyDiv w:val="1"/>
      <w:marLeft w:val="0"/>
      <w:marRight w:val="0"/>
      <w:marTop w:val="0"/>
      <w:marBottom w:val="0"/>
      <w:divBdr>
        <w:top w:val="none" w:sz="0" w:space="0" w:color="auto"/>
        <w:left w:val="none" w:sz="0" w:space="0" w:color="auto"/>
        <w:bottom w:val="none" w:sz="0" w:space="0" w:color="auto"/>
        <w:right w:val="none" w:sz="0" w:space="0" w:color="auto"/>
      </w:divBdr>
    </w:div>
    <w:div w:id="1325014396">
      <w:bodyDiv w:val="1"/>
      <w:marLeft w:val="0"/>
      <w:marRight w:val="0"/>
      <w:marTop w:val="0"/>
      <w:marBottom w:val="0"/>
      <w:divBdr>
        <w:top w:val="none" w:sz="0" w:space="0" w:color="auto"/>
        <w:left w:val="none" w:sz="0" w:space="0" w:color="auto"/>
        <w:bottom w:val="none" w:sz="0" w:space="0" w:color="auto"/>
        <w:right w:val="none" w:sz="0" w:space="0" w:color="auto"/>
      </w:divBdr>
    </w:div>
    <w:div w:id="1325161089">
      <w:bodyDiv w:val="1"/>
      <w:marLeft w:val="0"/>
      <w:marRight w:val="0"/>
      <w:marTop w:val="0"/>
      <w:marBottom w:val="0"/>
      <w:divBdr>
        <w:top w:val="none" w:sz="0" w:space="0" w:color="auto"/>
        <w:left w:val="none" w:sz="0" w:space="0" w:color="auto"/>
        <w:bottom w:val="none" w:sz="0" w:space="0" w:color="auto"/>
        <w:right w:val="none" w:sz="0" w:space="0" w:color="auto"/>
      </w:divBdr>
    </w:div>
    <w:div w:id="1325427456">
      <w:bodyDiv w:val="1"/>
      <w:marLeft w:val="0"/>
      <w:marRight w:val="0"/>
      <w:marTop w:val="0"/>
      <w:marBottom w:val="0"/>
      <w:divBdr>
        <w:top w:val="none" w:sz="0" w:space="0" w:color="auto"/>
        <w:left w:val="none" w:sz="0" w:space="0" w:color="auto"/>
        <w:bottom w:val="none" w:sz="0" w:space="0" w:color="auto"/>
        <w:right w:val="none" w:sz="0" w:space="0" w:color="auto"/>
      </w:divBdr>
    </w:div>
    <w:div w:id="1326277229">
      <w:bodyDiv w:val="1"/>
      <w:marLeft w:val="0"/>
      <w:marRight w:val="0"/>
      <w:marTop w:val="0"/>
      <w:marBottom w:val="0"/>
      <w:divBdr>
        <w:top w:val="none" w:sz="0" w:space="0" w:color="auto"/>
        <w:left w:val="none" w:sz="0" w:space="0" w:color="auto"/>
        <w:bottom w:val="none" w:sz="0" w:space="0" w:color="auto"/>
        <w:right w:val="none" w:sz="0" w:space="0" w:color="auto"/>
      </w:divBdr>
    </w:div>
    <w:div w:id="1326475381">
      <w:bodyDiv w:val="1"/>
      <w:marLeft w:val="0"/>
      <w:marRight w:val="0"/>
      <w:marTop w:val="0"/>
      <w:marBottom w:val="0"/>
      <w:divBdr>
        <w:top w:val="none" w:sz="0" w:space="0" w:color="auto"/>
        <w:left w:val="none" w:sz="0" w:space="0" w:color="auto"/>
        <w:bottom w:val="none" w:sz="0" w:space="0" w:color="auto"/>
        <w:right w:val="none" w:sz="0" w:space="0" w:color="auto"/>
      </w:divBdr>
    </w:div>
    <w:div w:id="1326788019">
      <w:bodyDiv w:val="1"/>
      <w:marLeft w:val="0"/>
      <w:marRight w:val="0"/>
      <w:marTop w:val="0"/>
      <w:marBottom w:val="0"/>
      <w:divBdr>
        <w:top w:val="none" w:sz="0" w:space="0" w:color="auto"/>
        <w:left w:val="none" w:sz="0" w:space="0" w:color="auto"/>
        <w:bottom w:val="none" w:sz="0" w:space="0" w:color="auto"/>
        <w:right w:val="none" w:sz="0" w:space="0" w:color="auto"/>
      </w:divBdr>
    </w:div>
    <w:div w:id="1327243563">
      <w:bodyDiv w:val="1"/>
      <w:marLeft w:val="0"/>
      <w:marRight w:val="0"/>
      <w:marTop w:val="0"/>
      <w:marBottom w:val="0"/>
      <w:divBdr>
        <w:top w:val="none" w:sz="0" w:space="0" w:color="auto"/>
        <w:left w:val="none" w:sz="0" w:space="0" w:color="auto"/>
        <w:bottom w:val="none" w:sz="0" w:space="0" w:color="auto"/>
        <w:right w:val="none" w:sz="0" w:space="0" w:color="auto"/>
      </w:divBdr>
    </w:div>
    <w:div w:id="1328095718">
      <w:bodyDiv w:val="1"/>
      <w:marLeft w:val="0"/>
      <w:marRight w:val="0"/>
      <w:marTop w:val="0"/>
      <w:marBottom w:val="0"/>
      <w:divBdr>
        <w:top w:val="none" w:sz="0" w:space="0" w:color="auto"/>
        <w:left w:val="none" w:sz="0" w:space="0" w:color="auto"/>
        <w:bottom w:val="none" w:sz="0" w:space="0" w:color="auto"/>
        <w:right w:val="none" w:sz="0" w:space="0" w:color="auto"/>
      </w:divBdr>
    </w:div>
    <w:div w:id="1328480338">
      <w:bodyDiv w:val="1"/>
      <w:marLeft w:val="0"/>
      <w:marRight w:val="0"/>
      <w:marTop w:val="0"/>
      <w:marBottom w:val="0"/>
      <w:divBdr>
        <w:top w:val="none" w:sz="0" w:space="0" w:color="auto"/>
        <w:left w:val="none" w:sz="0" w:space="0" w:color="auto"/>
        <w:bottom w:val="none" w:sz="0" w:space="0" w:color="auto"/>
        <w:right w:val="none" w:sz="0" w:space="0" w:color="auto"/>
      </w:divBdr>
    </w:div>
    <w:div w:id="1329362274">
      <w:bodyDiv w:val="1"/>
      <w:marLeft w:val="0"/>
      <w:marRight w:val="0"/>
      <w:marTop w:val="0"/>
      <w:marBottom w:val="0"/>
      <w:divBdr>
        <w:top w:val="none" w:sz="0" w:space="0" w:color="auto"/>
        <w:left w:val="none" w:sz="0" w:space="0" w:color="auto"/>
        <w:bottom w:val="none" w:sz="0" w:space="0" w:color="auto"/>
        <w:right w:val="none" w:sz="0" w:space="0" w:color="auto"/>
      </w:divBdr>
    </w:div>
    <w:div w:id="1329864751">
      <w:bodyDiv w:val="1"/>
      <w:marLeft w:val="0"/>
      <w:marRight w:val="0"/>
      <w:marTop w:val="0"/>
      <w:marBottom w:val="0"/>
      <w:divBdr>
        <w:top w:val="none" w:sz="0" w:space="0" w:color="auto"/>
        <w:left w:val="none" w:sz="0" w:space="0" w:color="auto"/>
        <w:bottom w:val="none" w:sz="0" w:space="0" w:color="auto"/>
        <w:right w:val="none" w:sz="0" w:space="0" w:color="auto"/>
      </w:divBdr>
    </w:div>
    <w:div w:id="1330253798">
      <w:bodyDiv w:val="1"/>
      <w:marLeft w:val="0"/>
      <w:marRight w:val="0"/>
      <w:marTop w:val="0"/>
      <w:marBottom w:val="0"/>
      <w:divBdr>
        <w:top w:val="none" w:sz="0" w:space="0" w:color="auto"/>
        <w:left w:val="none" w:sz="0" w:space="0" w:color="auto"/>
        <w:bottom w:val="none" w:sz="0" w:space="0" w:color="auto"/>
        <w:right w:val="none" w:sz="0" w:space="0" w:color="auto"/>
      </w:divBdr>
    </w:div>
    <w:div w:id="1330450691">
      <w:bodyDiv w:val="1"/>
      <w:marLeft w:val="0"/>
      <w:marRight w:val="0"/>
      <w:marTop w:val="0"/>
      <w:marBottom w:val="0"/>
      <w:divBdr>
        <w:top w:val="none" w:sz="0" w:space="0" w:color="auto"/>
        <w:left w:val="none" w:sz="0" w:space="0" w:color="auto"/>
        <w:bottom w:val="none" w:sz="0" w:space="0" w:color="auto"/>
        <w:right w:val="none" w:sz="0" w:space="0" w:color="auto"/>
      </w:divBdr>
    </w:div>
    <w:div w:id="1330524243">
      <w:bodyDiv w:val="1"/>
      <w:marLeft w:val="0"/>
      <w:marRight w:val="0"/>
      <w:marTop w:val="0"/>
      <w:marBottom w:val="0"/>
      <w:divBdr>
        <w:top w:val="none" w:sz="0" w:space="0" w:color="auto"/>
        <w:left w:val="none" w:sz="0" w:space="0" w:color="auto"/>
        <w:bottom w:val="none" w:sz="0" w:space="0" w:color="auto"/>
        <w:right w:val="none" w:sz="0" w:space="0" w:color="auto"/>
      </w:divBdr>
    </w:div>
    <w:div w:id="1330905273">
      <w:bodyDiv w:val="1"/>
      <w:marLeft w:val="0"/>
      <w:marRight w:val="0"/>
      <w:marTop w:val="0"/>
      <w:marBottom w:val="0"/>
      <w:divBdr>
        <w:top w:val="none" w:sz="0" w:space="0" w:color="auto"/>
        <w:left w:val="none" w:sz="0" w:space="0" w:color="auto"/>
        <w:bottom w:val="none" w:sz="0" w:space="0" w:color="auto"/>
        <w:right w:val="none" w:sz="0" w:space="0" w:color="auto"/>
      </w:divBdr>
    </w:div>
    <w:div w:id="1332678604">
      <w:bodyDiv w:val="1"/>
      <w:marLeft w:val="0"/>
      <w:marRight w:val="0"/>
      <w:marTop w:val="0"/>
      <w:marBottom w:val="0"/>
      <w:divBdr>
        <w:top w:val="none" w:sz="0" w:space="0" w:color="auto"/>
        <w:left w:val="none" w:sz="0" w:space="0" w:color="auto"/>
        <w:bottom w:val="none" w:sz="0" w:space="0" w:color="auto"/>
        <w:right w:val="none" w:sz="0" w:space="0" w:color="auto"/>
      </w:divBdr>
    </w:div>
    <w:div w:id="1333072043">
      <w:bodyDiv w:val="1"/>
      <w:marLeft w:val="0"/>
      <w:marRight w:val="0"/>
      <w:marTop w:val="0"/>
      <w:marBottom w:val="0"/>
      <w:divBdr>
        <w:top w:val="none" w:sz="0" w:space="0" w:color="auto"/>
        <w:left w:val="none" w:sz="0" w:space="0" w:color="auto"/>
        <w:bottom w:val="none" w:sz="0" w:space="0" w:color="auto"/>
        <w:right w:val="none" w:sz="0" w:space="0" w:color="auto"/>
      </w:divBdr>
    </w:div>
    <w:div w:id="1334336693">
      <w:bodyDiv w:val="1"/>
      <w:marLeft w:val="0"/>
      <w:marRight w:val="0"/>
      <w:marTop w:val="0"/>
      <w:marBottom w:val="0"/>
      <w:divBdr>
        <w:top w:val="none" w:sz="0" w:space="0" w:color="auto"/>
        <w:left w:val="none" w:sz="0" w:space="0" w:color="auto"/>
        <w:bottom w:val="none" w:sz="0" w:space="0" w:color="auto"/>
        <w:right w:val="none" w:sz="0" w:space="0" w:color="auto"/>
      </w:divBdr>
    </w:div>
    <w:div w:id="1335305291">
      <w:bodyDiv w:val="1"/>
      <w:marLeft w:val="0"/>
      <w:marRight w:val="0"/>
      <w:marTop w:val="0"/>
      <w:marBottom w:val="0"/>
      <w:divBdr>
        <w:top w:val="none" w:sz="0" w:space="0" w:color="auto"/>
        <w:left w:val="none" w:sz="0" w:space="0" w:color="auto"/>
        <w:bottom w:val="none" w:sz="0" w:space="0" w:color="auto"/>
        <w:right w:val="none" w:sz="0" w:space="0" w:color="auto"/>
      </w:divBdr>
    </w:div>
    <w:div w:id="1335914476">
      <w:bodyDiv w:val="1"/>
      <w:marLeft w:val="0"/>
      <w:marRight w:val="0"/>
      <w:marTop w:val="0"/>
      <w:marBottom w:val="0"/>
      <w:divBdr>
        <w:top w:val="none" w:sz="0" w:space="0" w:color="auto"/>
        <w:left w:val="none" w:sz="0" w:space="0" w:color="auto"/>
        <w:bottom w:val="none" w:sz="0" w:space="0" w:color="auto"/>
        <w:right w:val="none" w:sz="0" w:space="0" w:color="auto"/>
      </w:divBdr>
    </w:div>
    <w:div w:id="1338386804">
      <w:bodyDiv w:val="1"/>
      <w:marLeft w:val="0"/>
      <w:marRight w:val="0"/>
      <w:marTop w:val="0"/>
      <w:marBottom w:val="0"/>
      <w:divBdr>
        <w:top w:val="none" w:sz="0" w:space="0" w:color="auto"/>
        <w:left w:val="none" w:sz="0" w:space="0" w:color="auto"/>
        <w:bottom w:val="none" w:sz="0" w:space="0" w:color="auto"/>
        <w:right w:val="none" w:sz="0" w:space="0" w:color="auto"/>
      </w:divBdr>
    </w:div>
    <w:div w:id="1338577530">
      <w:bodyDiv w:val="1"/>
      <w:marLeft w:val="0"/>
      <w:marRight w:val="0"/>
      <w:marTop w:val="0"/>
      <w:marBottom w:val="0"/>
      <w:divBdr>
        <w:top w:val="none" w:sz="0" w:space="0" w:color="auto"/>
        <w:left w:val="none" w:sz="0" w:space="0" w:color="auto"/>
        <w:bottom w:val="none" w:sz="0" w:space="0" w:color="auto"/>
        <w:right w:val="none" w:sz="0" w:space="0" w:color="auto"/>
      </w:divBdr>
    </w:div>
    <w:div w:id="1339194745">
      <w:bodyDiv w:val="1"/>
      <w:marLeft w:val="0"/>
      <w:marRight w:val="0"/>
      <w:marTop w:val="0"/>
      <w:marBottom w:val="0"/>
      <w:divBdr>
        <w:top w:val="none" w:sz="0" w:space="0" w:color="auto"/>
        <w:left w:val="none" w:sz="0" w:space="0" w:color="auto"/>
        <w:bottom w:val="none" w:sz="0" w:space="0" w:color="auto"/>
        <w:right w:val="none" w:sz="0" w:space="0" w:color="auto"/>
      </w:divBdr>
    </w:div>
    <w:div w:id="1339650438">
      <w:bodyDiv w:val="1"/>
      <w:marLeft w:val="0"/>
      <w:marRight w:val="0"/>
      <w:marTop w:val="0"/>
      <w:marBottom w:val="0"/>
      <w:divBdr>
        <w:top w:val="none" w:sz="0" w:space="0" w:color="auto"/>
        <w:left w:val="none" w:sz="0" w:space="0" w:color="auto"/>
        <w:bottom w:val="none" w:sz="0" w:space="0" w:color="auto"/>
        <w:right w:val="none" w:sz="0" w:space="0" w:color="auto"/>
      </w:divBdr>
    </w:div>
    <w:div w:id="1340229372">
      <w:bodyDiv w:val="1"/>
      <w:marLeft w:val="0"/>
      <w:marRight w:val="0"/>
      <w:marTop w:val="0"/>
      <w:marBottom w:val="0"/>
      <w:divBdr>
        <w:top w:val="none" w:sz="0" w:space="0" w:color="auto"/>
        <w:left w:val="none" w:sz="0" w:space="0" w:color="auto"/>
        <w:bottom w:val="none" w:sz="0" w:space="0" w:color="auto"/>
        <w:right w:val="none" w:sz="0" w:space="0" w:color="auto"/>
      </w:divBdr>
    </w:div>
    <w:div w:id="1340422005">
      <w:bodyDiv w:val="1"/>
      <w:marLeft w:val="0"/>
      <w:marRight w:val="0"/>
      <w:marTop w:val="0"/>
      <w:marBottom w:val="0"/>
      <w:divBdr>
        <w:top w:val="none" w:sz="0" w:space="0" w:color="auto"/>
        <w:left w:val="none" w:sz="0" w:space="0" w:color="auto"/>
        <w:bottom w:val="none" w:sz="0" w:space="0" w:color="auto"/>
        <w:right w:val="none" w:sz="0" w:space="0" w:color="auto"/>
      </w:divBdr>
    </w:div>
    <w:div w:id="1340694039">
      <w:bodyDiv w:val="1"/>
      <w:marLeft w:val="0"/>
      <w:marRight w:val="0"/>
      <w:marTop w:val="0"/>
      <w:marBottom w:val="0"/>
      <w:divBdr>
        <w:top w:val="none" w:sz="0" w:space="0" w:color="auto"/>
        <w:left w:val="none" w:sz="0" w:space="0" w:color="auto"/>
        <w:bottom w:val="none" w:sz="0" w:space="0" w:color="auto"/>
        <w:right w:val="none" w:sz="0" w:space="0" w:color="auto"/>
      </w:divBdr>
    </w:div>
    <w:div w:id="1341005226">
      <w:bodyDiv w:val="1"/>
      <w:marLeft w:val="0"/>
      <w:marRight w:val="0"/>
      <w:marTop w:val="0"/>
      <w:marBottom w:val="0"/>
      <w:divBdr>
        <w:top w:val="none" w:sz="0" w:space="0" w:color="auto"/>
        <w:left w:val="none" w:sz="0" w:space="0" w:color="auto"/>
        <w:bottom w:val="none" w:sz="0" w:space="0" w:color="auto"/>
        <w:right w:val="none" w:sz="0" w:space="0" w:color="auto"/>
      </w:divBdr>
    </w:div>
    <w:div w:id="1341078686">
      <w:bodyDiv w:val="1"/>
      <w:marLeft w:val="0"/>
      <w:marRight w:val="0"/>
      <w:marTop w:val="0"/>
      <w:marBottom w:val="0"/>
      <w:divBdr>
        <w:top w:val="none" w:sz="0" w:space="0" w:color="auto"/>
        <w:left w:val="none" w:sz="0" w:space="0" w:color="auto"/>
        <w:bottom w:val="none" w:sz="0" w:space="0" w:color="auto"/>
        <w:right w:val="none" w:sz="0" w:space="0" w:color="auto"/>
      </w:divBdr>
    </w:div>
    <w:div w:id="1341350685">
      <w:bodyDiv w:val="1"/>
      <w:marLeft w:val="0"/>
      <w:marRight w:val="0"/>
      <w:marTop w:val="0"/>
      <w:marBottom w:val="0"/>
      <w:divBdr>
        <w:top w:val="none" w:sz="0" w:space="0" w:color="auto"/>
        <w:left w:val="none" w:sz="0" w:space="0" w:color="auto"/>
        <w:bottom w:val="none" w:sz="0" w:space="0" w:color="auto"/>
        <w:right w:val="none" w:sz="0" w:space="0" w:color="auto"/>
      </w:divBdr>
    </w:div>
    <w:div w:id="1341617853">
      <w:bodyDiv w:val="1"/>
      <w:marLeft w:val="0"/>
      <w:marRight w:val="0"/>
      <w:marTop w:val="0"/>
      <w:marBottom w:val="0"/>
      <w:divBdr>
        <w:top w:val="none" w:sz="0" w:space="0" w:color="auto"/>
        <w:left w:val="none" w:sz="0" w:space="0" w:color="auto"/>
        <w:bottom w:val="none" w:sz="0" w:space="0" w:color="auto"/>
        <w:right w:val="none" w:sz="0" w:space="0" w:color="auto"/>
      </w:divBdr>
    </w:div>
    <w:div w:id="1341815321">
      <w:bodyDiv w:val="1"/>
      <w:marLeft w:val="0"/>
      <w:marRight w:val="0"/>
      <w:marTop w:val="0"/>
      <w:marBottom w:val="0"/>
      <w:divBdr>
        <w:top w:val="none" w:sz="0" w:space="0" w:color="auto"/>
        <w:left w:val="none" w:sz="0" w:space="0" w:color="auto"/>
        <w:bottom w:val="none" w:sz="0" w:space="0" w:color="auto"/>
        <w:right w:val="none" w:sz="0" w:space="0" w:color="auto"/>
      </w:divBdr>
    </w:div>
    <w:div w:id="1342128581">
      <w:bodyDiv w:val="1"/>
      <w:marLeft w:val="0"/>
      <w:marRight w:val="0"/>
      <w:marTop w:val="0"/>
      <w:marBottom w:val="0"/>
      <w:divBdr>
        <w:top w:val="none" w:sz="0" w:space="0" w:color="auto"/>
        <w:left w:val="none" w:sz="0" w:space="0" w:color="auto"/>
        <w:bottom w:val="none" w:sz="0" w:space="0" w:color="auto"/>
        <w:right w:val="none" w:sz="0" w:space="0" w:color="auto"/>
      </w:divBdr>
    </w:div>
    <w:div w:id="1342202850">
      <w:bodyDiv w:val="1"/>
      <w:marLeft w:val="0"/>
      <w:marRight w:val="0"/>
      <w:marTop w:val="0"/>
      <w:marBottom w:val="0"/>
      <w:divBdr>
        <w:top w:val="none" w:sz="0" w:space="0" w:color="auto"/>
        <w:left w:val="none" w:sz="0" w:space="0" w:color="auto"/>
        <w:bottom w:val="none" w:sz="0" w:space="0" w:color="auto"/>
        <w:right w:val="none" w:sz="0" w:space="0" w:color="auto"/>
      </w:divBdr>
    </w:div>
    <w:div w:id="1342855444">
      <w:bodyDiv w:val="1"/>
      <w:marLeft w:val="0"/>
      <w:marRight w:val="0"/>
      <w:marTop w:val="0"/>
      <w:marBottom w:val="0"/>
      <w:divBdr>
        <w:top w:val="none" w:sz="0" w:space="0" w:color="auto"/>
        <w:left w:val="none" w:sz="0" w:space="0" w:color="auto"/>
        <w:bottom w:val="none" w:sz="0" w:space="0" w:color="auto"/>
        <w:right w:val="none" w:sz="0" w:space="0" w:color="auto"/>
      </w:divBdr>
    </w:div>
    <w:div w:id="1343163718">
      <w:bodyDiv w:val="1"/>
      <w:marLeft w:val="0"/>
      <w:marRight w:val="0"/>
      <w:marTop w:val="0"/>
      <w:marBottom w:val="0"/>
      <w:divBdr>
        <w:top w:val="none" w:sz="0" w:space="0" w:color="auto"/>
        <w:left w:val="none" w:sz="0" w:space="0" w:color="auto"/>
        <w:bottom w:val="none" w:sz="0" w:space="0" w:color="auto"/>
        <w:right w:val="none" w:sz="0" w:space="0" w:color="auto"/>
      </w:divBdr>
    </w:div>
    <w:div w:id="1343823962">
      <w:bodyDiv w:val="1"/>
      <w:marLeft w:val="0"/>
      <w:marRight w:val="0"/>
      <w:marTop w:val="0"/>
      <w:marBottom w:val="0"/>
      <w:divBdr>
        <w:top w:val="none" w:sz="0" w:space="0" w:color="auto"/>
        <w:left w:val="none" w:sz="0" w:space="0" w:color="auto"/>
        <w:bottom w:val="none" w:sz="0" w:space="0" w:color="auto"/>
        <w:right w:val="none" w:sz="0" w:space="0" w:color="auto"/>
      </w:divBdr>
    </w:div>
    <w:div w:id="1343967896">
      <w:bodyDiv w:val="1"/>
      <w:marLeft w:val="0"/>
      <w:marRight w:val="0"/>
      <w:marTop w:val="0"/>
      <w:marBottom w:val="0"/>
      <w:divBdr>
        <w:top w:val="none" w:sz="0" w:space="0" w:color="auto"/>
        <w:left w:val="none" w:sz="0" w:space="0" w:color="auto"/>
        <w:bottom w:val="none" w:sz="0" w:space="0" w:color="auto"/>
        <w:right w:val="none" w:sz="0" w:space="0" w:color="auto"/>
      </w:divBdr>
    </w:div>
    <w:div w:id="1345471632">
      <w:bodyDiv w:val="1"/>
      <w:marLeft w:val="0"/>
      <w:marRight w:val="0"/>
      <w:marTop w:val="0"/>
      <w:marBottom w:val="0"/>
      <w:divBdr>
        <w:top w:val="none" w:sz="0" w:space="0" w:color="auto"/>
        <w:left w:val="none" w:sz="0" w:space="0" w:color="auto"/>
        <w:bottom w:val="none" w:sz="0" w:space="0" w:color="auto"/>
        <w:right w:val="none" w:sz="0" w:space="0" w:color="auto"/>
      </w:divBdr>
    </w:div>
    <w:div w:id="1346706945">
      <w:bodyDiv w:val="1"/>
      <w:marLeft w:val="0"/>
      <w:marRight w:val="0"/>
      <w:marTop w:val="0"/>
      <w:marBottom w:val="0"/>
      <w:divBdr>
        <w:top w:val="none" w:sz="0" w:space="0" w:color="auto"/>
        <w:left w:val="none" w:sz="0" w:space="0" w:color="auto"/>
        <w:bottom w:val="none" w:sz="0" w:space="0" w:color="auto"/>
        <w:right w:val="none" w:sz="0" w:space="0" w:color="auto"/>
      </w:divBdr>
    </w:div>
    <w:div w:id="1347174164">
      <w:bodyDiv w:val="1"/>
      <w:marLeft w:val="0"/>
      <w:marRight w:val="0"/>
      <w:marTop w:val="0"/>
      <w:marBottom w:val="0"/>
      <w:divBdr>
        <w:top w:val="none" w:sz="0" w:space="0" w:color="auto"/>
        <w:left w:val="none" w:sz="0" w:space="0" w:color="auto"/>
        <w:bottom w:val="none" w:sz="0" w:space="0" w:color="auto"/>
        <w:right w:val="none" w:sz="0" w:space="0" w:color="auto"/>
      </w:divBdr>
    </w:div>
    <w:div w:id="1347708124">
      <w:bodyDiv w:val="1"/>
      <w:marLeft w:val="0"/>
      <w:marRight w:val="0"/>
      <w:marTop w:val="0"/>
      <w:marBottom w:val="0"/>
      <w:divBdr>
        <w:top w:val="none" w:sz="0" w:space="0" w:color="auto"/>
        <w:left w:val="none" w:sz="0" w:space="0" w:color="auto"/>
        <w:bottom w:val="none" w:sz="0" w:space="0" w:color="auto"/>
        <w:right w:val="none" w:sz="0" w:space="0" w:color="auto"/>
      </w:divBdr>
    </w:div>
    <w:div w:id="1347713548">
      <w:bodyDiv w:val="1"/>
      <w:marLeft w:val="0"/>
      <w:marRight w:val="0"/>
      <w:marTop w:val="0"/>
      <w:marBottom w:val="0"/>
      <w:divBdr>
        <w:top w:val="none" w:sz="0" w:space="0" w:color="auto"/>
        <w:left w:val="none" w:sz="0" w:space="0" w:color="auto"/>
        <w:bottom w:val="none" w:sz="0" w:space="0" w:color="auto"/>
        <w:right w:val="none" w:sz="0" w:space="0" w:color="auto"/>
      </w:divBdr>
    </w:div>
    <w:div w:id="1347946387">
      <w:bodyDiv w:val="1"/>
      <w:marLeft w:val="0"/>
      <w:marRight w:val="0"/>
      <w:marTop w:val="0"/>
      <w:marBottom w:val="0"/>
      <w:divBdr>
        <w:top w:val="none" w:sz="0" w:space="0" w:color="auto"/>
        <w:left w:val="none" w:sz="0" w:space="0" w:color="auto"/>
        <w:bottom w:val="none" w:sz="0" w:space="0" w:color="auto"/>
        <w:right w:val="none" w:sz="0" w:space="0" w:color="auto"/>
      </w:divBdr>
    </w:div>
    <w:div w:id="1348366627">
      <w:bodyDiv w:val="1"/>
      <w:marLeft w:val="0"/>
      <w:marRight w:val="0"/>
      <w:marTop w:val="0"/>
      <w:marBottom w:val="0"/>
      <w:divBdr>
        <w:top w:val="none" w:sz="0" w:space="0" w:color="auto"/>
        <w:left w:val="none" w:sz="0" w:space="0" w:color="auto"/>
        <w:bottom w:val="none" w:sz="0" w:space="0" w:color="auto"/>
        <w:right w:val="none" w:sz="0" w:space="0" w:color="auto"/>
      </w:divBdr>
    </w:div>
    <w:div w:id="1348563357">
      <w:bodyDiv w:val="1"/>
      <w:marLeft w:val="0"/>
      <w:marRight w:val="0"/>
      <w:marTop w:val="0"/>
      <w:marBottom w:val="0"/>
      <w:divBdr>
        <w:top w:val="none" w:sz="0" w:space="0" w:color="auto"/>
        <w:left w:val="none" w:sz="0" w:space="0" w:color="auto"/>
        <w:bottom w:val="none" w:sz="0" w:space="0" w:color="auto"/>
        <w:right w:val="none" w:sz="0" w:space="0" w:color="auto"/>
      </w:divBdr>
    </w:div>
    <w:div w:id="1348671862">
      <w:bodyDiv w:val="1"/>
      <w:marLeft w:val="0"/>
      <w:marRight w:val="0"/>
      <w:marTop w:val="0"/>
      <w:marBottom w:val="0"/>
      <w:divBdr>
        <w:top w:val="none" w:sz="0" w:space="0" w:color="auto"/>
        <w:left w:val="none" w:sz="0" w:space="0" w:color="auto"/>
        <w:bottom w:val="none" w:sz="0" w:space="0" w:color="auto"/>
        <w:right w:val="none" w:sz="0" w:space="0" w:color="auto"/>
      </w:divBdr>
    </w:div>
    <w:div w:id="1348798347">
      <w:bodyDiv w:val="1"/>
      <w:marLeft w:val="0"/>
      <w:marRight w:val="0"/>
      <w:marTop w:val="0"/>
      <w:marBottom w:val="0"/>
      <w:divBdr>
        <w:top w:val="none" w:sz="0" w:space="0" w:color="auto"/>
        <w:left w:val="none" w:sz="0" w:space="0" w:color="auto"/>
        <w:bottom w:val="none" w:sz="0" w:space="0" w:color="auto"/>
        <w:right w:val="none" w:sz="0" w:space="0" w:color="auto"/>
      </w:divBdr>
    </w:div>
    <w:div w:id="1349983422">
      <w:bodyDiv w:val="1"/>
      <w:marLeft w:val="0"/>
      <w:marRight w:val="0"/>
      <w:marTop w:val="0"/>
      <w:marBottom w:val="0"/>
      <w:divBdr>
        <w:top w:val="none" w:sz="0" w:space="0" w:color="auto"/>
        <w:left w:val="none" w:sz="0" w:space="0" w:color="auto"/>
        <w:bottom w:val="none" w:sz="0" w:space="0" w:color="auto"/>
        <w:right w:val="none" w:sz="0" w:space="0" w:color="auto"/>
      </w:divBdr>
    </w:div>
    <w:div w:id="1350331894">
      <w:bodyDiv w:val="1"/>
      <w:marLeft w:val="0"/>
      <w:marRight w:val="0"/>
      <w:marTop w:val="0"/>
      <w:marBottom w:val="0"/>
      <w:divBdr>
        <w:top w:val="none" w:sz="0" w:space="0" w:color="auto"/>
        <w:left w:val="none" w:sz="0" w:space="0" w:color="auto"/>
        <w:bottom w:val="none" w:sz="0" w:space="0" w:color="auto"/>
        <w:right w:val="none" w:sz="0" w:space="0" w:color="auto"/>
      </w:divBdr>
    </w:div>
    <w:div w:id="1350374115">
      <w:bodyDiv w:val="1"/>
      <w:marLeft w:val="0"/>
      <w:marRight w:val="0"/>
      <w:marTop w:val="0"/>
      <w:marBottom w:val="0"/>
      <w:divBdr>
        <w:top w:val="none" w:sz="0" w:space="0" w:color="auto"/>
        <w:left w:val="none" w:sz="0" w:space="0" w:color="auto"/>
        <w:bottom w:val="none" w:sz="0" w:space="0" w:color="auto"/>
        <w:right w:val="none" w:sz="0" w:space="0" w:color="auto"/>
      </w:divBdr>
    </w:div>
    <w:div w:id="1350640773">
      <w:bodyDiv w:val="1"/>
      <w:marLeft w:val="0"/>
      <w:marRight w:val="0"/>
      <w:marTop w:val="0"/>
      <w:marBottom w:val="0"/>
      <w:divBdr>
        <w:top w:val="none" w:sz="0" w:space="0" w:color="auto"/>
        <w:left w:val="none" w:sz="0" w:space="0" w:color="auto"/>
        <w:bottom w:val="none" w:sz="0" w:space="0" w:color="auto"/>
        <w:right w:val="none" w:sz="0" w:space="0" w:color="auto"/>
      </w:divBdr>
    </w:div>
    <w:div w:id="1350986595">
      <w:bodyDiv w:val="1"/>
      <w:marLeft w:val="0"/>
      <w:marRight w:val="0"/>
      <w:marTop w:val="0"/>
      <w:marBottom w:val="0"/>
      <w:divBdr>
        <w:top w:val="none" w:sz="0" w:space="0" w:color="auto"/>
        <w:left w:val="none" w:sz="0" w:space="0" w:color="auto"/>
        <w:bottom w:val="none" w:sz="0" w:space="0" w:color="auto"/>
        <w:right w:val="none" w:sz="0" w:space="0" w:color="auto"/>
      </w:divBdr>
    </w:div>
    <w:div w:id="1351494668">
      <w:bodyDiv w:val="1"/>
      <w:marLeft w:val="0"/>
      <w:marRight w:val="0"/>
      <w:marTop w:val="0"/>
      <w:marBottom w:val="0"/>
      <w:divBdr>
        <w:top w:val="none" w:sz="0" w:space="0" w:color="auto"/>
        <w:left w:val="none" w:sz="0" w:space="0" w:color="auto"/>
        <w:bottom w:val="none" w:sz="0" w:space="0" w:color="auto"/>
        <w:right w:val="none" w:sz="0" w:space="0" w:color="auto"/>
      </w:divBdr>
    </w:div>
    <w:div w:id="1352301668">
      <w:bodyDiv w:val="1"/>
      <w:marLeft w:val="0"/>
      <w:marRight w:val="0"/>
      <w:marTop w:val="0"/>
      <w:marBottom w:val="0"/>
      <w:divBdr>
        <w:top w:val="none" w:sz="0" w:space="0" w:color="auto"/>
        <w:left w:val="none" w:sz="0" w:space="0" w:color="auto"/>
        <w:bottom w:val="none" w:sz="0" w:space="0" w:color="auto"/>
        <w:right w:val="none" w:sz="0" w:space="0" w:color="auto"/>
      </w:divBdr>
    </w:div>
    <w:div w:id="1352488532">
      <w:bodyDiv w:val="1"/>
      <w:marLeft w:val="0"/>
      <w:marRight w:val="0"/>
      <w:marTop w:val="0"/>
      <w:marBottom w:val="0"/>
      <w:divBdr>
        <w:top w:val="none" w:sz="0" w:space="0" w:color="auto"/>
        <w:left w:val="none" w:sz="0" w:space="0" w:color="auto"/>
        <w:bottom w:val="none" w:sz="0" w:space="0" w:color="auto"/>
        <w:right w:val="none" w:sz="0" w:space="0" w:color="auto"/>
      </w:divBdr>
    </w:div>
    <w:div w:id="1353023419">
      <w:bodyDiv w:val="1"/>
      <w:marLeft w:val="0"/>
      <w:marRight w:val="0"/>
      <w:marTop w:val="0"/>
      <w:marBottom w:val="0"/>
      <w:divBdr>
        <w:top w:val="none" w:sz="0" w:space="0" w:color="auto"/>
        <w:left w:val="none" w:sz="0" w:space="0" w:color="auto"/>
        <w:bottom w:val="none" w:sz="0" w:space="0" w:color="auto"/>
        <w:right w:val="none" w:sz="0" w:space="0" w:color="auto"/>
      </w:divBdr>
    </w:div>
    <w:div w:id="1353647375">
      <w:bodyDiv w:val="1"/>
      <w:marLeft w:val="0"/>
      <w:marRight w:val="0"/>
      <w:marTop w:val="0"/>
      <w:marBottom w:val="0"/>
      <w:divBdr>
        <w:top w:val="none" w:sz="0" w:space="0" w:color="auto"/>
        <w:left w:val="none" w:sz="0" w:space="0" w:color="auto"/>
        <w:bottom w:val="none" w:sz="0" w:space="0" w:color="auto"/>
        <w:right w:val="none" w:sz="0" w:space="0" w:color="auto"/>
      </w:divBdr>
    </w:div>
    <w:div w:id="1353678581">
      <w:bodyDiv w:val="1"/>
      <w:marLeft w:val="0"/>
      <w:marRight w:val="0"/>
      <w:marTop w:val="0"/>
      <w:marBottom w:val="0"/>
      <w:divBdr>
        <w:top w:val="none" w:sz="0" w:space="0" w:color="auto"/>
        <w:left w:val="none" w:sz="0" w:space="0" w:color="auto"/>
        <w:bottom w:val="none" w:sz="0" w:space="0" w:color="auto"/>
        <w:right w:val="none" w:sz="0" w:space="0" w:color="auto"/>
      </w:divBdr>
    </w:div>
    <w:div w:id="1353724553">
      <w:bodyDiv w:val="1"/>
      <w:marLeft w:val="0"/>
      <w:marRight w:val="0"/>
      <w:marTop w:val="0"/>
      <w:marBottom w:val="0"/>
      <w:divBdr>
        <w:top w:val="none" w:sz="0" w:space="0" w:color="auto"/>
        <w:left w:val="none" w:sz="0" w:space="0" w:color="auto"/>
        <w:bottom w:val="none" w:sz="0" w:space="0" w:color="auto"/>
        <w:right w:val="none" w:sz="0" w:space="0" w:color="auto"/>
      </w:divBdr>
    </w:div>
    <w:div w:id="1354065010">
      <w:bodyDiv w:val="1"/>
      <w:marLeft w:val="0"/>
      <w:marRight w:val="0"/>
      <w:marTop w:val="0"/>
      <w:marBottom w:val="0"/>
      <w:divBdr>
        <w:top w:val="none" w:sz="0" w:space="0" w:color="auto"/>
        <w:left w:val="none" w:sz="0" w:space="0" w:color="auto"/>
        <w:bottom w:val="none" w:sz="0" w:space="0" w:color="auto"/>
        <w:right w:val="none" w:sz="0" w:space="0" w:color="auto"/>
      </w:divBdr>
    </w:div>
    <w:div w:id="1354070230">
      <w:bodyDiv w:val="1"/>
      <w:marLeft w:val="0"/>
      <w:marRight w:val="0"/>
      <w:marTop w:val="0"/>
      <w:marBottom w:val="0"/>
      <w:divBdr>
        <w:top w:val="none" w:sz="0" w:space="0" w:color="auto"/>
        <w:left w:val="none" w:sz="0" w:space="0" w:color="auto"/>
        <w:bottom w:val="none" w:sz="0" w:space="0" w:color="auto"/>
        <w:right w:val="none" w:sz="0" w:space="0" w:color="auto"/>
      </w:divBdr>
    </w:div>
    <w:div w:id="1355032890">
      <w:bodyDiv w:val="1"/>
      <w:marLeft w:val="0"/>
      <w:marRight w:val="0"/>
      <w:marTop w:val="0"/>
      <w:marBottom w:val="0"/>
      <w:divBdr>
        <w:top w:val="none" w:sz="0" w:space="0" w:color="auto"/>
        <w:left w:val="none" w:sz="0" w:space="0" w:color="auto"/>
        <w:bottom w:val="none" w:sz="0" w:space="0" w:color="auto"/>
        <w:right w:val="none" w:sz="0" w:space="0" w:color="auto"/>
      </w:divBdr>
    </w:div>
    <w:div w:id="1355035328">
      <w:bodyDiv w:val="1"/>
      <w:marLeft w:val="0"/>
      <w:marRight w:val="0"/>
      <w:marTop w:val="0"/>
      <w:marBottom w:val="0"/>
      <w:divBdr>
        <w:top w:val="none" w:sz="0" w:space="0" w:color="auto"/>
        <w:left w:val="none" w:sz="0" w:space="0" w:color="auto"/>
        <w:bottom w:val="none" w:sz="0" w:space="0" w:color="auto"/>
        <w:right w:val="none" w:sz="0" w:space="0" w:color="auto"/>
      </w:divBdr>
    </w:div>
    <w:div w:id="1355426566">
      <w:bodyDiv w:val="1"/>
      <w:marLeft w:val="0"/>
      <w:marRight w:val="0"/>
      <w:marTop w:val="0"/>
      <w:marBottom w:val="0"/>
      <w:divBdr>
        <w:top w:val="none" w:sz="0" w:space="0" w:color="auto"/>
        <w:left w:val="none" w:sz="0" w:space="0" w:color="auto"/>
        <w:bottom w:val="none" w:sz="0" w:space="0" w:color="auto"/>
        <w:right w:val="none" w:sz="0" w:space="0" w:color="auto"/>
      </w:divBdr>
    </w:div>
    <w:div w:id="1356538288">
      <w:bodyDiv w:val="1"/>
      <w:marLeft w:val="0"/>
      <w:marRight w:val="0"/>
      <w:marTop w:val="0"/>
      <w:marBottom w:val="0"/>
      <w:divBdr>
        <w:top w:val="none" w:sz="0" w:space="0" w:color="auto"/>
        <w:left w:val="none" w:sz="0" w:space="0" w:color="auto"/>
        <w:bottom w:val="none" w:sz="0" w:space="0" w:color="auto"/>
        <w:right w:val="none" w:sz="0" w:space="0" w:color="auto"/>
      </w:divBdr>
    </w:div>
    <w:div w:id="1356540793">
      <w:bodyDiv w:val="1"/>
      <w:marLeft w:val="0"/>
      <w:marRight w:val="0"/>
      <w:marTop w:val="0"/>
      <w:marBottom w:val="0"/>
      <w:divBdr>
        <w:top w:val="none" w:sz="0" w:space="0" w:color="auto"/>
        <w:left w:val="none" w:sz="0" w:space="0" w:color="auto"/>
        <w:bottom w:val="none" w:sz="0" w:space="0" w:color="auto"/>
        <w:right w:val="none" w:sz="0" w:space="0" w:color="auto"/>
      </w:divBdr>
    </w:div>
    <w:div w:id="1356999871">
      <w:bodyDiv w:val="1"/>
      <w:marLeft w:val="0"/>
      <w:marRight w:val="0"/>
      <w:marTop w:val="0"/>
      <w:marBottom w:val="0"/>
      <w:divBdr>
        <w:top w:val="none" w:sz="0" w:space="0" w:color="auto"/>
        <w:left w:val="none" w:sz="0" w:space="0" w:color="auto"/>
        <w:bottom w:val="none" w:sz="0" w:space="0" w:color="auto"/>
        <w:right w:val="none" w:sz="0" w:space="0" w:color="auto"/>
      </w:divBdr>
    </w:div>
    <w:div w:id="1360207330">
      <w:bodyDiv w:val="1"/>
      <w:marLeft w:val="0"/>
      <w:marRight w:val="0"/>
      <w:marTop w:val="0"/>
      <w:marBottom w:val="0"/>
      <w:divBdr>
        <w:top w:val="none" w:sz="0" w:space="0" w:color="auto"/>
        <w:left w:val="none" w:sz="0" w:space="0" w:color="auto"/>
        <w:bottom w:val="none" w:sz="0" w:space="0" w:color="auto"/>
        <w:right w:val="none" w:sz="0" w:space="0" w:color="auto"/>
      </w:divBdr>
    </w:div>
    <w:div w:id="1361542842">
      <w:bodyDiv w:val="1"/>
      <w:marLeft w:val="0"/>
      <w:marRight w:val="0"/>
      <w:marTop w:val="0"/>
      <w:marBottom w:val="0"/>
      <w:divBdr>
        <w:top w:val="none" w:sz="0" w:space="0" w:color="auto"/>
        <w:left w:val="none" w:sz="0" w:space="0" w:color="auto"/>
        <w:bottom w:val="none" w:sz="0" w:space="0" w:color="auto"/>
        <w:right w:val="none" w:sz="0" w:space="0" w:color="auto"/>
      </w:divBdr>
    </w:div>
    <w:div w:id="1362051088">
      <w:bodyDiv w:val="1"/>
      <w:marLeft w:val="0"/>
      <w:marRight w:val="0"/>
      <w:marTop w:val="0"/>
      <w:marBottom w:val="0"/>
      <w:divBdr>
        <w:top w:val="none" w:sz="0" w:space="0" w:color="auto"/>
        <w:left w:val="none" w:sz="0" w:space="0" w:color="auto"/>
        <w:bottom w:val="none" w:sz="0" w:space="0" w:color="auto"/>
        <w:right w:val="none" w:sz="0" w:space="0" w:color="auto"/>
      </w:divBdr>
    </w:div>
    <w:div w:id="1362392477">
      <w:bodyDiv w:val="1"/>
      <w:marLeft w:val="0"/>
      <w:marRight w:val="0"/>
      <w:marTop w:val="0"/>
      <w:marBottom w:val="0"/>
      <w:divBdr>
        <w:top w:val="none" w:sz="0" w:space="0" w:color="auto"/>
        <w:left w:val="none" w:sz="0" w:space="0" w:color="auto"/>
        <w:bottom w:val="none" w:sz="0" w:space="0" w:color="auto"/>
        <w:right w:val="none" w:sz="0" w:space="0" w:color="auto"/>
      </w:divBdr>
    </w:div>
    <w:div w:id="1362514499">
      <w:bodyDiv w:val="1"/>
      <w:marLeft w:val="0"/>
      <w:marRight w:val="0"/>
      <w:marTop w:val="0"/>
      <w:marBottom w:val="0"/>
      <w:divBdr>
        <w:top w:val="none" w:sz="0" w:space="0" w:color="auto"/>
        <w:left w:val="none" w:sz="0" w:space="0" w:color="auto"/>
        <w:bottom w:val="none" w:sz="0" w:space="0" w:color="auto"/>
        <w:right w:val="none" w:sz="0" w:space="0" w:color="auto"/>
      </w:divBdr>
    </w:div>
    <w:div w:id="1362703080">
      <w:bodyDiv w:val="1"/>
      <w:marLeft w:val="0"/>
      <w:marRight w:val="0"/>
      <w:marTop w:val="0"/>
      <w:marBottom w:val="0"/>
      <w:divBdr>
        <w:top w:val="none" w:sz="0" w:space="0" w:color="auto"/>
        <w:left w:val="none" w:sz="0" w:space="0" w:color="auto"/>
        <w:bottom w:val="none" w:sz="0" w:space="0" w:color="auto"/>
        <w:right w:val="none" w:sz="0" w:space="0" w:color="auto"/>
      </w:divBdr>
    </w:div>
    <w:div w:id="1362971012">
      <w:bodyDiv w:val="1"/>
      <w:marLeft w:val="0"/>
      <w:marRight w:val="0"/>
      <w:marTop w:val="0"/>
      <w:marBottom w:val="0"/>
      <w:divBdr>
        <w:top w:val="none" w:sz="0" w:space="0" w:color="auto"/>
        <w:left w:val="none" w:sz="0" w:space="0" w:color="auto"/>
        <w:bottom w:val="none" w:sz="0" w:space="0" w:color="auto"/>
        <w:right w:val="none" w:sz="0" w:space="0" w:color="auto"/>
      </w:divBdr>
    </w:div>
    <w:div w:id="1362977651">
      <w:bodyDiv w:val="1"/>
      <w:marLeft w:val="0"/>
      <w:marRight w:val="0"/>
      <w:marTop w:val="0"/>
      <w:marBottom w:val="0"/>
      <w:divBdr>
        <w:top w:val="none" w:sz="0" w:space="0" w:color="auto"/>
        <w:left w:val="none" w:sz="0" w:space="0" w:color="auto"/>
        <w:bottom w:val="none" w:sz="0" w:space="0" w:color="auto"/>
        <w:right w:val="none" w:sz="0" w:space="0" w:color="auto"/>
      </w:divBdr>
    </w:div>
    <w:div w:id="1363246478">
      <w:bodyDiv w:val="1"/>
      <w:marLeft w:val="0"/>
      <w:marRight w:val="0"/>
      <w:marTop w:val="0"/>
      <w:marBottom w:val="0"/>
      <w:divBdr>
        <w:top w:val="none" w:sz="0" w:space="0" w:color="auto"/>
        <w:left w:val="none" w:sz="0" w:space="0" w:color="auto"/>
        <w:bottom w:val="none" w:sz="0" w:space="0" w:color="auto"/>
        <w:right w:val="none" w:sz="0" w:space="0" w:color="auto"/>
      </w:divBdr>
    </w:div>
    <w:div w:id="1364092889">
      <w:bodyDiv w:val="1"/>
      <w:marLeft w:val="0"/>
      <w:marRight w:val="0"/>
      <w:marTop w:val="0"/>
      <w:marBottom w:val="0"/>
      <w:divBdr>
        <w:top w:val="none" w:sz="0" w:space="0" w:color="auto"/>
        <w:left w:val="none" w:sz="0" w:space="0" w:color="auto"/>
        <w:bottom w:val="none" w:sz="0" w:space="0" w:color="auto"/>
        <w:right w:val="none" w:sz="0" w:space="0" w:color="auto"/>
      </w:divBdr>
    </w:div>
    <w:div w:id="1364136482">
      <w:bodyDiv w:val="1"/>
      <w:marLeft w:val="0"/>
      <w:marRight w:val="0"/>
      <w:marTop w:val="0"/>
      <w:marBottom w:val="0"/>
      <w:divBdr>
        <w:top w:val="none" w:sz="0" w:space="0" w:color="auto"/>
        <w:left w:val="none" w:sz="0" w:space="0" w:color="auto"/>
        <w:bottom w:val="none" w:sz="0" w:space="0" w:color="auto"/>
        <w:right w:val="none" w:sz="0" w:space="0" w:color="auto"/>
      </w:divBdr>
    </w:div>
    <w:div w:id="1364212580">
      <w:bodyDiv w:val="1"/>
      <w:marLeft w:val="0"/>
      <w:marRight w:val="0"/>
      <w:marTop w:val="0"/>
      <w:marBottom w:val="0"/>
      <w:divBdr>
        <w:top w:val="none" w:sz="0" w:space="0" w:color="auto"/>
        <w:left w:val="none" w:sz="0" w:space="0" w:color="auto"/>
        <w:bottom w:val="none" w:sz="0" w:space="0" w:color="auto"/>
        <w:right w:val="none" w:sz="0" w:space="0" w:color="auto"/>
      </w:divBdr>
    </w:div>
    <w:div w:id="1365207494">
      <w:bodyDiv w:val="1"/>
      <w:marLeft w:val="0"/>
      <w:marRight w:val="0"/>
      <w:marTop w:val="0"/>
      <w:marBottom w:val="0"/>
      <w:divBdr>
        <w:top w:val="none" w:sz="0" w:space="0" w:color="auto"/>
        <w:left w:val="none" w:sz="0" w:space="0" w:color="auto"/>
        <w:bottom w:val="none" w:sz="0" w:space="0" w:color="auto"/>
        <w:right w:val="none" w:sz="0" w:space="0" w:color="auto"/>
      </w:divBdr>
    </w:div>
    <w:div w:id="1365791048">
      <w:bodyDiv w:val="1"/>
      <w:marLeft w:val="0"/>
      <w:marRight w:val="0"/>
      <w:marTop w:val="0"/>
      <w:marBottom w:val="0"/>
      <w:divBdr>
        <w:top w:val="none" w:sz="0" w:space="0" w:color="auto"/>
        <w:left w:val="none" w:sz="0" w:space="0" w:color="auto"/>
        <w:bottom w:val="none" w:sz="0" w:space="0" w:color="auto"/>
        <w:right w:val="none" w:sz="0" w:space="0" w:color="auto"/>
      </w:divBdr>
    </w:div>
    <w:div w:id="1366365583">
      <w:bodyDiv w:val="1"/>
      <w:marLeft w:val="0"/>
      <w:marRight w:val="0"/>
      <w:marTop w:val="0"/>
      <w:marBottom w:val="0"/>
      <w:divBdr>
        <w:top w:val="none" w:sz="0" w:space="0" w:color="auto"/>
        <w:left w:val="none" w:sz="0" w:space="0" w:color="auto"/>
        <w:bottom w:val="none" w:sz="0" w:space="0" w:color="auto"/>
        <w:right w:val="none" w:sz="0" w:space="0" w:color="auto"/>
      </w:divBdr>
    </w:div>
    <w:div w:id="1366370550">
      <w:bodyDiv w:val="1"/>
      <w:marLeft w:val="0"/>
      <w:marRight w:val="0"/>
      <w:marTop w:val="0"/>
      <w:marBottom w:val="0"/>
      <w:divBdr>
        <w:top w:val="none" w:sz="0" w:space="0" w:color="auto"/>
        <w:left w:val="none" w:sz="0" w:space="0" w:color="auto"/>
        <w:bottom w:val="none" w:sz="0" w:space="0" w:color="auto"/>
        <w:right w:val="none" w:sz="0" w:space="0" w:color="auto"/>
      </w:divBdr>
    </w:div>
    <w:div w:id="1366446847">
      <w:bodyDiv w:val="1"/>
      <w:marLeft w:val="0"/>
      <w:marRight w:val="0"/>
      <w:marTop w:val="0"/>
      <w:marBottom w:val="0"/>
      <w:divBdr>
        <w:top w:val="none" w:sz="0" w:space="0" w:color="auto"/>
        <w:left w:val="none" w:sz="0" w:space="0" w:color="auto"/>
        <w:bottom w:val="none" w:sz="0" w:space="0" w:color="auto"/>
        <w:right w:val="none" w:sz="0" w:space="0" w:color="auto"/>
      </w:divBdr>
    </w:div>
    <w:div w:id="1367632556">
      <w:bodyDiv w:val="1"/>
      <w:marLeft w:val="0"/>
      <w:marRight w:val="0"/>
      <w:marTop w:val="0"/>
      <w:marBottom w:val="0"/>
      <w:divBdr>
        <w:top w:val="none" w:sz="0" w:space="0" w:color="auto"/>
        <w:left w:val="none" w:sz="0" w:space="0" w:color="auto"/>
        <w:bottom w:val="none" w:sz="0" w:space="0" w:color="auto"/>
        <w:right w:val="none" w:sz="0" w:space="0" w:color="auto"/>
      </w:divBdr>
    </w:div>
    <w:div w:id="1367868214">
      <w:bodyDiv w:val="1"/>
      <w:marLeft w:val="0"/>
      <w:marRight w:val="0"/>
      <w:marTop w:val="0"/>
      <w:marBottom w:val="0"/>
      <w:divBdr>
        <w:top w:val="none" w:sz="0" w:space="0" w:color="auto"/>
        <w:left w:val="none" w:sz="0" w:space="0" w:color="auto"/>
        <w:bottom w:val="none" w:sz="0" w:space="0" w:color="auto"/>
        <w:right w:val="none" w:sz="0" w:space="0" w:color="auto"/>
      </w:divBdr>
    </w:div>
    <w:div w:id="1368412617">
      <w:bodyDiv w:val="1"/>
      <w:marLeft w:val="0"/>
      <w:marRight w:val="0"/>
      <w:marTop w:val="0"/>
      <w:marBottom w:val="0"/>
      <w:divBdr>
        <w:top w:val="none" w:sz="0" w:space="0" w:color="auto"/>
        <w:left w:val="none" w:sz="0" w:space="0" w:color="auto"/>
        <w:bottom w:val="none" w:sz="0" w:space="0" w:color="auto"/>
        <w:right w:val="none" w:sz="0" w:space="0" w:color="auto"/>
      </w:divBdr>
    </w:div>
    <w:div w:id="1369798349">
      <w:bodyDiv w:val="1"/>
      <w:marLeft w:val="0"/>
      <w:marRight w:val="0"/>
      <w:marTop w:val="0"/>
      <w:marBottom w:val="0"/>
      <w:divBdr>
        <w:top w:val="none" w:sz="0" w:space="0" w:color="auto"/>
        <w:left w:val="none" w:sz="0" w:space="0" w:color="auto"/>
        <w:bottom w:val="none" w:sz="0" w:space="0" w:color="auto"/>
        <w:right w:val="none" w:sz="0" w:space="0" w:color="auto"/>
      </w:divBdr>
    </w:div>
    <w:div w:id="1370030229">
      <w:bodyDiv w:val="1"/>
      <w:marLeft w:val="0"/>
      <w:marRight w:val="0"/>
      <w:marTop w:val="0"/>
      <w:marBottom w:val="0"/>
      <w:divBdr>
        <w:top w:val="none" w:sz="0" w:space="0" w:color="auto"/>
        <w:left w:val="none" w:sz="0" w:space="0" w:color="auto"/>
        <w:bottom w:val="none" w:sz="0" w:space="0" w:color="auto"/>
        <w:right w:val="none" w:sz="0" w:space="0" w:color="auto"/>
      </w:divBdr>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
    <w:div w:id="1372421598">
      <w:bodyDiv w:val="1"/>
      <w:marLeft w:val="0"/>
      <w:marRight w:val="0"/>
      <w:marTop w:val="0"/>
      <w:marBottom w:val="0"/>
      <w:divBdr>
        <w:top w:val="none" w:sz="0" w:space="0" w:color="auto"/>
        <w:left w:val="none" w:sz="0" w:space="0" w:color="auto"/>
        <w:bottom w:val="none" w:sz="0" w:space="0" w:color="auto"/>
        <w:right w:val="none" w:sz="0" w:space="0" w:color="auto"/>
      </w:divBdr>
    </w:div>
    <w:div w:id="1372799477">
      <w:bodyDiv w:val="1"/>
      <w:marLeft w:val="0"/>
      <w:marRight w:val="0"/>
      <w:marTop w:val="0"/>
      <w:marBottom w:val="0"/>
      <w:divBdr>
        <w:top w:val="none" w:sz="0" w:space="0" w:color="auto"/>
        <w:left w:val="none" w:sz="0" w:space="0" w:color="auto"/>
        <w:bottom w:val="none" w:sz="0" w:space="0" w:color="auto"/>
        <w:right w:val="none" w:sz="0" w:space="0" w:color="auto"/>
      </w:divBdr>
    </w:div>
    <w:div w:id="1373729693">
      <w:bodyDiv w:val="1"/>
      <w:marLeft w:val="0"/>
      <w:marRight w:val="0"/>
      <w:marTop w:val="0"/>
      <w:marBottom w:val="0"/>
      <w:divBdr>
        <w:top w:val="none" w:sz="0" w:space="0" w:color="auto"/>
        <w:left w:val="none" w:sz="0" w:space="0" w:color="auto"/>
        <w:bottom w:val="none" w:sz="0" w:space="0" w:color="auto"/>
        <w:right w:val="none" w:sz="0" w:space="0" w:color="auto"/>
      </w:divBdr>
    </w:div>
    <w:div w:id="1374188349">
      <w:bodyDiv w:val="1"/>
      <w:marLeft w:val="0"/>
      <w:marRight w:val="0"/>
      <w:marTop w:val="0"/>
      <w:marBottom w:val="0"/>
      <w:divBdr>
        <w:top w:val="none" w:sz="0" w:space="0" w:color="auto"/>
        <w:left w:val="none" w:sz="0" w:space="0" w:color="auto"/>
        <w:bottom w:val="none" w:sz="0" w:space="0" w:color="auto"/>
        <w:right w:val="none" w:sz="0" w:space="0" w:color="auto"/>
      </w:divBdr>
    </w:div>
    <w:div w:id="1375079029">
      <w:bodyDiv w:val="1"/>
      <w:marLeft w:val="0"/>
      <w:marRight w:val="0"/>
      <w:marTop w:val="0"/>
      <w:marBottom w:val="0"/>
      <w:divBdr>
        <w:top w:val="none" w:sz="0" w:space="0" w:color="auto"/>
        <w:left w:val="none" w:sz="0" w:space="0" w:color="auto"/>
        <w:bottom w:val="none" w:sz="0" w:space="0" w:color="auto"/>
        <w:right w:val="none" w:sz="0" w:space="0" w:color="auto"/>
      </w:divBdr>
    </w:div>
    <w:div w:id="1375422327">
      <w:bodyDiv w:val="1"/>
      <w:marLeft w:val="0"/>
      <w:marRight w:val="0"/>
      <w:marTop w:val="0"/>
      <w:marBottom w:val="0"/>
      <w:divBdr>
        <w:top w:val="none" w:sz="0" w:space="0" w:color="auto"/>
        <w:left w:val="none" w:sz="0" w:space="0" w:color="auto"/>
        <w:bottom w:val="none" w:sz="0" w:space="0" w:color="auto"/>
        <w:right w:val="none" w:sz="0" w:space="0" w:color="auto"/>
      </w:divBdr>
    </w:div>
    <w:div w:id="1375498663">
      <w:bodyDiv w:val="1"/>
      <w:marLeft w:val="0"/>
      <w:marRight w:val="0"/>
      <w:marTop w:val="0"/>
      <w:marBottom w:val="0"/>
      <w:divBdr>
        <w:top w:val="none" w:sz="0" w:space="0" w:color="auto"/>
        <w:left w:val="none" w:sz="0" w:space="0" w:color="auto"/>
        <w:bottom w:val="none" w:sz="0" w:space="0" w:color="auto"/>
        <w:right w:val="none" w:sz="0" w:space="0" w:color="auto"/>
      </w:divBdr>
    </w:div>
    <w:div w:id="1375692119">
      <w:bodyDiv w:val="1"/>
      <w:marLeft w:val="0"/>
      <w:marRight w:val="0"/>
      <w:marTop w:val="0"/>
      <w:marBottom w:val="0"/>
      <w:divBdr>
        <w:top w:val="none" w:sz="0" w:space="0" w:color="auto"/>
        <w:left w:val="none" w:sz="0" w:space="0" w:color="auto"/>
        <w:bottom w:val="none" w:sz="0" w:space="0" w:color="auto"/>
        <w:right w:val="none" w:sz="0" w:space="0" w:color="auto"/>
      </w:divBdr>
    </w:div>
    <w:div w:id="1376270695">
      <w:bodyDiv w:val="1"/>
      <w:marLeft w:val="0"/>
      <w:marRight w:val="0"/>
      <w:marTop w:val="0"/>
      <w:marBottom w:val="0"/>
      <w:divBdr>
        <w:top w:val="none" w:sz="0" w:space="0" w:color="auto"/>
        <w:left w:val="none" w:sz="0" w:space="0" w:color="auto"/>
        <w:bottom w:val="none" w:sz="0" w:space="0" w:color="auto"/>
        <w:right w:val="none" w:sz="0" w:space="0" w:color="auto"/>
      </w:divBdr>
    </w:div>
    <w:div w:id="1376270754">
      <w:bodyDiv w:val="1"/>
      <w:marLeft w:val="0"/>
      <w:marRight w:val="0"/>
      <w:marTop w:val="0"/>
      <w:marBottom w:val="0"/>
      <w:divBdr>
        <w:top w:val="none" w:sz="0" w:space="0" w:color="auto"/>
        <w:left w:val="none" w:sz="0" w:space="0" w:color="auto"/>
        <w:bottom w:val="none" w:sz="0" w:space="0" w:color="auto"/>
        <w:right w:val="none" w:sz="0" w:space="0" w:color="auto"/>
      </w:divBdr>
    </w:div>
    <w:div w:id="1376349539">
      <w:bodyDiv w:val="1"/>
      <w:marLeft w:val="0"/>
      <w:marRight w:val="0"/>
      <w:marTop w:val="0"/>
      <w:marBottom w:val="0"/>
      <w:divBdr>
        <w:top w:val="none" w:sz="0" w:space="0" w:color="auto"/>
        <w:left w:val="none" w:sz="0" w:space="0" w:color="auto"/>
        <w:bottom w:val="none" w:sz="0" w:space="0" w:color="auto"/>
        <w:right w:val="none" w:sz="0" w:space="0" w:color="auto"/>
      </w:divBdr>
    </w:div>
    <w:div w:id="1376353078">
      <w:bodyDiv w:val="1"/>
      <w:marLeft w:val="0"/>
      <w:marRight w:val="0"/>
      <w:marTop w:val="0"/>
      <w:marBottom w:val="0"/>
      <w:divBdr>
        <w:top w:val="none" w:sz="0" w:space="0" w:color="auto"/>
        <w:left w:val="none" w:sz="0" w:space="0" w:color="auto"/>
        <w:bottom w:val="none" w:sz="0" w:space="0" w:color="auto"/>
        <w:right w:val="none" w:sz="0" w:space="0" w:color="auto"/>
      </w:divBdr>
    </w:div>
    <w:div w:id="1376849134">
      <w:bodyDiv w:val="1"/>
      <w:marLeft w:val="0"/>
      <w:marRight w:val="0"/>
      <w:marTop w:val="0"/>
      <w:marBottom w:val="0"/>
      <w:divBdr>
        <w:top w:val="none" w:sz="0" w:space="0" w:color="auto"/>
        <w:left w:val="none" w:sz="0" w:space="0" w:color="auto"/>
        <w:bottom w:val="none" w:sz="0" w:space="0" w:color="auto"/>
        <w:right w:val="none" w:sz="0" w:space="0" w:color="auto"/>
      </w:divBdr>
    </w:div>
    <w:div w:id="1377312401">
      <w:bodyDiv w:val="1"/>
      <w:marLeft w:val="0"/>
      <w:marRight w:val="0"/>
      <w:marTop w:val="0"/>
      <w:marBottom w:val="0"/>
      <w:divBdr>
        <w:top w:val="none" w:sz="0" w:space="0" w:color="auto"/>
        <w:left w:val="none" w:sz="0" w:space="0" w:color="auto"/>
        <w:bottom w:val="none" w:sz="0" w:space="0" w:color="auto"/>
        <w:right w:val="none" w:sz="0" w:space="0" w:color="auto"/>
      </w:divBdr>
    </w:div>
    <w:div w:id="1378703251">
      <w:bodyDiv w:val="1"/>
      <w:marLeft w:val="0"/>
      <w:marRight w:val="0"/>
      <w:marTop w:val="0"/>
      <w:marBottom w:val="0"/>
      <w:divBdr>
        <w:top w:val="none" w:sz="0" w:space="0" w:color="auto"/>
        <w:left w:val="none" w:sz="0" w:space="0" w:color="auto"/>
        <w:bottom w:val="none" w:sz="0" w:space="0" w:color="auto"/>
        <w:right w:val="none" w:sz="0" w:space="0" w:color="auto"/>
      </w:divBdr>
    </w:div>
    <w:div w:id="1379358015">
      <w:bodyDiv w:val="1"/>
      <w:marLeft w:val="0"/>
      <w:marRight w:val="0"/>
      <w:marTop w:val="0"/>
      <w:marBottom w:val="0"/>
      <w:divBdr>
        <w:top w:val="none" w:sz="0" w:space="0" w:color="auto"/>
        <w:left w:val="none" w:sz="0" w:space="0" w:color="auto"/>
        <w:bottom w:val="none" w:sz="0" w:space="0" w:color="auto"/>
        <w:right w:val="none" w:sz="0" w:space="0" w:color="auto"/>
      </w:divBdr>
    </w:div>
    <w:div w:id="1379666686">
      <w:bodyDiv w:val="1"/>
      <w:marLeft w:val="0"/>
      <w:marRight w:val="0"/>
      <w:marTop w:val="0"/>
      <w:marBottom w:val="0"/>
      <w:divBdr>
        <w:top w:val="none" w:sz="0" w:space="0" w:color="auto"/>
        <w:left w:val="none" w:sz="0" w:space="0" w:color="auto"/>
        <w:bottom w:val="none" w:sz="0" w:space="0" w:color="auto"/>
        <w:right w:val="none" w:sz="0" w:space="0" w:color="auto"/>
      </w:divBdr>
    </w:div>
    <w:div w:id="1380476466">
      <w:bodyDiv w:val="1"/>
      <w:marLeft w:val="0"/>
      <w:marRight w:val="0"/>
      <w:marTop w:val="0"/>
      <w:marBottom w:val="0"/>
      <w:divBdr>
        <w:top w:val="none" w:sz="0" w:space="0" w:color="auto"/>
        <w:left w:val="none" w:sz="0" w:space="0" w:color="auto"/>
        <w:bottom w:val="none" w:sz="0" w:space="0" w:color="auto"/>
        <w:right w:val="none" w:sz="0" w:space="0" w:color="auto"/>
      </w:divBdr>
    </w:div>
    <w:div w:id="1381898747">
      <w:bodyDiv w:val="1"/>
      <w:marLeft w:val="0"/>
      <w:marRight w:val="0"/>
      <w:marTop w:val="0"/>
      <w:marBottom w:val="0"/>
      <w:divBdr>
        <w:top w:val="none" w:sz="0" w:space="0" w:color="auto"/>
        <w:left w:val="none" w:sz="0" w:space="0" w:color="auto"/>
        <w:bottom w:val="none" w:sz="0" w:space="0" w:color="auto"/>
        <w:right w:val="none" w:sz="0" w:space="0" w:color="auto"/>
      </w:divBdr>
    </w:div>
    <w:div w:id="1382944483">
      <w:bodyDiv w:val="1"/>
      <w:marLeft w:val="0"/>
      <w:marRight w:val="0"/>
      <w:marTop w:val="0"/>
      <w:marBottom w:val="0"/>
      <w:divBdr>
        <w:top w:val="none" w:sz="0" w:space="0" w:color="auto"/>
        <w:left w:val="none" w:sz="0" w:space="0" w:color="auto"/>
        <w:bottom w:val="none" w:sz="0" w:space="0" w:color="auto"/>
        <w:right w:val="none" w:sz="0" w:space="0" w:color="auto"/>
      </w:divBdr>
    </w:div>
    <w:div w:id="1383022027">
      <w:bodyDiv w:val="1"/>
      <w:marLeft w:val="0"/>
      <w:marRight w:val="0"/>
      <w:marTop w:val="0"/>
      <w:marBottom w:val="0"/>
      <w:divBdr>
        <w:top w:val="none" w:sz="0" w:space="0" w:color="auto"/>
        <w:left w:val="none" w:sz="0" w:space="0" w:color="auto"/>
        <w:bottom w:val="none" w:sz="0" w:space="0" w:color="auto"/>
        <w:right w:val="none" w:sz="0" w:space="0" w:color="auto"/>
      </w:divBdr>
    </w:div>
    <w:div w:id="1383208620">
      <w:bodyDiv w:val="1"/>
      <w:marLeft w:val="0"/>
      <w:marRight w:val="0"/>
      <w:marTop w:val="0"/>
      <w:marBottom w:val="0"/>
      <w:divBdr>
        <w:top w:val="none" w:sz="0" w:space="0" w:color="auto"/>
        <w:left w:val="none" w:sz="0" w:space="0" w:color="auto"/>
        <w:bottom w:val="none" w:sz="0" w:space="0" w:color="auto"/>
        <w:right w:val="none" w:sz="0" w:space="0" w:color="auto"/>
      </w:divBdr>
    </w:div>
    <w:div w:id="1383214713">
      <w:bodyDiv w:val="1"/>
      <w:marLeft w:val="0"/>
      <w:marRight w:val="0"/>
      <w:marTop w:val="0"/>
      <w:marBottom w:val="0"/>
      <w:divBdr>
        <w:top w:val="none" w:sz="0" w:space="0" w:color="auto"/>
        <w:left w:val="none" w:sz="0" w:space="0" w:color="auto"/>
        <w:bottom w:val="none" w:sz="0" w:space="0" w:color="auto"/>
        <w:right w:val="none" w:sz="0" w:space="0" w:color="auto"/>
      </w:divBdr>
    </w:div>
    <w:div w:id="1383478531">
      <w:bodyDiv w:val="1"/>
      <w:marLeft w:val="0"/>
      <w:marRight w:val="0"/>
      <w:marTop w:val="0"/>
      <w:marBottom w:val="0"/>
      <w:divBdr>
        <w:top w:val="none" w:sz="0" w:space="0" w:color="auto"/>
        <w:left w:val="none" w:sz="0" w:space="0" w:color="auto"/>
        <w:bottom w:val="none" w:sz="0" w:space="0" w:color="auto"/>
        <w:right w:val="none" w:sz="0" w:space="0" w:color="auto"/>
      </w:divBdr>
    </w:div>
    <w:div w:id="1384522170">
      <w:bodyDiv w:val="1"/>
      <w:marLeft w:val="0"/>
      <w:marRight w:val="0"/>
      <w:marTop w:val="0"/>
      <w:marBottom w:val="0"/>
      <w:divBdr>
        <w:top w:val="none" w:sz="0" w:space="0" w:color="auto"/>
        <w:left w:val="none" w:sz="0" w:space="0" w:color="auto"/>
        <w:bottom w:val="none" w:sz="0" w:space="0" w:color="auto"/>
        <w:right w:val="none" w:sz="0" w:space="0" w:color="auto"/>
      </w:divBdr>
    </w:div>
    <w:div w:id="1384669400">
      <w:bodyDiv w:val="1"/>
      <w:marLeft w:val="0"/>
      <w:marRight w:val="0"/>
      <w:marTop w:val="0"/>
      <w:marBottom w:val="0"/>
      <w:divBdr>
        <w:top w:val="none" w:sz="0" w:space="0" w:color="auto"/>
        <w:left w:val="none" w:sz="0" w:space="0" w:color="auto"/>
        <w:bottom w:val="none" w:sz="0" w:space="0" w:color="auto"/>
        <w:right w:val="none" w:sz="0" w:space="0" w:color="auto"/>
      </w:divBdr>
    </w:div>
    <w:div w:id="1385132760">
      <w:bodyDiv w:val="1"/>
      <w:marLeft w:val="0"/>
      <w:marRight w:val="0"/>
      <w:marTop w:val="0"/>
      <w:marBottom w:val="0"/>
      <w:divBdr>
        <w:top w:val="none" w:sz="0" w:space="0" w:color="auto"/>
        <w:left w:val="none" w:sz="0" w:space="0" w:color="auto"/>
        <w:bottom w:val="none" w:sz="0" w:space="0" w:color="auto"/>
        <w:right w:val="none" w:sz="0" w:space="0" w:color="auto"/>
      </w:divBdr>
    </w:div>
    <w:div w:id="1387022346">
      <w:bodyDiv w:val="1"/>
      <w:marLeft w:val="0"/>
      <w:marRight w:val="0"/>
      <w:marTop w:val="0"/>
      <w:marBottom w:val="0"/>
      <w:divBdr>
        <w:top w:val="none" w:sz="0" w:space="0" w:color="auto"/>
        <w:left w:val="none" w:sz="0" w:space="0" w:color="auto"/>
        <w:bottom w:val="none" w:sz="0" w:space="0" w:color="auto"/>
        <w:right w:val="none" w:sz="0" w:space="0" w:color="auto"/>
      </w:divBdr>
    </w:div>
    <w:div w:id="1387408478">
      <w:bodyDiv w:val="1"/>
      <w:marLeft w:val="0"/>
      <w:marRight w:val="0"/>
      <w:marTop w:val="0"/>
      <w:marBottom w:val="0"/>
      <w:divBdr>
        <w:top w:val="none" w:sz="0" w:space="0" w:color="auto"/>
        <w:left w:val="none" w:sz="0" w:space="0" w:color="auto"/>
        <w:bottom w:val="none" w:sz="0" w:space="0" w:color="auto"/>
        <w:right w:val="none" w:sz="0" w:space="0" w:color="auto"/>
      </w:divBdr>
    </w:div>
    <w:div w:id="1387490228">
      <w:bodyDiv w:val="1"/>
      <w:marLeft w:val="0"/>
      <w:marRight w:val="0"/>
      <w:marTop w:val="0"/>
      <w:marBottom w:val="0"/>
      <w:divBdr>
        <w:top w:val="none" w:sz="0" w:space="0" w:color="auto"/>
        <w:left w:val="none" w:sz="0" w:space="0" w:color="auto"/>
        <w:bottom w:val="none" w:sz="0" w:space="0" w:color="auto"/>
        <w:right w:val="none" w:sz="0" w:space="0" w:color="auto"/>
      </w:divBdr>
    </w:div>
    <w:div w:id="1387607340">
      <w:bodyDiv w:val="1"/>
      <w:marLeft w:val="0"/>
      <w:marRight w:val="0"/>
      <w:marTop w:val="0"/>
      <w:marBottom w:val="0"/>
      <w:divBdr>
        <w:top w:val="none" w:sz="0" w:space="0" w:color="auto"/>
        <w:left w:val="none" w:sz="0" w:space="0" w:color="auto"/>
        <w:bottom w:val="none" w:sz="0" w:space="0" w:color="auto"/>
        <w:right w:val="none" w:sz="0" w:space="0" w:color="auto"/>
      </w:divBdr>
    </w:div>
    <w:div w:id="1387875454">
      <w:bodyDiv w:val="1"/>
      <w:marLeft w:val="0"/>
      <w:marRight w:val="0"/>
      <w:marTop w:val="0"/>
      <w:marBottom w:val="0"/>
      <w:divBdr>
        <w:top w:val="none" w:sz="0" w:space="0" w:color="auto"/>
        <w:left w:val="none" w:sz="0" w:space="0" w:color="auto"/>
        <w:bottom w:val="none" w:sz="0" w:space="0" w:color="auto"/>
        <w:right w:val="none" w:sz="0" w:space="0" w:color="auto"/>
      </w:divBdr>
    </w:div>
    <w:div w:id="1387876831">
      <w:bodyDiv w:val="1"/>
      <w:marLeft w:val="0"/>
      <w:marRight w:val="0"/>
      <w:marTop w:val="0"/>
      <w:marBottom w:val="0"/>
      <w:divBdr>
        <w:top w:val="none" w:sz="0" w:space="0" w:color="auto"/>
        <w:left w:val="none" w:sz="0" w:space="0" w:color="auto"/>
        <w:bottom w:val="none" w:sz="0" w:space="0" w:color="auto"/>
        <w:right w:val="none" w:sz="0" w:space="0" w:color="auto"/>
      </w:divBdr>
    </w:div>
    <w:div w:id="1387991850">
      <w:bodyDiv w:val="1"/>
      <w:marLeft w:val="0"/>
      <w:marRight w:val="0"/>
      <w:marTop w:val="0"/>
      <w:marBottom w:val="0"/>
      <w:divBdr>
        <w:top w:val="none" w:sz="0" w:space="0" w:color="auto"/>
        <w:left w:val="none" w:sz="0" w:space="0" w:color="auto"/>
        <w:bottom w:val="none" w:sz="0" w:space="0" w:color="auto"/>
        <w:right w:val="none" w:sz="0" w:space="0" w:color="auto"/>
      </w:divBdr>
    </w:div>
    <w:div w:id="1388839192">
      <w:bodyDiv w:val="1"/>
      <w:marLeft w:val="0"/>
      <w:marRight w:val="0"/>
      <w:marTop w:val="0"/>
      <w:marBottom w:val="0"/>
      <w:divBdr>
        <w:top w:val="none" w:sz="0" w:space="0" w:color="auto"/>
        <w:left w:val="none" w:sz="0" w:space="0" w:color="auto"/>
        <w:bottom w:val="none" w:sz="0" w:space="0" w:color="auto"/>
        <w:right w:val="none" w:sz="0" w:space="0" w:color="auto"/>
      </w:divBdr>
    </w:div>
    <w:div w:id="1388919118">
      <w:bodyDiv w:val="1"/>
      <w:marLeft w:val="0"/>
      <w:marRight w:val="0"/>
      <w:marTop w:val="0"/>
      <w:marBottom w:val="0"/>
      <w:divBdr>
        <w:top w:val="none" w:sz="0" w:space="0" w:color="auto"/>
        <w:left w:val="none" w:sz="0" w:space="0" w:color="auto"/>
        <w:bottom w:val="none" w:sz="0" w:space="0" w:color="auto"/>
        <w:right w:val="none" w:sz="0" w:space="0" w:color="auto"/>
      </w:divBdr>
    </w:div>
    <w:div w:id="1389106761">
      <w:bodyDiv w:val="1"/>
      <w:marLeft w:val="0"/>
      <w:marRight w:val="0"/>
      <w:marTop w:val="0"/>
      <w:marBottom w:val="0"/>
      <w:divBdr>
        <w:top w:val="none" w:sz="0" w:space="0" w:color="auto"/>
        <w:left w:val="none" w:sz="0" w:space="0" w:color="auto"/>
        <w:bottom w:val="none" w:sz="0" w:space="0" w:color="auto"/>
        <w:right w:val="none" w:sz="0" w:space="0" w:color="auto"/>
      </w:divBdr>
    </w:div>
    <w:div w:id="1389375302">
      <w:bodyDiv w:val="1"/>
      <w:marLeft w:val="0"/>
      <w:marRight w:val="0"/>
      <w:marTop w:val="0"/>
      <w:marBottom w:val="0"/>
      <w:divBdr>
        <w:top w:val="none" w:sz="0" w:space="0" w:color="auto"/>
        <w:left w:val="none" w:sz="0" w:space="0" w:color="auto"/>
        <w:bottom w:val="none" w:sz="0" w:space="0" w:color="auto"/>
        <w:right w:val="none" w:sz="0" w:space="0" w:color="auto"/>
      </w:divBdr>
    </w:div>
    <w:div w:id="1390038084">
      <w:bodyDiv w:val="1"/>
      <w:marLeft w:val="0"/>
      <w:marRight w:val="0"/>
      <w:marTop w:val="0"/>
      <w:marBottom w:val="0"/>
      <w:divBdr>
        <w:top w:val="none" w:sz="0" w:space="0" w:color="auto"/>
        <w:left w:val="none" w:sz="0" w:space="0" w:color="auto"/>
        <w:bottom w:val="none" w:sz="0" w:space="0" w:color="auto"/>
        <w:right w:val="none" w:sz="0" w:space="0" w:color="auto"/>
      </w:divBdr>
    </w:div>
    <w:div w:id="1390420590">
      <w:bodyDiv w:val="1"/>
      <w:marLeft w:val="0"/>
      <w:marRight w:val="0"/>
      <w:marTop w:val="0"/>
      <w:marBottom w:val="0"/>
      <w:divBdr>
        <w:top w:val="none" w:sz="0" w:space="0" w:color="auto"/>
        <w:left w:val="none" w:sz="0" w:space="0" w:color="auto"/>
        <w:bottom w:val="none" w:sz="0" w:space="0" w:color="auto"/>
        <w:right w:val="none" w:sz="0" w:space="0" w:color="auto"/>
      </w:divBdr>
    </w:div>
    <w:div w:id="1391031507">
      <w:bodyDiv w:val="1"/>
      <w:marLeft w:val="0"/>
      <w:marRight w:val="0"/>
      <w:marTop w:val="0"/>
      <w:marBottom w:val="0"/>
      <w:divBdr>
        <w:top w:val="none" w:sz="0" w:space="0" w:color="auto"/>
        <w:left w:val="none" w:sz="0" w:space="0" w:color="auto"/>
        <w:bottom w:val="none" w:sz="0" w:space="0" w:color="auto"/>
        <w:right w:val="none" w:sz="0" w:space="0" w:color="auto"/>
      </w:divBdr>
    </w:div>
    <w:div w:id="1391151471">
      <w:bodyDiv w:val="1"/>
      <w:marLeft w:val="0"/>
      <w:marRight w:val="0"/>
      <w:marTop w:val="0"/>
      <w:marBottom w:val="0"/>
      <w:divBdr>
        <w:top w:val="none" w:sz="0" w:space="0" w:color="auto"/>
        <w:left w:val="none" w:sz="0" w:space="0" w:color="auto"/>
        <w:bottom w:val="none" w:sz="0" w:space="0" w:color="auto"/>
        <w:right w:val="none" w:sz="0" w:space="0" w:color="auto"/>
      </w:divBdr>
    </w:div>
    <w:div w:id="1391541707">
      <w:bodyDiv w:val="1"/>
      <w:marLeft w:val="0"/>
      <w:marRight w:val="0"/>
      <w:marTop w:val="0"/>
      <w:marBottom w:val="0"/>
      <w:divBdr>
        <w:top w:val="none" w:sz="0" w:space="0" w:color="auto"/>
        <w:left w:val="none" w:sz="0" w:space="0" w:color="auto"/>
        <w:bottom w:val="none" w:sz="0" w:space="0" w:color="auto"/>
        <w:right w:val="none" w:sz="0" w:space="0" w:color="auto"/>
      </w:divBdr>
    </w:div>
    <w:div w:id="1391658538">
      <w:bodyDiv w:val="1"/>
      <w:marLeft w:val="0"/>
      <w:marRight w:val="0"/>
      <w:marTop w:val="0"/>
      <w:marBottom w:val="0"/>
      <w:divBdr>
        <w:top w:val="none" w:sz="0" w:space="0" w:color="auto"/>
        <w:left w:val="none" w:sz="0" w:space="0" w:color="auto"/>
        <w:bottom w:val="none" w:sz="0" w:space="0" w:color="auto"/>
        <w:right w:val="none" w:sz="0" w:space="0" w:color="auto"/>
      </w:divBdr>
    </w:div>
    <w:div w:id="1391927022">
      <w:bodyDiv w:val="1"/>
      <w:marLeft w:val="0"/>
      <w:marRight w:val="0"/>
      <w:marTop w:val="0"/>
      <w:marBottom w:val="0"/>
      <w:divBdr>
        <w:top w:val="none" w:sz="0" w:space="0" w:color="auto"/>
        <w:left w:val="none" w:sz="0" w:space="0" w:color="auto"/>
        <w:bottom w:val="none" w:sz="0" w:space="0" w:color="auto"/>
        <w:right w:val="none" w:sz="0" w:space="0" w:color="auto"/>
      </w:divBdr>
    </w:div>
    <w:div w:id="1393191678">
      <w:bodyDiv w:val="1"/>
      <w:marLeft w:val="0"/>
      <w:marRight w:val="0"/>
      <w:marTop w:val="0"/>
      <w:marBottom w:val="0"/>
      <w:divBdr>
        <w:top w:val="none" w:sz="0" w:space="0" w:color="auto"/>
        <w:left w:val="none" w:sz="0" w:space="0" w:color="auto"/>
        <w:bottom w:val="none" w:sz="0" w:space="0" w:color="auto"/>
        <w:right w:val="none" w:sz="0" w:space="0" w:color="auto"/>
      </w:divBdr>
    </w:div>
    <w:div w:id="1393505394">
      <w:bodyDiv w:val="1"/>
      <w:marLeft w:val="0"/>
      <w:marRight w:val="0"/>
      <w:marTop w:val="0"/>
      <w:marBottom w:val="0"/>
      <w:divBdr>
        <w:top w:val="none" w:sz="0" w:space="0" w:color="auto"/>
        <w:left w:val="none" w:sz="0" w:space="0" w:color="auto"/>
        <w:bottom w:val="none" w:sz="0" w:space="0" w:color="auto"/>
        <w:right w:val="none" w:sz="0" w:space="0" w:color="auto"/>
      </w:divBdr>
    </w:div>
    <w:div w:id="1393774615">
      <w:bodyDiv w:val="1"/>
      <w:marLeft w:val="0"/>
      <w:marRight w:val="0"/>
      <w:marTop w:val="0"/>
      <w:marBottom w:val="0"/>
      <w:divBdr>
        <w:top w:val="none" w:sz="0" w:space="0" w:color="auto"/>
        <w:left w:val="none" w:sz="0" w:space="0" w:color="auto"/>
        <w:bottom w:val="none" w:sz="0" w:space="0" w:color="auto"/>
        <w:right w:val="none" w:sz="0" w:space="0" w:color="auto"/>
      </w:divBdr>
    </w:div>
    <w:div w:id="1393962217">
      <w:bodyDiv w:val="1"/>
      <w:marLeft w:val="0"/>
      <w:marRight w:val="0"/>
      <w:marTop w:val="0"/>
      <w:marBottom w:val="0"/>
      <w:divBdr>
        <w:top w:val="none" w:sz="0" w:space="0" w:color="auto"/>
        <w:left w:val="none" w:sz="0" w:space="0" w:color="auto"/>
        <w:bottom w:val="none" w:sz="0" w:space="0" w:color="auto"/>
        <w:right w:val="none" w:sz="0" w:space="0" w:color="auto"/>
      </w:divBdr>
    </w:div>
    <w:div w:id="1394544485">
      <w:bodyDiv w:val="1"/>
      <w:marLeft w:val="0"/>
      <w:marRight w:val="0"/>
      <w:marTop w:val="0"/>
      <w:marBottom w:val="0"/>
      <w:divBdr>
        <w:top w:val="none" w:sz="0" w:space="0" w:color="auto"/>
        <w:left w:val="none" w:sz="0" w:space="0" w:color="auto"/>
        <w:bottom w:val="none" w:sz="0" w:space="0" w:color="auto"/>
        <w:right w:val="none" w:sz="0" w:space="0" w:color="auto"/>
      </w:divBdr>
    </w:div>
    <w:div w:id="1394696437">
      <w:bodyDiv w:val="1"/>
      <w:marLeft w:val="0"/>
      <w:marRight w:val="0"/>
      <w:marTop w:val="0"/>
      <w:marBottom w:val="0"/>
      <w:divBdr>
        <w:top w:val="none" w:sz="0" w:space="0" w:color="auto"/>
        <w:left w:val="none" w:sz="0" w:space="0" w:color="auto"/>
        <w:bottom w:val="none" w:sz="0" w:space="0" w:color="auto"/>
        <w:right w:val="none" w:sz="0" w:space="0" w:color="auto"/>
      </w:divBdr>
    </w:div>
    <w:div w:id="1395545438">
      <w:bodyDiv w:val="1"/>
      <w:marLeft w:val="0"/>
      <w:marRight w:val="0"/>
      <w:marTop w:val="0"/>
      <w:marBottom w:val="0"/>
      <w:divBdr>
        <w:top w:val="none" w:sz="0" w:space="0" w:color="auto"/>
        <w:left w:val="none" w:sz="0" w:space="0" w:color="auto"/>
        <w:bottom w:val="none" w:sz="0" w:space="0" w:color="auto"/>
        <w:right w:val="none" w:sz="0" w:space="0" w:color="auto"/>
      </w:divBdr>
    </w:div>
    <w:div w:id="1395663773">
      <w:bodyDiv w:val="1"/>
      <w:marLeft w:val="0"/>
      <w:marRight w:val="0"/>
      <w:marTop w:val="0"/>
      <w:marBottom w:val="0"/>
      <w:divBdr>
        <w:top w:val="none" w:sz="0" w:space="0" w:color="auto"/>
        <w:left w:val="none" w:sz="0" w:space="0" w:color="auto"/>
        <w:bottom w:val="none" w:sz="0" w:space="0" w:color="auto"/>
        <w:right w:val="none" w:sz="0" w:space="0" w:color="auto"/>
      </w:divBdr>
    </w:div>
    <w:div w:id="1396661143">
      <w:bodyDiv w:val="1"/>
      <w:marLeft w:val="0"/>
      <w:marRight w:val="0"/>
      <w:marTop w:val="0"/>
      <w:marBottom w:val="0"/>
      <w:divBdr>
        <w:top w:val="none" w:sz="0" w:space="0" w:color="auto"/>
        <w:left w:val="none" w:sz="0" w:space="0" w:color="auto"/>
        <w:bottom w:val="none" w:sz="0" w:space="0" w:color="auto"/>
        <w:right w:val="none" w:sz="0" w:space="0" w:color="auto"/>
      </w:divBdr>
    </w:div>
    <w:div w:id="1396707568">
      <w:bodyDiv w:val="1"/>
      <w:marLeft w:val="0"/>
      <w:marRight w:val="0"/>
      <w:marTop w:val="0"/>
      <w:marBottom w:val="0"/>
      <w:divBdr>
        <w:top w:val="none" w:sz="0" w:space="0" w:color="auto"/>
        <w:left w:val="none" w:sz="0" w:space="0" w:color="auto"/>
        <w:bottom w:val="none" w:sz="0" w:space="0" w:color="auto"/>
        <w:right w:val="none" w:sz="0" w:space="0" w:color="auto"/>
      </w:divBdr>
    </w:div>
    <w:div w:id="1396857336">
      <w:bodyDiv w:val="1"/>
      <w:marLeft w:val="0"/>
      <w:marRight w:val="0"/>
      <w:marTop w:val="0"/>
      <w:marBottom w:val="0"/>
      <w:divBdr>
        <w:top w:val="none" w:sz="0" w:space="0" w:color="auto"/>
        <w:left w:val="none" w:sz="0" w:space="0" w:color="auto"/>
        <w:bottom w:val="none" w:sz="0" w:space="0" w:color="auto"/>
        <w:right w:val="none" w:sz="0" w:space="0" w:color="auto"/>
      </w:divBdr>
    </w:div>
    <w:div w:id="1397707563">
      <w:bodyDiv w:val="1"/>
      <w:marLeft w:val="0"/>
      <w:marRight w:val="0"/>
      <w:marTop w:val="0"/>
      <w:marBottom w:val="0"/>
      <w:divBdr>
        <w:top w:val="none" w:sz="0" w:space="0" w:color="auto"/>
        <w:left w:val="none" w:sz="0" w:space="0" w:color="auto"/>
        <w:bottom w:val="none" w:sz="0" w:space="0" w:color="auto"/>
        <w:right w:val="none" w:sz="0" w:space="0" w:color="auto"/>
      </w:divBdr>
    </w:div>
    <w:div w:id="1398439133">
      <w:bodyDiv w:val="1"/>
      <w:marLeft w:val="0"/>
      <w:marRight w:val="0"/>
      <w:marTop w:val="0"/>
      <w:marBottom w:val="0"/>
      <w:divBdr>
        <w:top w:val="none" w:sz="0" w:space="0" w:color="auto"/>
        <w:left w:val="none" w:sz="0" w:space="0" w:color="auto"/>
        <w:bottom w:val="none" w:sz="0" w:space="0" w:color="auto"/>
        <w:right w:val="none" w:sz="0" w:space="0" w:color="auto"/>
      </w:divBdr>
    </w:div>
    <w:div w:id="1398943888">
      <w:bodyDiv w:val="1"/>
      <w:marLeft w:val="0"/>
      <w:marRight w:val="0"/>
      <w:marTop w:val="0"/>
      <w:marBottom w:val="0"/>
      <w:divBdr>
        <w:top w:val="none" w:sz="0" w:space="0" w:color="auto"/>
        <w:left w:val="none" w:sz="0" w:space="0" w:color="auto"/>
        <w:bottom w:val="none" w:sz="0" w:space="0" w:color="auto"/>
        <w:right w:val="none" w:sz="0" w:space="0" w:color="auto"/>
      </w:divBdr>
    </w:div>
    <w:div w:id="1399324838">
      <w:bodyDiv w:val="1"/>
      <w:marLeft w:val="0"/>
      <w:marRight w:val="0"/>
      <w:marTop w:val="0"/>
      <w:marBottom w:val="0"/>
      <w:divBdr>
        <w:top w:val="none" w:sz="0" w:space="0" w:color="auto"/>
        <w:left w:val="none" w:sz="0" w:space="0" w:color="auto"/>
        <w:bottom w:val="none" w:sz="0" w:space="0" w:color="auto"/>
        <w:right w:val="none" w:sz="0" w:space="0" w:color="auto"/>
      </w:divBdr>
    </w:div>
    <w:div w:id="1399671508">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00708066">
      <w:bodyDiv w:val="1"/>
      <w:marLeft w:val="0"/>
      <w:marRight w:val="0"/>
      <w:marTop w:val="0"/>
      <w:marBottom w:val="0"/>
      <w:divBdr>
        <w:top w:val="none" w:sz="0" w:space="0" w:color="auto"/>
        <w:left w:val="none" w:sz="0" w:space="0" w:color="auto"/>
        <w:bottom w:val="none" w:sz="0" w:space="0" w:color="auto"/>
        <w:right w:val="none" w:sz="0" w:space="0" w:color="auto"/>
      </w:divBdr>
    </w:div>
    <w:div w:id="1400907395">
      <w:bodyDiv w:val="1"/>
      <w:marLeft w:val="0"/>
      <w:marRight w:val="0"/>
      <w:marTop w:val="0"/>
      <w:marBottom w:val="0"/>
      <w:divBdr>
        <w:top w:val="none" w:sz="0" w:space="0" w:color="auto"/>
        <w:left w:val="none" w:sz="0" w:space="0" w:color="auto"/>
        <w:bottom w:val="none" w:sz="0" w:space="0" w:color="auto"/>
        <w:right w:val="none" w:sz="0" w:space="0" w:color="auto"/>
      </w:divBdr>
    </w:div>
    <w:div w:id="1401177598">
      <w:bodyDiv w:val="1"/>
      <w:marLeft w:val="0"/>
      <w:marRight w:val="0"/>
      <w:marTop w:val="0"/>
      <w:marBottom w:val="0"/>
      <w:divBdr>
        <w:top w:val="none" w:sz="0" w:space="0" w:color="auto"/>
        <w:left w:val="none" w:sz="0" w:space="0" w:color="auto"/>
        <w:bottom w:val="none" w:sz="0" w:space="0" w:color="auto"/>
        <w:right w:val="none" w:sz="0" w:space="0" w:color="auto"/>
      </w:divBdr>
    </w:div>
    <w:div w:id="1401362151">
      <w:bodyDiv w:val="1"/>
      <w:marLeft w:val="0"/>
      <w:marRight w:val="0"/>
      <w:marTop w:val="0"/>
      <w:marBottom w:val="0"/>
      <w:divBdr>
        <w:top w:val="none" w:sz="0" w:space="0" w:color="auto"/>
        <w:left w:val="none" w:sz="0" w:space="0" w:color="auto"/>
        <w:bottom w:val="none" w:sz="0" w:space="0" w:color="auto"/>
        <w:right w:val="none" w:sz="0" w:space="0" w:color="auto"/>
      </w:divBdr>
    </w:div>
    <w:div w:id="1401978078">
      <w:bodyDiv w:val="1"/>
      <w:marLeft w:val="0"/>
      <w:marRight w:val="0"/>
      <w:marTop w:val="0"/>
      <w:marBottom w:val="0"/>
      <w:divBdr>
        <w:top w:val="none" w:sz="0" w:space="0" w:color="auto"/>
        <w:left w:val="none" w:sz="0" w:space="0" w:color="auto"/>
        <w:bottom w:val="none" w:sz="0" w:space="0" w:color="auto"/>
        <w:right w:val="none" w:sz="0" w:space="0" w:color="auto"/>
      </w:divBdr>
    </w:div>
    <w:div w:id="1402287043">
      <w:bodyDiv w:val="1"/>
      <w:marLeft w:val="0"/>
      <w:marRight w:val="0"/>
      <w:marTop w:val="0"/>
      <w:marBottom w:val="0"/>
      <w:divBdr>
        <w:top w:val="none" w:sz="0" w:space="0" w:color="auto"/>
        <w:left w:val="none" w:sz="0" w:space="0" w:color="auto"/>
        <w:bottom w:val="none" w:sz="0" w:space="0" w:color="auto"/>
        <w:right w:val="none" w:sz="0" w:space="0" w:color="auto"/>
      </w:divBdr>
    </w:div>
    <w:div w:id="1402678571">
      <w:bodyDiv w:val="1"/>
      <w:marLeft w:val="0"/>
      <w:marRight w:val="0"/>
      <w:marTop w:val="0"/>
      <w:marBottom w:val="0"/>
      <w:divBdr>
        <w:top w:val="none" w:sz="0" w:space="0" w:color="auto"/>
        <w:left w:val="none" w:sz="0" w:space="0" w:color="auto"/>
        <w:bottom w:val="none" w:sz="0" w:space="0" w:color="auto"/>
        <w:right w:val="none" w:sz="0" w:space="0" w:color="auto"/>
      </w:divBdr>
    </w:div>
    <w:div w:id="1402680791">
      <w:bodyDiv w:val="1"/>
      <w:marLeft w:val="0"/>
      <w:marRight w:val="0"/>
      <w:marTop w:val="0"/>
      <w:marBottom w:val="0"/>
      <w:divBdr>
        <w:top w:val="none" w:sz="0" w:space="0" w:color="auto"/>
        <w:left w:val="none" w:sz="0" w:space="0" w:color="auto"/>
        <w:bottom w:val="none" w:sz="0" w:space="0" w:color="auto"/>
        <w:right w:val="none" w:sz="0" w:space="0" w:color="auto"/>
      </w:divBdr>
    </w:div>
    <w:div w:id="1402754348">
      <w:bodyDiv w:val="1"/>
      <w:marLeft w:val="0"/>
      <w:marRight w:val="0"/>
      <w:marTop w:val="0"/>
      <w:marBottom w:val="0"/>
      <w:divBdr>
        <w:top w:val="none" w:sz="0" w:space="0" w:color="auto"/>
        <w:left w:val="none" w:sz="0" w:space="0" w:color="auto"/>
        <w:bottom w:val="none" w:sz="0" w:space="0" w:color="auto"/>
        <w:right w:val="none" w:sz="0" w:space="0" w:color="auto"/>
      </w:divBdr>
    </w:div>
    <w:div w:id="1403528427">
      <w:bodyDiv w:val="1"/>
      <w:marLeft w:val="0"/>
      <w:marRight w:val="0"/>
      <w:marTop w:val="0"/>
      <w:marBottom w:val="0"/>
      <w:divBdr>
        <w:top w:val="none" w:sz="0" w:space="0" w:color="auto"/>
        <w:left w:val="none" w:sz="0" w:space="0" w:color="auto"/>
        <w:bottom w:val="none" w:sz="0" w:space="0" w:color="auto"/>
        <w:right w:val="none" w:sz="0" w:space="0" w:color="auto"/>
      </w:divBdr>
    </w:div>
    <w:div w:id="1404062466">
      <w:bodyDiv w:val="1"/>
      <w:marLeft w:val="0"/>
      <w:marRight w:val="0"/>
      <w:marTop w:val="0"/>
      <w:marBottom w:val="0"/>
      <w:divBdr>
        <w:top w:val="none" w:sz="0" w:space="0" w:color="auto"/>
        <w:left w:val="none" w:sz="0" w:space="0" w:color="auto"/>
        <w:bottom w:val="none" w:sz="0" w:space="0" w:color="auto"/>
        <w:right w:val="none" w:sz="0" w:space="0" w:color="auto"/>
      </w:divBdr>
    </w:div>
    <w:div w:id="1404255953">
      <w:bodyDiv w:val="1"/>
      <w:marLeft w:val="0"/>
      <w:marRight w:val="0"/>
      <w:marTop w:val="0"/>
      <w:marBottom w:val="0"/>
      <w:divBdr>
        <w:top w:val="none" w:sz="0" w:space="0" w:color="auto"/>
        <w:left w:val="none" w:sz="0" w:space="0" w:color="auto"/>
        <w:bottom w:val="none" w:sz="0" w:space="0" w:color="auto"/>
        <w:right w:val="none" w:sz="0" w:space="0" w:color="auto"/>
      </w:divBdr>
    </w:div>
    <w:div w:id="1404568566">
      <w:bodyDiv w:val="1"/>
      <w:marLeft w:val="0"/>
      <w:marRight w:val="0"/>
      <w:marTop w:val="0"/>
      <w:marBottom w:val="0"/>
      <w:divBdr>
        <w:top w:val="none" w:sz="0" w:space="0" w:color="auto"/>
        <w:left w:val="none" w:sz="0" w:space="0" w:color="auto"/>
        <w:bottom w:val="none" w:sz="0" w:space="0" w:color="auto"/>
        <w:right w:val="none" w:sz="0" w:space="0" w:color="auto"/>
      </w:divBdr>
    </w:div>
    <w:div w:id="1405105155">
      <w:bodyDiv w:val="1"/>
      <w:marLeft w:val="0"/>
      <w:marRight w:val="0"/>
      <w:marTop w:val="0"/>
      <w:marBottom w:val="0"/>
      <w:divBdr>
        <w:top w:val="none" w:sz="0" w:space="0" w:color="auto"/>
        <w:left w:val="none" w:sz="0" w:space="0" w:color="auto"/>
        <w:bottom w:val="none" w:sz="0" w:space="0" w:color="auto"/>
        <w:right w:val="none" w:sz="0" w:space="0" w:color="auto"/>
      </w:divBdr>
    </w:div>
    <w:div w:id="1405570252">
      <w:bodyDiv w:val="1"/>
      <w:marLeft w:val="0"/>
      <w:marRight w:val="0"/>
      <w:marTop w:val="0"/>
      <w:marBottom w:val="0"/>
      <w:divBdr>
        <w:top w:val="none" w:sz="0" w:space="0" w:color="auto"/>
        <w:left w:val="none" w:sz="0" w:space="0" w:color="auto"/>
        <w:bottom w:val="none" w:sz="0" w:space="0" w:color="auto"/>
        <w:right w:val="none" w:sz="0" w:space="0" w:color="auto"/>
      </w:divBdr>
    </w:div>
    <w:div w:id="1406340536">
      <w:bodyDiv w:val="1"/>
      <w:marLeft w:val="0"/>
      <w:marRight w:val="0"/>
      <w:marTop w:val="0"/>
      <w:marBottom w:val="0"/>
      <w:divBdr>
        <w:top w:val="none" w:sz="0" w:space="0" w:color="auto"/>
        <w:left w:val="none" w:sz="0" w:space="0" w:color="auto"/>
        <w:bottom w:val="none" w:sz="0" w:space="0" w:color="auto"/>
        <w:right w:val="none" w:sz="0" w:space="0" w:color="auto"/>
      </w:divBdr>
    </w:div>
    <w:div w:id="1407141599">
      <w:bodyDiv w:val="1"/>
      <w:marLeft w:val="0"/>
      <w:marRight w:val="0"/>
      <w:marTop w:val="0"/>
      <w:marBottom w:val="0"/>
      <w:divBdr>
        <w:top w:val="none" w:sz="0" w:space="0" w:color="auto"/>
        <w:left w:val="none" w:sz="0" w:space="0" w:color="auto"/>
        <w:bottom w:val="none" w:sz="0" w:space="0" w:color="auto"/>
        <w:right w:val="none" w:sz="0" w:space="0" w:color="auto"/>
      </w:divBdr>
    </w:div>
    <w:div w:id="1407335288">
      <w:bodyDiv w:val="1"/>
      <w:marLeft w:val="0"/>
      <w:marRight w:val="0"/>
      <w:marTop w:val="0"/>
      <w:marBottom w:val="0"/>
      <w:divBdr>
        <w:top w:val="none" w:sz="0" w:space="0" w:color="auto"/>
        <w:left w:val="none" w:sz="0" w:space="0" w:color="auto"/>
        <w:bottom w:val="none" w:sz="0" w:space="0" w:color="auto"/>
        <w:right w:val="none" w:sz="0" w:space="0" w:color="auto"/>
      </w:divBdr>
    </w:div>
    <w:div w:id="1407458335">
      <w:bodyDiv w:val="1"/>
      <w:marLeft w:val="0"/>
      <w:marRight w:val="0"/>
      <w:marTop w:val="0"/>
      <w:marBottom w:val="0"/>
      <w:divBdr>
        <w:top w:val="none" w:sz="0" w:space="0" w:color="auto"/>
        <w:left w:val="none" w:sz="0" w:space="0" w:color="auto"/>
        <w:bottom w:val="none" w:sz="0" w:space="0" w:color="auto"/>
        <w:right w:val="none" w:sz="0" w:space="0" w:color="auto"/>
      </w:divBdr>
    </w:div>
    <w:div w:id="1407607207">
      <w:bodyDiv w:val="1"/>
      <w:marLeft w:val="0"/>
      <w:marRight w:val="0"/>
      <w:marTop w:val="0"/>
      <w:marBottom w:val="0"/>
      <w:divBdr>
        <w:top w:val="none" w:sz="0" w:space="0" w:color="auto"/>
        <w:left w:val="none" w:sz="0" w:space="0" w:color="auto"/>
        <w:bottom w:val="none" w:sz="0" w:space="0" w:color="auto"/>
        <w:right w:val="none" w:sz="0" w:space="0" w:color="auto"/>
      </w:divBdr>
    </w:div>
    <w:div w:id="1407802779">
      <w:bodyDiv w:val="1"/>
      <w:marLeft w:val="0"/>
      <w:marRight w:val="0"/>
      <w:marTop w:val="0"/>
      <w:marBottom w:val="0"/>
      <w:divBdr>
        <w:top w:val="none" w:sz="0" w:space="0" w:color="auto"/>
        <w:left w:val="none" w:sz="0" w:space="0" w:color="auto"/>
        <w:bottom w:val="none" w:sz="0" w:space="0" w:color="auto"/>
        <w:right w:val="none" w:sz="0" w:space="0" w:color="auto"/>
      </w:divBdr>
    </w:div>
    <w:div w:id="1408304332">
      <w:bodyDiv w:val="1"/>
      <w:marLeft w:val="0"/>
      <w:marRight w:val="0"/>
      <w:marTop w:val="0"/>
      <w:marBottom w:val="0"/>
      <w:divBdr>
        <w:top w:val="none" w:sz="0" w:space="0" w:color="auto"/>
        <w:left w:val="none" w:sz="0" w:space="0" w:color="auto"/>
        <w:bottom w:val="none" w:sz="0" w:space="0" w:color="auto"/>
        <w:right w:val="none" w:sz="0" w:space="0" w:color="auto"/>
      </w:divBdr>
    </w:div>
    <w:div w:id="1409183310">
      <w:bodyDiv w:val="1"/>
      <w:marLeft w:val="0"/>
      <w:marRight w:val="0"/>
      <w:marTop w:val="0"/>
      <w:marBottom w:val="0"/>
      <w:divBdr>
        <w:top w:val="none" w:sz="0" w:space="0" w:color="auto"/>
        <w:left w:val="none" w:sz="0" w:space="0" w:color="auto"/>
        <w:bottom w:val="none" w:sz="0" w:space="0" w:color="auto"/>
        <w:right w:val="none" w:sz="0" w:space="0" w:color="auto"/>
      </w:divBdr>
    </w:div>
    <w:div w:id="1409501390">
      <w:bodyDiv w:val="1"/>
      <w:marLeft w:val="0"/>
      <w:marRight w:val="0"/>
      <w:marTop w:val="0"/>
      <w:marBottom w:val="0"/>
      <w:divBdr>
        <w:top w:val="none" w:sz="0" w:space="0" w:color="auto"/>
        <w:left w:val="none" w:sz="0" w:space="0" w:color="auto"/>
        <w:bottom w:val="none" w:sz="0" w:space="0" w:color="auto"/>
        <w:right w:val="none" w:sz="0" w:space="0" w:color="auto"/>
      </w:divBdr>
    </w:div>
    <w:div w:id="1410271762">
      <w:bodyDiv w:val="1"/>
      <w:marLeft w:val="0"/>
      <w:marRight w:val="0"/>
      <w:marTop w:val="0"/>
      <w:marBottom w:val="0"/>
      <w:divBdr>
        <w:top w:val="none" w:sz="0" w:space="0" w:color="auto"/>
        <w:left w:val="none" w:sz="0" w:space="0" w:color="auto"/>
        <w:bottom w:val="none" w:sz="0" w:space="0" w:color="auto"/>
        <w:right w:val="none" w:sz="0" w:space="0" w:color="auto"/>
      </w:divBdr>
    </w:div>
    <w:div w:id="1411003467">
      <w:bodyDiv w:val="1"/>
      <w:marLeft w:val="0"/>
      <w:marRight w:val="0"/>
      <w:marTop w:val="0"/>
      <w:marBottom w:val="0"/>
      <w:divBdr>
        <w:top w:val="none" w:sz="0" w:space="0" w:color="auto"/>
        <w:left w:val="none" w:sz="0" w:space="0" w:color="auto"/>
        <w:bottom w:val="none" w:sz="0" w:space="0" w:color="auto"/>
        <w:right w:val="none" w:sz="0" w:space="0" w:color="auto"/>
      </w:divBdr>
    </w:div>
    <w:div w:id="1411390375">
      <w:bodyDiv w:val="1"/>
      <w:marLeft w:val="0"/>
      <w:marRight w:val="0"/>
      <w:marTop w:val="0"/>
      <w:marBottom w:val="0"/>
      <w:divBdr>
        <w:top w:val="none" w:sz="0" w:space="0" w:color="auto"/>
        <w:left w:val="none" w:sz="0" w:space="0" w:color="auto"/>
        <w:bottom w:val="none" w:sz="0" w:space="0" w:color="auto"/>
        <w:right w:val="none" w:sz="0" w:space="0" w:color="auto"/>
      </w:divBdr>
    </w:div>
    <w:div w:id="1412117151">
      <w:bodyDiv w:val="1"/>
      <w:marLeft w:val="0"/>
      <w:marRight w:val="0"/>
      <w:marTop w:val="0"/>
      <w:marBottom w:val="0"/>
      <w:divBdr>
        <w:top w:val="none" w:sz="0" w:space="0" w:color="auto"/>
        <w:left w:val="none" w:sz="0" w:space="0" w:color="auto"/>
        <w:bottom w:val="none" w:sz="0" w:space="0" w:color="auto"/>
        <w:right w:val="none" w:sz="0" w:space="0" w:color="auto"/>
      </w:divBdr>
    </w:div>
    <w:div w:id="1412510247">
      <w:bodyDiv w:val="1"/>
      <w:marLeft w:val="0"/>
      <w:marRight w:val="0"/>
      <w:marTop w:val="0"/>
      <w:marBottom w:val="0"/>
      <w:divBdr>
        <w:top w:val="none" w:sz="0" w:space="0" w:color="auto"/>
        <w:left w:val="none" w:sz="0" w:space="0" w:color="auto"/>
        <w:bottom w:val="none" w:sz="0" w:space="0" w:color="auto"/>
        <w:right w:val="none" w:sz="0" w:space="0" w:color="auto"/>
      </w:divBdr>
    </w:div>
    <w:div w:id="1412584966">
      <w:bodyDiv w:val="1"/>
      <w:marLeft w:val="0"/>
      <w:marRight w:val="0"/>
      <w:marTop w:val="0"/>
      <w:marBottom w:val="0"/>
      <w:divBdr>
        <w:top w:val="none" w:sz="0" w:space="0" w:color="auto"/>
        <w:left w:val="none" w:sz="0" w:space="0" w:color="auto"/>
        <w:bottom w:val="none" w:sz="0" w:space="0" w:color="auto"/>
        <w:right w:val="none" w:sz="0" w:space="0" w:color="auto"/>
      </w:divBdr>
    </w:div>
    <w:div w:id="1413040874">
      <w:bodyDiv w:val="1"/>
      <w:marLeft w:val="0"/>
      <w:marRight w:val="0"/>
      <w:marTop w:val="0"/>
      <w:marBottom w:val="0"/>
      <w:divBdr>
        <w:top w:val="none" w:sz="0" w:space="0" w:color="auto"/>
        <w:left w:val="none" w:sz="0" w:space="0" w:color="auto"/>
        <w:bottom w:val="none" w:sz="0" w:space="0" w:color="auto"/>
        <w:right w:val="none" w:sz="0" w:space="0" w:color="auto"/>
      </w:divBdr>
    </w:div>
    <w:div w:id="1414013003">
      <w:bodyDiv w:val="1"/>
      <w:marLeft w:val="0"/>
      <w:marRight w:val="0"/>
      <w:marTop w:val="0"/>
      <w:marBottom w:val="0"/>
      <w:divBdr>
        <w:top w:val="none" w:sz="0" w:space="0" w:color="auto"/>
        <w:left w:val="none" w:sz="0" w:space="0" w:color="auto"/>
        <w:bottom w:val="none" w:sz="0" w:space="0" w:color="auto"/>
        <w:right w:val="none" w:sz="0" w:space="0" w:color="auto"/>
      </w:divBdr>
    </w:div>
    <w:div w:id="1414014770">
      <w:bodyDiv w:val="1"/>
      <w:marLeft w:val="0"/>
      <w:marRight w:val="0"/>
      <w:marTop w:val="0"/>
      <w:marBottom w:val="0"/>
      <w:divBdr>
        <w:top w:val="none" w:sz="0" w:space="0" w:color="auto"/>
        <w:left w:val="none" w:sz="0" w:space="0" w:color="auto"/>
        <w:bottom w:val="none" w:sz="0" w:space="0" w:color="auto"/>
        <w:right w:val="none" w:sz="0" w:space="0" w:color="auto"/>
      </w:divBdr>
    </w:div>
    <w:div w:id="1414660771">
      <w:bodyDiv w:val="1"/>
      <w:marLeft w:val="0"/>
      <w:marRight w:val="0"/>
      <w:marTop w:val="0"/>
      <w:marBottom w:val="0"/>
      <w:divBdr>
        <w:top w:val="none" w:sz="0" w:space="0" w:color="auto"/>
        <w:left w:val="none" w:sz="0" w:space="0" w:color="auto"/>
        <w:bottom w:val="none" w:sz="0" w:space="0" w:color="auto"/>
        <w:right w:val="none" w:sz="0" w:space="0" w:color="auto"/>
      </w:divBdr>
    </w:div>
    <w:div w:id="1415084789">
      <w:bodyDiv w:val="1"/>
      <w:marLeft w:val="0"/>
      <w:marRight w:val="0"/>
      <w:marTop w:val="0"/>
      <w:marBottom w:val="0"/>
      <w:divBdr>
        <w:top w:val="none" w:sz="0" w:space="0" w:color="auto"/>
        <w:left w:val="none" w:sz="0" w:space="0" w:color="auto"/>
        <w:bottom w:val="none" w:sz="0" w:space="0" w:color="auto"/>
        <w:right w:val="none" w:sz="0" w:space="0" w:color="auto"/>
      </w:divBdr>
    </w:div>
    <w:div w:id="1415085455">
      <w:bodyDiv w:val="1"/>
      <w:marLeft w:val="0"/>
      <w:marRight w:val="0"/>
      <w:marTop w:val="0"/>
      <w:marBottom w:val="0"/>
      <w:divBdr>
        <w:top w:val="none" w:sz="0" w:space="0" w:color="auto"/>
        <w:left w:val="none" w:sz="0" w:space="0" w:color="auto"/>
        <w:bottom w:val="none" w:sz="0" w:space="0" w:color="auto"/>
        <w:right w:val="none" w:sz="0" w:space="0" w:color="auto"/>
      </w:divBdr>
    </w:div>
    <w:div w:id="1415735722">
      <w:bodyDiv w:val="1"/>
      <w:marLeft w:val="0"/>
      <w:marRight w:val="0"/>
      <w:marTop w:val="0"/>
      <w:marBottom w:val="0"/>
      <w:divBdr>
        <w:top w:val="none" w:sz="0" w:space="0" w:color="auto"/>
        <w:left w:val="none" w:sz="0" w:space="0" w:color="auto"/>
        <w:bottom w:val="none" w:sz="0" w:space="0" w:color="auto"/>
        <w:right w:val="none" w:sz="0" w:space="0" w:color="auto"/>
      </w:divBdr>
    </w:div>
    <w:div w:id="1416051245">
      <w:bodyDiv w:val="1"/>
      <w:marLeft w:val="0"/>
      <w:marRight w:val="0"/>
      <w:marTop w:val="0"/>
      <w:marBottom w:val="0"/>
      <w:divBdr>
        <w:top w:val="none" w:sz="0" w:space="0" w:color="auto"/>
        <w:left w:val="none" w:sz="0" w:space="0" w:color="auto"/>
        <w:bottom w:val="none" w:sz="0" w:space="0" w:color="auto"/>
        <w:right w:val="none" w:sz="0" w:space="0" w:color="auto"/>
      </w:divBdr>
    </w:div>
    <w:div w:id="1416128194">
      <w:bodyDiv w:val="1"/>
      <w:marLeft w:val="0"/>
      <w:marRight w:val="0"/>
      <w:marTop w:val="0"/>
      <w:marBottom w:val="0"/>
      <w:divBdr>
        <w:top w:val="none" w:sz="0" w:space="0" w:color="auto"/>
        <w:left w:val="none" w:sz="0" w:space="0" w:color="auto"/>
        <w:bottom w:val="none" w:sz="0" w:space="0" w:color="auto"/>
        <w:right w:val="none" w:sz="0" w:space="0" w:color="auto"/>
      </w:divBdr>
    </w:div>
    <w:div w:id="1416241067">
      <w:bodyDiv w:val="1"/>
      <w:marLeft w:val="0"/>
      <w:marRight w:val="0"/>
      <w:marTop w:val="0"/>
      <w:marBottom w:val="0"/>
      <w:divBdr>
        <w:top w:val="none" w:sz="0" w:space="0" w:color="auto"/>
        <w:left w:val="none" w:sz="0" w:space="0" w:color="auto"/>
        <w:bottom w:val="none" w:sz="0" w:space="0" w:color="auto"/>
        <w:right w:val="none" w:sz="0" w:space="0" w:color="auto"/>
      </w:divBdr>
    </w:div>
    <w:div w:id="1416393383">
      <w:bodyDiv w:val="1"/>
      <w:marLeft w:val="0"/>
      <w:marRight w:val="0"/>
      <w:marTop w:val="0"/>
      <w:marBottom w:val="0"/>
      <w:divBdr>
        <w:top w:val="none" w:sz="0" w:space="0" w:color="auto"/>
        <w:left w:val="none" w:sz="0" w:space="0" w:color="auto"/>
        <w:bottom w:val="none" w:sz="0" w:space="0" w:color="auto"/>
        <w:right w:val="none" w:sz="0" w:space="0" w:color="auto"/>
      </w:divBdr>
    </w:div>
    <w:div w:id="1416705789">
      <w:bodyDiv w:val="1"/>
      <w:marLeft w:val="0"/>
      <w:marRight w:val="0"/>
      <w:marTop w:val="0"/>
      <w:marBottom w:val="0"/>
      <w:divBdr>
        <w:top w:val="none" w:sz="0" w:space="0" w:color="auto"/>
        <w:left w:val="none" w:sz="0" w:space="0" w:color="auto"/>
        <w:bottom w:val="none" w:sz="0" w:space="0" w:color="auto"/>
        <w:right w:val="none" w:sz="0" w:space="0" w:color="auto"/>
      </w:divBdr>
    </w:div>
    <w:div w:id="1416780210">
      <w:bodyDiv w:val="1"/>
      <w:marLeft w:val="0"/>
      <w:marRight w:val="0"/>
      <w:marTop w:val="0"/>
      <w:marBottom w:val="0"/>
      <w:divBdr>
        <w:top w:val="none" w:sz="0" w:space="0" w:color="auto"/>
        <w:left w:val="none" w:sz="0" w:space="0" w:color="auto"/>
        <w:bottom w:val="none" w:sz="0" w:space="0" w:color="auto"/>
        <w:right w:val="none" w:sz="0" w:space="0" w:color="auto"/>
      </w:divBdr>
    </w:div>
    <w:div w:id="1416825392">
      <w:bodyDiv w:val="1"/>
      <w:marLeft w:val="0"/>
      <w:marRight w:val="0"/>
      <w:marTop w:val="0"/>
      <w:marBottom w:val="0"/>
      <w:divBdr>
        <w:top w:val="none" w:sz="0" w:space="0" w:color="auto"/>
        <w:left w:val="none" w:sz="0" w:space="0" w:color="auto"/>
        <w:bottom w:val="none" w:sz="0" w:space="0" w:color="auto"/>
        <w:right w:val="none" w:sz="0" w:space="0" w:color="auto"/>
      </w:divBdr>
    </w:div>
    <w:div w:id="1417559254">
      <w:bodyDiv w:val="1"/>
      <w:marLeft w:val="0"/>
      <w:marRight w:val="0"/>
      <w:marTop w:val="0"/>
      <w:marBottom w:val="0"/>
      <w:divBdr>
        <w:top w:val="none" w:sz="0" w:space="0" w:color="auto"/>
        <w:left w:val="none" w:sz="0" w:space="0" w:color="auto"/>
        <w:bottom w:val="none" w:sz="0" w:space="0" w:color="auto"/>
        <w:right w:val="none" w:sz="0" w:space="0" w:color="auto"/>
      </w:divBdr>
    </w:div>
    <w:div w:id="1419013709">
      <w:bodyDiv w:val="1"/>
      <w:marLeft w:val="0"/>
      <w:marRight w:val="0"/>
      <w:marTop w:val="0"/>
      <w:marBottom w:val="0"/>
      <w:divBdr>
        <w:top w:val="none" w:sz="0" w:space="0" w:color="auto"/>
        <w:left w:val="none" w:sz="0" w:space="0" w:color="auto"/>
        <w:bottom w:val="none" w:sz="0" w:space="0" w:color="auto"/>
        <w:right w:val="none" w:sz="0" w:space="0" w:color="auto"/>
      </w:divBdr>
    </w:div>
    <w:div w:id="1419328531">
      <w:bodyDiv w:val="1"/>
      <w:marLeft w:val="0"/>
      <w:marRight w:val="0"/>
      <w:marTop w:val="0"/>
      <w:marBottom w:val="0"/>
      <w:divBdr>
        <w:top w:val="none" w:sz="0" w:space="0" w:color="auto"/>
        <w:left w:val="none" w:sz="0" w:space="0" w:color="auto"/>
        <w:bottom w:val="none" w:sz="0" w:space="0" w:color="auto"/>
        <w:right w:val="none" w:sz="0" w:space="0" w:color="auto"/>
      </w:divBdr>
    </w:div>
    <w:div w:id="1420441484">
      <w:bodyDiv w:val="1"/>
      <w:marLeft w:val="0"/>
      <w:marRight w:val="0"/>
      <w:marTop w:val="0"/>
      <w:marBottom w:val="0"/>
      <w:divBdr>
        <w:top w:val="none" w:sz="0" w:space="0" w:color="auto"/>
        <w:left w:val="none" w:sz="0" w:space="0" w:color="auto"/>
        <w:bottom w:val="none" w:sz="0" w:space="0" w:color="auto"/>
        <w:right w:val="none" w:sz="0" w:space="0" w:color="auto"/>
      </w:divBdr>
    </w:div>
    <w:div w:id="1420443472">
      <w:bodyDiv w:val="1"/>
      <w:marLeft w:val="0"/>
      <w:marRight w:val="0"/>
      <w:marTop w:val="0"/>
      <w:marBottom w:val="0"/>
      <w:divBdr>
        <w:top w:val="none" w:sz="0" w:space="0" w:color="auto"/>
        <w:left w:val="none" w:sz="0" w:space="0" w:color="auto"/>
        <w:bottom w:val="none" w:sz="0" w:space="0" w:color="auto"/>
        <w:right w:val="none" w:sz="0" w:space="0" w:color="auto"/>
      </w:divBdr>
    </w:div>
    <w:div w:id="1420449749">
      <w:bodyDiv w:val="1"/>
      <w:marLeft w:val="0"/>
      <w:marRight w:val="0"/>
      <w:marTop w:val="0"/>
      <w:marBottom w:val="0"/>
      <w:divBdr>
        <w:top w:val="none" w:sz="0" w:space="0" w:color="auto"/>
        <w:left w:val="none" w:sz="0" w:space="0" w:color="auto"/>
        <w:bottom w:val="none" w:sz="0" w:space="0" w:color="auto"/>
        <w:right w:val="none" w:sz="0" w:space="0" w:color="auto"/>
      </w:divBdr>
    </w:div>
    <w:div w:id="1420711943">
      <w:bodyDiv w:val="1"/>
      <w:marLeft w:val="0"/>
      <w:marRight w:val="0"/>
      <w:marTop w:val="0"/>
      <w:marBottom w:val="0"/>
      <w:divBdr>
        <w:top w:val="none" w:sz="0" w:space="0" w:color="auto"/>
        <w:left w:val="none" w:sz="0" w:space="0" w:color="auto"/>
        <w:bottom w:val="none" w:sz="0" w:space="0" w:color="auto"/>
        <w:right w:val="none" w:sz="0" w:space="0" w:color="auto"/>
      </w:divBdr>
    </w:div>
    <w:div w:id="1421171980">
      <w:bodyDiv w:val="1"/>
      <w:marLeft w:val="0"/>
      <w:marRight w:val="0"/>
      <w:marTop w:val="0"/>
      <w:marBottom w:val="0"/>
      <w:divBdr>
        <w:top w:val="none" w:sz="0" w:space="0" w:color="auto"/>
        <w:left w:val="none" w:sz="0" w:space="0" w:color="auto"/>
        <w:bottom w:val="none" w:sz="0" w:space="0" w:color="auto"/>
        <w:right w:val="none" w:sz="0" w:space="0" w:color="auto"/>
      </w:divBdr>
    </w:div>
    <w:div w:id="1422218864">
      <w:bodyDiv w:val="1"/>
      <w:marLeft w:val="0"/>
      <w:marRight w:val="0"/>
      <w:marTop w:val="0"/>
      <w:marBottom w:val="0"/>
      <w:divBdr>
        <w:top w:val="none" w:sz="0" w:space="0" w:color="auto"/>
        <w:left w:val="none" w:sz="0" w:space="0" w:color="auto"/>
        <w:bottom w:val="none" w:sz="0" w:space="0" w:color="auto"/>
        <w:right w:val="none" w:sz="0" w:space="0" w:color="auto"/>
      </w:divBdr>
    </w:div>
    <w:div w:id="1422796004">
      <w:bodyDiv w:val="1"/>
      <w:marLeft w:val="0"/>
      <w:marRight w:val="0"/>
      <w:marTop w:val="0"/>
      <w:marBottom w:val="0"/>
      <w:divBdr>
        <w:top w:val="none" w:sz="0" w:space="0" w:color="auto"/>
        <w:left w:val="none" w:sz="0" w:space="0" w:color="auto"/>
        <w:bottom w:val="none" w:sz="0" w:space="0" w:color="auto"/>
        <w:right w:val="none" w:sz="0" w:space="0" w:color="auto"/>
      </w:divBdr>
    </w:div>
    <w:div w:id="1422798581">
      <w:bodyDiv w:val="1"/>
      <w:marLeft w:val="0"/>
      <w:marRight w:val="0"/>
      <w:marTop w:val="0"/>
      <w:marBottom w:val="0"/>
      <w:divBdr>
        <w:top w:val="none" w:sz="0" w:space="0" w:color="auto"/>
        <w:left w:val="none" w:sz="0" w:space="0" w:color="auto"/>
        <w:bottom w:val="none" w:sz="0" w:space="0" w:color="auto"/>
        <w:right w:val="none" w:sz="0" w:space="0" w:color="auto"/>
      </w:divBdr>
    </w:div>
    <w:div w:id="1422991745">
      <w:bodyDiv w:val="1"/>
      <w:marLeft w:val="0"/>
      <w:marRight w:val="0"/>
      <w:marTop w:val="0"/>
      <w:marBottom w:val="0"/>
      <w:divBdr>
        <w:top w:val="none" w:sz="0" w:space="0" w:color="auto"/>
        <w:left w:val="none" w:sz="0" w:space="0" w:color="auto"/>
        <w:bottom w:val="none" w:sz="0" w:space="0" w:color="auto"/>
        <w:right w:val="none" w:sz="0" w:space="0" w:color="auto"/>
      </w:divBdr>
    </w:div>
    <w:div w:id="1423185847">
      <w:bodyDiv w:val="1"/>
      <w:marLeft w:val="0"/>
      <w:marRight w:val="0"/>
      <w:marTop w:val="0"/>
      <w:marBottom w:val="0"/>
      <w:divBdr>
        <w:top w:val="none" w:sz="0" w:space="0" w:color="auto"/>
        <w:left w:val="none" w:sz="0" w:space="0" w:color="auto"/>
        <w:bottom w:val="none" w:sz="0" w:space="0" w:color="auto"/>
        <w:right w:val="none" w:sz="0" w:space="0" w:color="auto"/>
      </w:divBdr>
    </w:div>
    <w:div w:id="1423722385">
      <w:bodyDiv w:val="1"/>
      <w:marLeft w:val="0"/>
      <w:marRight w:val="0"/>
      <w:marTop w:val="0"/>
      <w:marBottom w:val="0"/>
      <w:divBdr>
        <w:top w:val="none" w:sz="0" w:space="0" w:color="auto"/>
        <w:left w:val="none" w:sz="0" w:space="0" w:color="auto"/>
        <w:bottom w:val="none" w:sz="0" w:space="0" w:color="auto"/>
        <w:right w:val="none" w:sz="0" w:space="0" w:color="auto"/>
      </w:divBdr>
    </w:div>
    <w:div w:id="1424061185">
      <w:bodyDiv w:val="1"/>
      <w:marLeft w:val="0"/>
      <w:marRight w:val="0"/>
      <w:marTop w:val="0"/>
      <w:marBottom w:val="0"/>
      <w:divBdr>
        <w:top w:val="none" w:sz="0" w:space="0" w:color="auto"/>
        <w:left w:val="none" w:sz="0" w:space="0" w:color="auto"/>
        <w:bottom w:val="none" w:sz="0" w:space="0" w:color="auto"/>
        <w:right w:val="none" w:sz="0" w:space="0" w:color="auto"/>
      </w:divBdr>
    </w:div>
    <w:div w:id="1424300418">
      <w:bodyDiv w:val="1"/>
      <w:marLeft w:val="0"/>
      <w:marRight w:val="0"/>
      <w:marTop w:val="0"/>
      <w:marBottom w:val="0"/>
      <w:divBdr>
        <w:top w:val="none" w:sz="0" w:space="0" w:color="auto"/>
        <w:left w:val="none" w:sz="0" w:space="0" w:color="auto"/>
        <w:bottom w:val="none" w:sz="0" w:space="0" w:color="auto"/>
        <w:right w:val="none" w:sz="0" w:space="0" w:color="auto"/>
      </w:divBdr>
    </w:div>
    <w:div w:id="1425034888">
      <w:bodyDiv w:val="1"/>
      <w:marLeft w:val="0"/>
      <w:marRight w:val="0"/>
      <w:marTop w:val="0"/>
      <w:marBottom w:val="0"/>
      <w:divBdr>
        <w:top w:val="none" w:sz="0" w:space="0" w:color="auto"/>
        <w:left w:val="none" w:sz="0" w:space="0" w:color="auto"/>
        <w:bottom w:val="none" w:sz="0" w:space="0" w:color="auto"/>
        <w:right w:val="none" w:sz="0" w:space="0" w:color="auto"/>
      </w:divBdr>
    </w:div>
    <w:div w:id="1425105088">
      <w:bodyDiv w:val="1"/>
      <w:marLeft w:val="0"/>
      <w:marRight w:val="0"/>
      <w:marTop w:val="0"/>
      <w:marBottom w:val="0"/>
      <w:divBdr>
        <w:top w:val="none" w:sz="0" w:space="0" w:color="auto"/>
        <w:left w:val="none" w:sz="0" w:space="0" w:color="auto"/>
        <w:bottom w:val="none" w:sz="0" w:space="0" w:color="auto"/>
        <w:right w:val="none" w:sz="0" w:space="0" w:color="auto"/>
      </w:divBdr>
    </w:div>
    <w:div w:id="1425108520">
      <w:bodyDiv w:val="1"/>
      <w:marLeft w:val="0"/>
      <w:marRight w:val="0"/>
      <w:marTop w:val="0"/>
      <w:marBottom w:val="0"/>
      <w:divBdr>
        <w:top w:val="none" w:sz="0" w:space="0" w:color="auto"/>
        <w:left w:val="none" w:sz="0" w:space="0" w:color="auto"/>
        <w:bottom w:val="none" w:sz="0" w:space="0" w:color="auto"/>
        <w:right w:val="none" w:sz="0" w:space="0" w:color="auto"/>
      </w:divBdr>
    </w:div>
    <w:div w:id="1425880009">
      <w:bodyDiv w:val="1"/>
      <w:marLeft w:val="0"/>
      <w:marRight w:val="0"/>
      <w:marTop w:val="0"/>
      <w:marBottom w:val="0"/>
      <w:divBdr>
        <w:top w:val="none" w:sz="0" w:space="0" w:color="auto"/>
        <w:left w:val="none" w:sz="0" w:space="0" w:color="auto"/>
        <w:bottom w:val="none" w:sz="0" w:space="0" w:color="auto"/>
        <w:right w:val="none" w:sz="0" w:space="0" w:color="auto"/>
      </w:divBdr>
    </w:div>
    <w:div w:id="1426226755">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
    <w:div w:id="1427262409">
      <w:bodyDiv w:val="1"/>
      <w:marLeft w:val="0"/>
      <w:marRight w:val="0"/>
      <w:marTop w:val="0"/>
      <w:marBottom w:val="0"/>
      <w:divBdr>
        <w:top w:val="none" w:sz="0" w:space="0" w:color="auto"/>
        <w:left w:val="none" w:sz="0" w:space="0" w:color="auto"/>
        <w:bottom w:val="none" w:sz="0" w:space="0" w:color="auto"/>
        <w:right w:val="none" w:sz="0" w:space="0" w:color="auto"/>
      </w:divBdr>
    </w:div>
    <w:div w:id="1427383065">
      <w:bodyDiv w:val="1"/>
      <w:marLeft w:val="0"/>
      <w:marRight w:val="0"/>
      <w:marTop w:val="0"/>
      <w:marBottom w:val="0"/>
      <w:divBdr>
        <w:top w:val="none" w:sz="0" w:space="0" w:color="auto"/>
        <w:left w:val="none" w:sz="0" w:space="0" w:color="auto"/>
        <w:bottom w:val="none" w:sz="0" w:space="0" w:color="auto"/>
        <w:right w:val="none" w:sz="0" w:space="0" w:color="auto"/>
      </w:divBdr>
    </w:div>
    <w:div w:id="1427576688">
      <w:bodyDiv w:val="1"/>
      <w:marLeft w:val="0"/>
      <w:marRight w:val="0"/>
      <w:marTop w:val="0"/>
      <w:marBottom w:val="0"/>
      <w:divBdr>
        <w:top w:val="none" w:sz="0" w:space="0" w:color="auto"/>
        <w:left w:val="none" w:sz="0" w:space="0" w:color="auto"/>
        <w:bottom w:val="none" w:sz="0" w:space="0" w:color="auto"/>
        <w:right w:val="none" w:sz="0" w:space="0" w:color="auto"/>
      </w:divBdr>
    </w:div>
    <w:div w:id="1427768714">
      <w:bodyDiv w:val="1"/>
      <w:marLeft w:val="0"/>
      <w:marRight w:val="0"/>
      <w:marTop w:val="0"/>
      <w:marBottom w:val="0"/>
      <w:divBdr>
        <w:top w:val="none" w:sz="0" w:space="0" w:color="auto"/>
        <w:left w:val="none" w:sz="0" w:space="0" w:color="auto"/>
        <w:bottom w:val="none" w:sz="0" w:space="0" w:color="auto"/>
        <w:right w:val="none" w:sz="0" w:space="0" w:color="auto"/>
      </w:divBdr>
    </w:div>
    <w:div w:id="1428191330">
      <w:bodyDiv w:val="1"/>
      <w:marLeft w:val="0"/>
      <w:marRight w:val="0"/>
      <w:marTop w:val="0"/>
      <w:marBottom w:val="0"/>
      <w:divBdr>
        <w:top w:val="none" w:sz="0" w:space="0" w:color="auto"/>
        <w:left w:val="none" w:sz="0" w:space="0" w:color="auto"/>
        <w:bottom w:val="none" w:sz="0" w:space="0" w:color="auto"/>
        <w:right w:val="none" w:sz="0" w:space="0" w:color="auto"/>
      </w:divBdr>
    </w:div>
    <w:div w:id="1428503371">
      <w:bodyDiv w:val="1"/>
      <w:marLeft w:val="0"/>
      <w:marRight w:val="0"/>
      <w:marTop w:val="0"/>
      <w:marBottom w:val="0"/>
      <w:divBdr>
        <w:top w:val="none" w:sz="0" w:space="0" w:color="auto"/>
        <w:left w:val="none" w:sz="0" w:space="0" w:color="auto"/>
        <w:bottom w:val="none" w:sz="0" w:space="0" w:color="auto"/>
        <w:right w:val="none" w:sz="0" w:space="0" w:color="auto"/>
      </w:divBdr>
    </w:div>
    <w:div w:id="1428959150">
      <w:bodyDiv w:val="1"/>
      <w:marLeft w:val="0"/>
      <w:marRight w:val="0"/>
      <w:marTop w:val="0"/>
      <w:marBottom w:val="0"/>
      <w:divBdr>
        <w:top w:val="none" w:sz="0" w:space="0" w:color="auto"/>
        <w:left w:val="none" w:sz="0" w:space="0" w:color="auto"/>
        <w:bottom w:val="none" w:sz="0" w:space="0" w:color="auto"/>
        <w:right w:val="none" w:sz="0" w:space="0" w:color="auto"/>
      </w:divBdr>
    </w:div>
    <w:div w:id="1429620231">
      <w:bodyDiv w:val="1"/>
      <w:marLeft w:val="0"/>
      <w:marRight w:val="0"/>
      <w:marTop w:val="0"/>
      <w:marBottom w:val="0"/>
      <w:divBdr>
        <w:top w:val="none" w:sz="0" w:space="0" w:color="auto"/>
        <w:left w:val="none" w:sz="0" w:space="0" w:color="auto"/>
        <w:bottom w:val="none" w:sz="0" w:space="0" w:color="auto"/>
        <w:right w:val="none" w:sz="0" w:space="0" w:color="auto"/>
      </w:divBdr>
    </w:div>
    <w:div w:id="1429621920">
      <w:bodyDiv w:val="1"/>
      <w:marLeft w:val="0"/>
      <w:marRight w:val="0"/>
      <w:marTop w:val="0"/>
      <w:marBottom w:val="0"/>
      <w:divBdr>
        <w:top w:val="none" w:sz="0" w:space="0" w:color="auto"/>
        <w:left w:val="none" w:sz="0" w:space="0" w:color="auto"/>
        <w:bottom w:val="none" w:sz="0" w:space="0" w:color="auto"/>
        <w:right w:val="none" w:sz="0" w:space="0" w:color="auto"/>
      </w:divBdr>
    </w:div>
    <w:div w:id="1431664149">
      <w:bodyDiv w:val="1"/>
      <w:marLeft w:val="0"/>
      <w:marRight w:val="0"/>
      <w:marTop w:val="0"/>
      <w:marBottom w:val="0"/>
      <w:divBdr>
        <w:top w:val="none" w:sz="0" w:space="0" w:color="auto"/>
        <w:left w:val="none" w:sz="0" w:space="0" w:color="auto"/>
        <w:bottom w:val="none" w:sz="0" w:space="0" w:color="auto"/>
        <w:right w:val="none" w:sz="0" w:space="0" w:color="auto"/>
      </w:divBdr>
    </w:div>
    <w:div w:id="1431730674">
      <w:bodyDiv w:val="1"/>
      <w:marLeft w:val="0"/>
      <w:marRight w:val="0"/>
      <w:marTop w:val="0"/>
      <w:marBottom w:val="0"/>
      <w:divBdr>
        <w:top w:val="none" w:sz="0" w:space="0" w:color="auto"/>
        <w:left w:val="none" w:sz="0" w:space="0" w:color="auto"/>
        <w:bottom w:val="none" w:sz="0" w:space="0" w:color="auto"/>
        <w:right w:val="none" w:sz="0" w:space="0" w:color="auto"/>
      </w:divBdr>
    </w:div>
    <w:div w:id="1432237927">
      <w:bodyDiv w:val="1"/>
      <w:marLeft w:val="0"/>
      <w:marRight w:val="0"/>
      <w:marTop w:val="0"/>
      <w:marBottom w:val="0"/>
      <w:divBdr>
        <w:top w:val="none" w:sz="0" w:space="0" w:color="auto"/>
        <w:left w:val="none" w:sz="0" w:space="0" w:color="auto"/>
        <w:bottom w:val="none" w:sz="0" w:space="0" w:color="auto"/>
        <w:right w:val="none" w:sz="0" w:space="0" w:color="auto"/>
      </w:divBdr>
    </w:div>
    <w:div w:id="1432433778">
      <w:bodyDiv w:val="1"/>
      <w:marLeft w:val="0"/>
      <w:marRight w:val="0"/>
      <w:marTop w:val="0"/>
      <w:marBottom w:val="0"/>
      <w:divBdr>
        <w:top w:val="none" w:sz="0" w:space="0" w:color="auto"/>
        <w:left w:val="none" w:sz="0" w:space="0" w:color="auto"/>
        <w:bottom w:val="none" w:sz="0" w:space="0" w:color="auto"/>
        <w:right w:val="none" w:sz="0" w:space="0" w:color="auto"/>
      </w:divBdr>
    </w:div>
    <w:div w:id="1432504055">
      <w:bodyDiv w:val="1"/>
      <w:marLeft w:val="0"/>
      <w:marRight w:val="0"/>
      <w:marTop w:val="0"/>
      <w:marBottom w:val="0"/>
      <w:divBdr>
        <w:top w:val="none" w:sz="0" w:space="0" w:color="auto"/>
        <w:left w:val="none" w:sz="0" w:space="0" w:color="auto"/>
        <w:bottom w:val="none" w:sz="0" w:space="0" w:color="auto"/>
        <w:right w:val="none" w:sz="0" w:space="0" w:color="auto"/>
      </w:divBdr>
    </w:div>
    <w:div w:id="1432817210">
      <w:bodyDiv w:val="1"/>
      <w:marLeft w:val="0"/>
      <w:marRight w:val="0"/>
      <w:marTop w:val="0"/>
      <w:marBottom w:val="0"/>
      <w:divBdr>
        <w:top w:val="none" w:sz="0" w:space="0" w:color="auto"/>
        <w:left w:val="none" w:sz="0" w:space="0" w:color="auto"/>
        <w:bottom w:val="none" w:sz="0" w:space="0" w:color="auto"/>
        <w:right w:val="none" w:sz="0" w:space="0" w:color="auto"/>
      </w:divBdr>
    </w:div>
    <w:div w:id="1433163005">
      <w:bodyDiv w:val="1"/>
      <w:marLeft w:val="0"/>
      <w:marRight w:val="0"/>
      <w:marTop w:val="0"/>
      <w:marBottom w:val="0"/>
      <w:divBdr>
        <w:top w:val="none" w:sz="0" w:space="0" w:color="auto"/>
        <w:left w:val="none" w:sz="0" w:space="0" w:color="auto"/>
        <w:bottom w:val="none" w:sz="0" w:space="0" w:color="auto"/>
        <w:right w:val="none" w:sz="0" w:space="0" w:color="auto"/>
      </w:divBdr>
    </w:div>
    <w:div w:id="1433165789">
      <w:bodyDiv w:val="1"/>
      <w:marLeft w:val="0"/>
      <w:marRight w:val="0"/>
      <w:marTop w:val="0"/>
      <w:marBottom w:val="0"/>
      <w:divBdr>
        <w:top w:val="none" w:sz="0" w:space="0" w:color="auto"/>
        <w:left w:val="none" w:sz="0" w:space="0" w:color="auto"/>
        <w:bottom w:val="none" w:sz="0" w:space="0" w:color="auto"/>
        <w:right w:val="none" w:sz="0" w:space="0" w:color="auto"/>
      </w:divBdr>
    </w:div>
    <w:div w:id="1433477701">
      <w:bodyDiv w:val="1"/>
      <w:marLeft w:val="0"/>
      <w:marRight w:val="0"/>
      <w:marTop w:val="0"/>
      <w:marBottom w:val="0"/>
      <w:divBdr>
        <w:top w:val="none" w:sz="0" w:space="0" w:color="auto"/>
        <w:left w:val="none" w:sz="0" w:space="0" w:color="auto"/>
        <w:bottom w:val="none" w:sz="0" w:space="0" w:color="auto"/>
        <w:right w:val="none" w:sz="0" w:space="0" w:color="auto"/>
      </w:divBdr>
    </w:div>
    <w:div w:id="1434786372">
      <w:bodyDiv w:val="1"/>
      <w:marLeft w:val="0"/>
      <w:marRight w:val="0"/>
      <w:marTop w:val="0"/>
      <w:marBottom w:val="0"/>
      <w:divBdr>
        <w:top w:val="none" w:sz="0" w:space="0" w:color="auto"/>
        <w:left w:val="none" w:sz="0" w:space="0" w:color="auto"/>
        <w:bottom w:val="none" w:sz="0" w:space="0" w:color="auto"/>
        <w:right w:val="none" w:sz="0" w:space="0" w:color="auto"/>
      </w:divBdr>
    </w:div>
    <w:div w:id="1434938808">
      <w:bodyDiv w:val="1"/>
      <w:marLeft w:val="0"/>
      <w:marRight w:val="0"/>
      <w:marTop w:val="0"/>
      <w:marBottom w:val="0"/>
      <w:divBdr>
        <w:top w:val="none" w:sz="0" w:space="0" w:color="auto"/>
        <w:left w:val="none" w:sz="0" w:space="0" w:color="auto"/>
        <w:bottom w:val="none" w:sz="0" w:space="0" w:color="auto"/>
        <w:right w:val="none" w:sz="0" w:space="0" w:color="auto"/>
      </w:divBdr>
    </w:div>
    <w:div w:id="1435707814">
      <w:bodyDiv w:val="1"/>
      <w:marLeft w:val="0"/>
      <w:marRight w:val="0"/>
      <w:marTop w:val="0"/>
      <w:marBottom w:val="0"/>
      <w:divBdr>
        <w:top w:val="none" w:sz="0" w:space="0" w:color="auto"/>
        <w:left w:val="none" w:sz="0" w:space="0" w:color="auto"/>
        <w:bottom w:val="none" w:sz="0" w:space="0" w:color="auto"/>
        <w:right w:val="none" w:sz="0" w:space="0" w:color="auto"/>
      </w:divBdr>
    </w:div>
    <w:div w:id="1436287738">
      <w:bodyDiv w:val="1"/>
      <w:marLeft w:val="0"/>
      <w:marRight w:val="0"/>
      <w:marTop w:val="0"/>
      <w:marBottom w:val="0"/>
      <w:divBdr>
        <w:top w:val="none" w:sz="0" w:space="0" w:color="auto"/>
        <w:left w:val="none" w:sz="0" w:space="0" w:color="auto"/>
        <w:bottom w:val="none" w:sz="0" w:space="0" w:color="auto"/>
        <w:right w:val="none" w:sz="0" w:space="0" w:color="auto"/>
      </w:divBdr>
    </w:div>
    <w:div w:id="1437670686">
      <w:bodyDiv w:val="1"/>
      <w:marLeft w:val="0"/>
      <w:marRight w:val="0"/>
      <w:marTop w:val="0"/>
      <w:marBottom w:val="0"/>
      <w:divBdr>
        <w:top w:val="none" w:sz="0" w:space="0" w:color="auto"/>
        <w:left w:val="none" w:sz="0" w:space="0" w:color="auto"/>
        <w:bottom w:val="none" w:sz="0" w:space="0" w:color="auto"/>
        <w:right w:val="none" w:sz="0" w:space="0" w:color="auto"/>
      </w:divBdr>
    </w:div>
    <w:div w:id="1438060574">
      <w:bodyDiv w:val="1"/>
      <w:marLeft w:val="0"/>
      <w:marRight w:val="0"/>
      <w:marTop w:val="0"/>
      <w:marBottom w:val="0"/>
      <w:divBdr>
        <w:top w:val="none" w:sz="0" w:space="0" w:color="auto"/>
        <w:left w:val="none" w:sz="0" w:space="0" w:color="auto"/>
        <w:bottom w:val="none" w:sz="0" w:space="0" w:color="auto"/>
        <w:right w:val="none" w:sz="0" w:space="0" w:color="auto"/>
      </w:divBdr>
    </w:div>
    <w:div w:id="1438526949">
      <w:bodyDiv w:val="1"/>
      <w:marLeft w:val="0"/>
      <w:marRight w:val="0"/>
      <w:marTop w:val="0"/>
      <w:marBottom w:val="0"/>
      <w:divBdr>
        <w:top w:val="none" w:sz="0" w:space="0" w:color="auto"/>
        <w:left w:val="none" w:sz="0" w:space="0" w:color="auto"/>
        <w:bottom w:val="none" w:sz="0" w:space="0" w:color="auto"/>
        <w:right w:val="none" w:sz="0" w:space="0" w:color="auto"/>
      </w:divBdr>
    </w:div>
    <w:div w:id="1439176466">
      <w:bodyDiv w:val="1"/>
      <w:marLeft w:val="0"/>
      <w:marRight w:val="0"/>
      <w:marTop w:val="0"/>
      <w:marBottom w:val="0"/>
      <w:divBdr>
        <w:top w:val="none" w:sz="0" w:space="0" w:color="auto"/>
        <w:left w:val="none" w:sz="0" w:space="0" w:color="auto"/>
        <w:bottom w:val="none" w:sz="0" w:space="0" w:color="auto"/>
        <w:right w:val="none" w:sz="0" w:space="0" w:color="auto"/>
      </w:divBdr>
    </w:div>
    <w:div w:id="1439594750">
      <w:bodyDiv w:val="1"/>
      <w:marLeft w:val="0"/>
      <w:marRight w:val="0"/>
      <w:marTop w:val="0"/>
      <w:marBottom w:val="0"/>
      <w:divBdr>
        <w:top w:val="none" w:sz="0" w:space="0" w:color="auto"/>
        <w:left w:val="none" w:sz="0" w:space="0" w:color="auto"/>
        <w:bottom w:val="none" w:sz="0" w:space="0" w:color="auto"/>
        <w:right w:val="none" w:sz="0" w:space="0" w:color="auto"/>
      </w:divBdr>
    </w:div>
    <w:div w:id="1440417134">
      <w:bodyDiv w:val="1"/>
      <w:marLeft w:val="0"/>
      <w:marRight w:val="0"/>
      <w:marTop w:val="0"/>
      <w:marBottom w:val="0"/>
      <w:divBdr>
        <w:top w:val="none" w:sz="0" w:space="0" w:color="auto"/>
        <w:left w:val="none" w:sz="0" w:space="0" w:color="auto"/>
        <w:bottom w:val="none" w:sz="0" w:space="0" w:color="auto"/>
        <w:right w:val="none" w:sz="0" w:space="0" w:color="auto"/>
      </w:divBdr>
    </w:div>
    <w:div w:id="1440446997">
      <w:bodyDiv w:val="1"/>
      <w:marLeft w:val="0"/>
      <w:marRight w:val="0"/>
      <w:marTop w:val="0"/>
      <w:marBottom w:val="0"/>
      <w:divBdr>
        <w:top w:val="none" w:sz="0" w:space="0" w:color="auto"/>
        <w:left w:val="none" w:sz="0" w:space="0" w:color="auto"/>
        <w:bottom w:val="none" w:sz="0" w:space="0" w:color="auto"/>
        <w:right w:val="none" w:sz="0" w:space="0" w:color="auto"/>
      </w:divBdr>
    </w:div>
    <w:div w:id="1440636151">
      <w:bodyDiv w:val="1"/>
      <w:marLeft w:val="0"/>
      <w:marRight w:val="0"/>
      <w:marTop w:val="0"/>
      <w:marBottom w:val="0"/>
      <w:divBdr>
        <w:top w:val="none" w:sz="0" w:space="0" w:color="auto"/>
        <w:left w:val="none" w:sz="0" w:space="0" w:color="auto"/>
        <w:bottom w:val="none" w:sz="0" w:space="0" w:color="auto"/>
        <w:right w:val="none" w:sz="0" w:space="0" w:color="auto"/>
      </w:divBdr>
    </w:div>
    <w:div w:id="1440881136">
      <w:bodyDiv w:val="1"/>
      <w:marLeft w:val="0"/>
      <w:marRight w:val="0"/>
      <w:marTop w:val="0"/>
      <w:marBottom w:val="0"/>
      <w:divBdr>
        <w:top w:val="none" w:sz="0" w:space="0" w:color="auto"/>
        <w:left w:val="none" w:sz="0" w:space="0" w:color="auto"/>
        <w:bottom w:val="none" w:sz="0" w:space="0" w:color="auto"/>
        <w:right w:val="none" w:sz="0" w:space="0" w:color="auto"/>
      </w:divBdr>
    </w:div>
    <w:div w:id="1440951264">
      <w:bodyDiv w:val="1"/>
      <w:marLeft w:val="0"/>
      <w:marRight w:val="0"/>
      <w:marTop w:val="0"/>
      <w:marBottom w:val="0"/>
      <w:divBdr>
        <w:top w:val="none" w:sz="0" w:space="0" w:color="auto"/>
        <w:left w:val="none" w:sz="0" w:space="0" w:color="auto"/>
        <w:bottom w:val="none" w:sz="0" w:space="0" w:color="auto"/>
        <w:right w:val="none" w:sz="0" w:space="0" w:color="auto"/>
      </w:divBdr>
    </w:div>
    <w:div w:id="1441678808">
      <w:bodyDiv w:val="1"/>
      <w:marLeft w:val="0"/>
      <w:marRight w:val="0"/>
      <w:marTop w:val="0"/>
      <w:marBottom w:val="0"/>
      <w:divBdr>
        <w:top w:val="none" w:sz="0" w:space="0" w:color="auto"/>
        <w:left w:val="none" w:sz="0" w:space="0" w:color="auto"/>
        <w:bottom w:val="none" w:sz="0" w:space="0" w:color="auto"/>
        <w:right w:val="none" w:sz="0" w:space="0" w:color="auto"/>
      </w:divBdr>
    </w:div>
    <w:div w:id="1442067511">
      <w:bodyDiv w:val="1"/>
      <w:marLeft w:val="0"/>
      <w:marRight w:val="0"/>
      <w:marTop w:val="0"/>
      <w:marBottom w:val="0"/>
      <w:divBdr>
        <w:top w:val="none" w:sz="0" w:space="0" w:color="auto"/>
        <w:left w:val="none" w:sz="0" w:space="0" w:color="auto"/>
        <w:bottom w:val="none" w:sz="0" w:space="0" w:color="auto"/>
        <w:right w:val="none" w:sz="0" w:space="0" w:color="auto"/>
      </w:divBdr>
    </w:div>
    <w:div w:id="1442187483">
      <w:bodyDiv w:val="1"/>
      <w:marLeft w:val="0"/>
      <w:marRight w:val="0"/>
      <w:marTop w:val="0"/>
      <w:marBottom w:val="0"/>
      <w:divBdr>
        <w:top w:val="none" w:sz="0" w:space="0" w:color="auto"/>
        <w:left w:val="none" w:sz="0" w:space="0" w:color="auto"/>
        <w:bottom w:val="none" w:sz="0" w:space="0" w:color="auto"/>
        <w:right w:val="none" w:sz="0" w:space="0" w:color="auto"/>
      </w:divBdr>
    </w:div>
    <w:div w:id="1443184587">
      <w:bodyDiv w:val="1"/>
      <w:marLeft w:val="0"/>
      <w:marRight w:val="0"/>
      <w:marTop w:val="0"/>
      <w:marBottom w:val="0"/>
      <w:divBdr>
        <w:top w:val="none" w:sz="0" w:space="0" w:color="auto"/>
        <w:left w:val="none" w:sz="0" w:space="0" w:color="auto"/>
        <w:bottom w:val="none" w:sz="0" w:space="0" w:color="auto"/>
        <w:right w:val="none" w:sz="0" w:space="0" w:color="auto"/>
      </w:divBdr>
    </w:div>
    <w:div w:id="1443262724">
      <w:bodyDiv w:val="1"/>
      <w:marLeft w:val="0"/>
      <w:marRight w:val="0"/>
      <w:marTop w:val="0"/>
      <w:marBottom w:val="0"/>
      <w:divBdr>
        <w:top w:val="none" w:sz="0" w:space="0" w:color="auto"/>
        <w:left w:val="none" w:sz="0" w:space="0" w:color="auto"/>
        <w:bottom w:val="none" w:sz="0" w:space="0" w:color="auto"/>
        <w:right w:val="none" w:sz="0" w:space="0" w:color="auto"/>
      </w:divBdr>
    </w:div>
    <w:div w:id="1443724744">
      <w:bodyDiv w:val="1"/>
      <w:marLeft w:val="0"/>
      <w:marRight w:val="0"/>
      <w:marTop w:val="0"/>
      <w:marBottom w:val="0"/>
      <w:divBdr>
        <w:top w:val="none" w:sz="0" w:space="0" w:color="auto"/>
        <w:left w:val="none" w:sz="0" w:space="0" w:color="auto"/>
        <w:bottom w:val="none" w:sz="0" w:space="0" w:color="auto"/>
        <w:right w:val="none" w:sz="0" w:space="0" w:color="auto"/>
      </w:divBdr>
    </w:div>
    <w:div w:id="1443765953">
      <w:bodyDiv w:val="1"/>
      <w:marLeft w:val="0"/>
      <w:marRight w:val="0"/>
      <w:marTop w:val="0"/>
      <w:marBottom w:val="0"/>
      <w:divBdr>
        <w:top w:val="none" w:sz="0" w:space="0" w:color="auto"/>
        <w:left w:val="none" w:sz="0" w:space="0" w:color="auto"/>
        <w:bottom w:val="none" w:sz="0" w:space="0" w:color="auto"/>
        <w:right w:val="none" w:sz="0" w:space="0" w:color="auto"/>
      </w:divBdr>
    </w:div>
    <w:div w:id="1443768196">
      <w:bodyDiv w:val="1"/>
      <w:marLeft w:val="0"/>
      <w:marRight w:val="0"/>
      <w:marTop w:val="0"/>
      <w:marBottom w:val="0"/>
      <w:divBdr>
        <w:top w:val="none" w:sz="0" w:space="0" w:color="auto"/>
        <w:left w:val="none" w:sz="0" w:space="0" w:color="auto"/>
        <w:bottom w:val="none" w:sz="0" w:space="0" w:color="auto"/>
        <w:right w:val="none" w:sz="0" w:space="0" w:color="auto"/>
      </w:divBdr>
    </w:div>
    <w:div w:id="1443837504">
      <w:bodyDiv w:val="1"/>
      <w:marLeft w:val="0"/>
      <w:marRight w:val="0"/>
      <w:marTop w:val="0"/>
      <w:marBottom w:val="0"/>
      <w:divBdr>
        <w:top w:val="none" w:sz="0" w:space="0" w:color="auto"/>
        <w:left w:val="none" w:sz="0" w:space="0" w:color="auto"/>
        <w:bottom w:val="none" w:sz="0" w:space="0" w:color="auto"/>
        <w:right w:val="none" w:sz="0" w:space="0" w:color="auto"/>
      </w:divBdr>
    </w:div>
    <w:div w:id="1443914939">
      <w:bodyDiv w:val="1"/>
      <w:marLeft w:val="0"/>
      <w:marRight w:val="0"/>
      <w:marTop w:val="0"/>
      <w:marBottom w:val="0"/>
      <w:divBdr>
        <w:top w:val="none" w:sz="0" w:space="0" w:color="auto"/>
        <w:left w:val="none" w:sz="0" w:space="0" w:color="auto"/>
        <w:bottom w:val="none" w:sz="0" w:space="0" w:color="auto"/>
        <w:right w:val="none" w:sz="0" w:space="0" w:color="auto"/>
      </w:divBdr>
    </w:div>
    <w:div w:id="1444770129">
      <w:bodyDiv w:val="1"/>
      <w:marLeft w:val="0"/>
      <w:marRight w:val="0"/>
      <w:marTop w:val="0"/>
      <w:marBottom w:val="0"/>
      <w:divBdr>
        <w:top w:val="none" w:sz="0" w:space="0" w:color="auto"/>
        <w:left w:val="none" w:sz="0" w:space="0" w:color="auto"/>
        <w:bottom w:val="none" w:sz="0" w:space="0" w:color="auto"/>
        <w:right w:val="none" w:sz="0" w:space="0" w:color="auto"/>
      </w:divBdr>
    </w:div>
    <w:div w:id="1444809523">
      <w:bodyDiv w:val="1"/>
      <w:marLeft w:val="0"/>
      <w:marRight w:val="0"/>
      <w:marTop w:val="0"/>
      <w:marBottom w:val="0"/>
      <w:divBdr>
        <w:top w:val="none" w:sz="0" w:space="0" w:color="auto"/>
        <w:left w:val="none" w:sz="0" w:space="0" w:color="auto"/>
        <w:bottom w:val="none" w:sz="0" w:space="0" w:color="auto"/>
        <w:right w:val="none" w:sz="0" w:space="0" w:color="auto"/>
      </w:divBdr>
    </w:div>
    <w:div w:id="1445611433">
      <w:bodyDiv w:val="1"/>
      <w:marLeft w:val="0"/>
      <w:marRight w:val="0"/>
      <w:marTop w:val="0"/>
      <w:marBottom w:val="0"/>
      <w:divBdr>
        <w:top w:val="none" w:sz="0" w:space="0" w:color="auto"/>
        <w:left w:val="none" w:sz="0" w:space="0" w:color="auto"/>
        <w:bottom w:val="none" w:sz="0" w:space="0" w:color="auto"/>
        <w:right w:val="none" w:sz="0" w:space="0" w:color="auto"/>
      </w:divBdr>
    </w:div>
    <w:div w:id="1445729764">
      <w:bodyDiv w:val="1"/>
      <w:marLeft w:val="0"/>
      <w:marRight w:val="0"/>
      <w:marTop w:val="0"/>
      <w:marBottom w:val="0"/>
      <w:divBdr>
        <w:top w:val="none" w:sz="0" w:space="0" w:color="auto"/>
        <w:left w:val="none" w:sz="0" w:space="0" w:color="auto"/>
        <w:bottom w:val="none" w:sz="0" w:space="0" w:color="auto"/>
        <w:right w:val="none" w:sz="0" w:space="0" w:color="auto"/>
      </w:divBdr>
    </w:div>
    <w:div w:id="1446002063">
      <w:bodyDiv w:val="1"/>
      <w:marLeft w:val="0"/>
      <w:marRight w:val="0"/>
      <w:marTop w:val="0"/>
      <w:marBottom w:val="0"/>
      <w:divBdr>
        <w:top w:val="none" w:sz="0" w:space="0" w:color="auto"/>
        <w:left w:val="none" w:sz="0" w:space="0" w:color="auto"/>
        <w:bottom w:val="none" w:sz="0" w:space="0" w:color="auto"/>
        <w:right w:val="none" w:sz="0" w:space="0" w:color="auto"/>
      </w:divBdr>
    </w:div>
    <w:div w:id="1446273499">
      <w:bodyDiv w:val="1"/>
      <w:marLeft w:val="0"/>
      <w:marRight w:val="0"/>
      <w:marTop w:val="0"/>
      <w:marBottom w:val="0"/>
      <w:divBdr>
        <w:top w:val="none" w:sz="0" w:space="0" w:color="auto"/>
        <w:left w:val="none" w:sz="0" w:space="0" w:color="auto"/>
        <w:bottom w:val="none" w:sz="0" w:space="0" w:color="auto"/>
        <w:right w:val="none" w:sz="0" w:space="0" w:color="auto"/>
      </w:divBdr>
    </w:div>
    <w:div w:id="1446345516">
      <w:bodyDiv w:val="1"/>
      <w:marLeft w:val="0"/>
      <w:marRight w:val="0"/>
      <w:marTop w:val="0"/>
      <w:marBottom w:val="0"/>
      <w:divBdr>
        <w:top w:val="none" w:sz="0" w:space="0" w:color="auto"/>
        <w:left w:val="none" w:sz="0" w:space="0" w:color="auto"/>
        <w:bottom w:val="none" w:sz="0" w:space="0" w:color="auto"/>
        <w:right w:val="none" w:sz="0" w:space="0" w:color="auto"/>
      </w:divBdr>
    </w:div>
    <w:div w:id="1446850992">
      <w:bodyDiv w:val="1"/>
      <w:marLeft w:val="0"/>
      <w:marRight w:val="0"/>
      <w:marTop w:val="0"/>
      <w:marBottom w:val="0"/>
      <w:divBdr>
        <w:top w:val="none" w:sz="0" w:space="0" w:color="auto"/>
        <w:left w:val="none" w:sz="0" w:space="0" w:color="auto"/>
        <w:bottom w:val="none" w:sz="0" w:space="0" w:color="auto"/>
        <w:right w:val="none" w:sz="0" w:space="0" w:color="auto"/>
      </w:divBdr>
    </w:div>
    <w:div w:id="1446999284">
      <w:bodyDiv w:val="1"/>
      <w:marLeft w:val="0"/>
      <w:marRight w:val="0"/>
      <w:marTop w:val="0"/>
      <w:marBottom w:val="0"/>
      <w:divBdr>
        <w:top w:val="none" w:sz="0" w:space="0" w:color="auto"/>
        <w:left w:val="none" w:sz="0" w:space="0" w:color="auto"/>
        <w:bottom w:val="none" w:sz="0" w:space="0" w:color="auto"/>
        <w:right w:val="none" w:sz="0" w:space="0" w:color="auto"/>
      </w:divBdr>
    </w:div>
    <w:div w:id="1447965027">
      <w:bodyDiv w:val="1"/>
      <w:marLeft w:val="0"/>
      <w:marRight w:val="0"/>
      <w:marTop w:val="0"/>
      <w:marBottom w:val="0"/>
      <w:divBdr>
        <w:top w:val="none" w:sz="0" w:space="0" w:color="auto"/>
        <w:left w:val="none" w:sz="0" w:space="0" w:color="auto"/>
        <w:bottom w:val="none" w:sz="0" w:space="0" w:color="auto"/>
        <w:right w:val="none" w:sz="0" w:space="0" w:color="auto"/>
      </w:divBdr>
    </w:div>
    <w:div w:id="1448428466">
      <w:bodyDiv w:val="1"/>
      <w:marLeft w:val="0"/>
      <w:marRight w:val="0"/>
      <w:marTop w:val="0"/>
      <w:marBottom w:val="0"/>
      <w:divBdr>
        <w:top w:val="none" w:sz="0" w:space="0" w:color="auto"/>
        <w:left w:val="none" w:sz="0" w:space="0" w:color="auto"/>
        <w:bottom w:val="none" w:sz="0" w:space="0" w:color="auto"/>
        <w:right w:val="none" w:sz="0" w:space="0" w:color="auto"/>
      </w:divBdr>
    </w:div>
    <w:div w:id="1449933283">
      <w:bodyDiv w:val="1"/>
      <w:marLeft w:val="0"/>
      <w:marRight w:val="0"/>
      <w:marTop w:val="0"/>
      <w:marBottom w:val="0"/>
      <w:divBdr>
        <w:top w:val="none" w:sz="0" w:space="0" w:color="auto"/>
        <w:left w:val="none" w:sz="0" w:space="0" w:color="auto"/>
        <w:bottom w:val="none" w:sz="0" w:space="0" w:color="auto"/>
        <w:right w:val="none" w:sz="0" w:space="0" w:color="auto"/>
      </w:divBdr>
    </w:div>
    <w:div w:id="1450053688">
      <w:bodyDiv w:val="1"/>
      <w:marLeft w:val="0"/>
      <w:marRight w:val="0"/>
      <w:marTop w:val="0"/>
      <w:marBottom w:val="0"/>
      <w:divBdr>
        <w:top w:val="none" w:sz="0" w:space="0" w:color="auto"/>
        <w:left w:val="none" w:sz="0" w:space="0" w:color="auto"/>
        <w:bottom w:val="none" w:sz="0" w:space="0" w:color="auto"/>
        <w:right w:val="none" w:sz="0" w:space="0" w:color="auto"/>
      </w:divBdr>
    </w:div>
    <w:div w:id="1450782031">
      <w:bodyDiv w:val="1"/>
      <w:marLeft w:val="0"/>
      <w:marRight w:val="0"/>
      <w:marTop w:val="0"/>
      <w:marBottom w:val="0"/>
      <w:divBdr>
        <w:top w:val="none" w:sz="0" w:space="0" w:color="auto"/>
        <w:left w:val="none" w:sz="0" w:space="0" w:color="auto"/>
        <w:bottom w:val="none" w:sz="0" w:space="0" w:color="auto"/>
        <w:right w:val="none" w:sz="0" w:space="0" w:color="auto"/>
      </w:divBdr>
    </w:div>
    <w:div w:id="1451124315">
      <w:bodyDiv w:val="1"/>
      <w:marLeft w:val="0"/>
      <w:marRight w:val="0"/>
      <w:marTop w:val="0"/>
      <w:marBottom w:val="0"/>
      <w:divBdr>
        <w:top w:val="none" w:sz="0" w:space="0" w:color="auto"/>
        <w:left w:val="none" w:sz="0" w:space="0" w:color="auto"/>
        <w:bottom w:val="none" w:sz="0" w:space="0" w:color="auto"/>
        <w:right w:val="none" w:sz="0" w:space="0" w:color="auto"/>
      </w:divBdr>
    </w:div>
    <w:div w:id="1451240250">
      <w:bodyDiv w:val="1"/>
      <w:marLeft w:val="0"/>
      <w:marRight w:val="0"/>
      <w:marTop w:val="0"/>
      <w:marBottom w:val="0"/>
      <w:divBdr>
        <w:top w:val="none" w:sz="0" w:space="0" w:color="auto"/>
        <w:left w:val="none" w:sz="0" w:space="0" w:color="auto"/>
        <w:bottom w:val="none" w:sz="0" w:space="0" w:color="auto"/>
        <w:right w:val="none" w:sz="0" w:space="0" w:color="auto"/>
      </w:divBdr>
    </w:div>
    <w:div w:id="1451314257">
      <w:bodyDiv w:val="1"/>
      <w:marLeft w:val="0"/>
      <w:marRight w:val="0"/>
      <w:marTop w:val="0"/>
      <w:marBottom w:val="0"/>
      <w:divBdr>
        <w:top w:val="none" w:sz="0" w:space="0" w:color="auto"/>
        <w:left w:val="none" w:sz="0" w:space="0" w:color="auto"/>
        <w:bottom w:val="none" w:sz="0" w:space="0" w:color="auto"/>
        <w:right w:val="none" w:sz="0" w:space="0" w:color="auto"/>
      </w:divBdr>
    </w:div>
    <w:div w:id="1452357816">
      <w:bodyDiv w:val="1"/>
      <w:marLeft w:val="0"/>
      <w:marRight w:val="0"/>
      <w:marTop w:val="0"/>
      <w:marBottom w:val="0"/>
      <w:divBdr>
        <w:top w:val="none" w:sz="0" w:space="0" w:color="auto"/>
        <w:left w:val="none" w:sz="0" w:space="0" w:color="auto"/>
        <w:bottom w:val="none" w:sz="0" w:space="0" w:color="auto"/>
        <w:right w:val="none" w:sz="0" w:space="0" w:color="auto"/>
      </w:divBdr>
    </w:div>
    <w:div w:id="1452481907">
      <w:bodyDiv w:val="1"/>
      <w:marLeft w:val="0"/>
      <w:marRight w:val="0"/>
      <w:marTop w:val="0"/>
      <w:marBottom w:val="0"/>
      <w:divBdr>
        <w:top w:val="none" w:sz="0" w:space="0" w:color="auto"/>
        <w:left w:val="none" w:sz="0" w:space="0" w:color="auto"/>
        <w:bottom w:val="none" w:sz="0" w:space="0" w:color="auto"/>
        <w:right w:val="none" w:sz="0" w:space="0" w:color="auto"/>
      </w:divBdr>
    </w:div>
    <w:div w:id="1452943341">
      <w:bodyDiv w:val="1"/>
      <w:marLeft w:val="0"/>
      <w:marRight w:val="0"/>
      <w:marTop w:val="0"/>
      <w:marBottom w:val="0"/>
      <w:divBdr>
        <w:top w:val="none" w:sz="0" w:space="0" w:color="auto"/>
        <w:left w:val="none" w:sz="0" w:space="0" w:color="auto"/>
        <w:bottom w:val="none" w:sz="0" w:space="0" w:color="auto"/>
        <w:right w:val="none" w:sz="0" w:space="0" w:color="auto"/>
      </w:divBdr>
    </w:div>
    <w:div w:id="1453597593">
      <w:bodyDiv w:val="1"/>
      <w:marLeft w:val="0"/>
      <w:marRight w:val="0"/>
      <w:marTop w:val="0"/>
      <w:marBottom w:val="0"/>
      <w:divBdr>
        <w:top w:val="none" w:sz="0" w:space="0" w:color="auto"/>
        <w:left w:val="none" w:sz="0" w:space="0" w:color="auto"/>
        <w:bottom w:val="none" w:sz="0" w:space="0" w:color="auto"/>
        <w:right w:val="none" w:sz="0" w:space="0" w:color="auto"/>
      </w:divBdr>
    </w:div>
    <w:div w:id="1455175744">
      <w:bodyDiv w:val="1"/>
      <w:marLeft w:val="0"/>
      <w:marRight w:val="0"/>
      <w:marTop w:val="0"/>
      <w:marBottom w:val="0"/>
      <w:divBdr>
        <w:top w:val="none" w:sz="0" w:space="0" w:color="auto"/>
        <w:left w:val="none" w:sz="0" w:space="0" w:color="auto"/>
        <w:bottom w:val="none" w:sz="0" w:space="0" w:color="auto"/>
        <w:right w:val="none" w:sz="0" w:space="0" w:color="auto"/>
      </w:divBdr>
    </w:div>
    <w:div w:id="1455250910">
      <w:bodyDiv w:val="1"/>
      <w:marLeft w:val="0"/>
      <w:marRight w:val="0"/>
      <w:marTop w:val="0"/>
      <w:marBottom w:val="0"/>
      <w:divBdr>
        <w:top w:val="none" w:sz="0" w:space="0" w:color="auto"/>
        <w:left w:val="none" w:sz="0" w:space="0" w:color="auto"/>
        <w:bottom w:val="none" w:sz="0" w:space="0" w:color="auto"/>
        <w:right w:val="none" w:sz="0" w:space="0" w:color="auto"/>
      </w:divBdr>
    </w:div>
    <w:div w:id="1455976500">
      <w:bodyDiv w:val="1"/>
      <w:marLeft w:val="0"/>
      <w:marRight w:val="0"/>
      <w:marTop w:val="0"/>
      <w:marBottom w:val="0"/>
      <w:divBdr>
        <w:top w:val="none" w:sz="0" w:space="0" w:color="auto"/>
        <w:left w:val="none" w:sz="0" w:space="0" w:color="auto"/>
        <w:bottom w:val="none" w:sz="0" w:space="0" w:color="auto"/>
        <w:right w:val="none" w:sz="0" w:space="0" w:color="auto"/>
      </w:divBdr>
    </w:div>
    <w:div w:id="1458140336">
      <w:bodyDiv w:val="1"/>
      <w:marLeft w:val="0"/>
      <w:marRight w:val="0"/>
      <w:marTop w:val="0"/>
      <w:marBottom w:val="0"/>
      <w:divBdr>
        <w:top w:val="none" w:sz="0" w:space="0" w:color="auto"/>
        <w:left w:val="none" w:sz="0" w:space="0" w:color="auto"/>
        <w:bottom w:val="none" w:sz="0" w:space="0" w:color="auto"/>
        <w:right w:val="none" w:sz="0" w:space="0" w:color="auto"/>
      </w:divBdr>
    </w:div>
    <w:div w:id="1458254634">
      <w:bodyDiv w:val="1"/>
      <w:marLeft w:val="0"/>
      <w:marRight w:val="0"/>
      <w:marTop w:val="0"/>
      <w:marBottom w:val="0"/>
      <w:divBdr>
        <w:top w:val="none" w:sz="0" w:space="0" w:color="auto"/>
        <w:left w:val="none" w:sz="0" w:space="0" w:color="auto"/>
        <w:bottom w:val="none" w:sz="0" w:space="0" w:color="auto"/>
        <w:right w:val="none" w:sz="0" w:space="0" w:color="auto"/>
      </w:divBdr>
    </w:div>
    <w:div w:id="1458599279">
      <w:bodyDiv w:val="1"/>
      <w:marLeft w:val="0"/>
      <w:marRight w:val="0"/>
      <w:marTop w:val="0"/>
      <w:marBottom w:val="0"/>
      <w:divBdr>
        <w:top w:val="none" w:sz="0" w:space="0" w:color="auto"/>
        <w:left w:val="none" w:sz="0" w:space="0" w:color="auto"/>
        <w:bottom w:val="none" w:sz="0" w:space="0" w:color="auto"/>
        <w:right w:val="none" w:sz="0" w:space="0" w:color="auto"/>
      </w:divBdr>
    </w:div>
    <w:div w:id="1458790862">
      <w:bodyDiv w:val="1"/>
      <w:marLeft w:val="0"/>
      <w:marRight w:val="0"/>
      <w:marTop w:val="0"/>
      <w:marBottom w:val="0"/>
      <w:divBdr>
        <w:top w:val="none" w:sz="0" w:space="0" w:color="auto"/>
        <w:left w:val="none" w:sz="0" w:space="0" w:color="auto"/>
        <w:bottom w:val="none" w:sz="0" w:space="0" w:color="auto"/>
        <w:right w:val="none" w:sz="0" w:space="0" w:color="auto"/>
      </w:divBdr>
    </w:div>
    <w:div w:id="1458795082">
      <w:bodyDiv w:val="1"/>
      <w:marLeft w:val="0"/>
      <w:marRight w:val="0"/>
      <w:marTop w:val="0"/>
      <w:marBottom w:val="0"/>
      <w:divBdr>
        <w:top w:val="none" w:sz="0" w:space="0" w:color="auto"/>
        <w:left w:val="none" w:sz="0" w:space="0" w:color="auto"/>
        <w:bottom w:val="none" w:sz="0" w:space="0" w:color="auto"/>
        <w:right w:val="none" w:sz="0" w:space="0" w:color="auto"/>
      </w:divBdr>
    </w:div>
    <w:div w:id="1458985454">
      <w:bodyDiv w:val="1"/>
      <w:marLeft w:val="0"/>
      <w:marRight w:val="0"/>
      <w:marTop w:val="0"/>
      <w:marBottom w:val="0"/>
      <w:divBdr>
        <w:top w:val="none" w:sz="0" w:space="0" w:color="auto"/>
        <w:left w:val="none" w:sz="0" w:space="0" w:color="auto"/>
        <w:bottom w:val="none" w:sz="0" w:space="0" w:color="auto"/>
        <w:right w:val="none" w:sz="0" w:space="0" w:color="auto"/>
      </w:divBdr>
    </w:div>
    <w:div w:id="1459254382">
      <w:bodyDiv w:val="1"/>
      <w:marLeft w:val="0"/>
      <w:marRight w:val="0"/>
      <w:marTop w:val="0"/>
      <w:marBottom w:val="0"/>
      <w:divBdr>
        <w:top w:val="none" w:sz="0" w:space="0" w:color="auto"/>
        <w:left w:val="none" w:sz="0" w:space="0" w:color="auto"/>
        <w:bottom w:val="none" w:sz="0" w:space="0" w:color="auto"/>
        <w:right w:val="none" w:sz="0" w:space="0" w:color="auto"/>
      </w:divBdr>
    </w:div>
    <w:div w:id="1459838897">
      <w:bodyDiv w:val="1"/>
      <w:marLeft w:val="0"/>
      <w:marRight w:val="0"/>
      <w:marTop w:val="0"/>
      <w:marBottom w:val="0"/>
      <w:divBdr>
        <w:top w:val="none" w:sz="0" w:space="0" w:color="auto"/>
        <w:left w:val="none" w:sz="0" w:space="0" w:color="auto"/>
        <w:bottom w:val="none" w:sz="0" w:space="0" w:color="auto"/>
        <w:right w:val="none" w:sz="0" w:space="0" w:color="auto"/>
      </w:divBdr>
    </w:div>
    <w:div w:id="1459955091">
      <w:bodyDiv w:val="1"/>
      <w:marLeft w:val="0"/>
      <w:marRight w:val="0"/>
      <w:marTop w:val="0"/>
      <w:marBottom w:val="0"/>
      <w:divBdr>
        <w:top w:val="none" w:sz="0" w:space="0" w:color="auto"/>
        <w:left w:val="none" w:sz="0" w:space="0" w:color="auto"/>
        <w:bottom w:val="none" w:sz="0" w:space="0" w:color="auto"/>
        <w:right w:val="none" w:sz="0" w:space="0" w:color="auto"/>
      </w:divBdr>
    </w:div>
    <w:div w:id="1460418792">
      <w:bodyDiv w:val="1"/>
      <w:marLeft w:val="0"/>
      <w:marRight w:val="0"/>
      <w:marTop w:val="0"/>
      <w:marBottom w:val="0"/>
      <w:divBdr>
        <w:top w:val="none" w:sz="0" w:space="0" w:color="auto"/>
        <w:left w:val="none" w:sz="0" w:space="0" w:color="auto"/>
        <w:bottom w:val="none" w:sz="0" w:space="0" w:color="auto"/>
        <w:right w:val="none" w:sz="0" w:space="0" w:color="auto"/>
      </w:divBdr>
    </w:div>
    <w:div w:id="1460490791">
      <w:bodyDiv w:val="1"/>
      <w:marLeft w:val="0"/>
      <w:marRight w:val="0"/>
      <w:marTop w:val="0"/>
      <w:marBottom w:val="0"/>
      <w:divBdr>
        <w:top w:val="none" w:sz="0" w:space="0" w:color="auto"/>
        <w:left w:val="none" w:sz="0" w:space="0" w:color="auto"/>
        <w:bottom w:val="none" w:sz="0" w:space="0" w:color="auto"/>
        <w:right w:val="none" w:sz="0" w:space="0" w:color="auto"/>
      </w:divBdr>
    </w:div>
    <w:div w:id="1460537749">
      <w:bodyDiv w:val="1"/>
      <w:marLeft w:val="0"/>
      <w:marRight w:val="0"/>
      <w:marTop w:val="0"/>
      <w:marBottom w:val="0"/>
      <w:divBdr>
        <w:top w:val="none" w:sz="0" w:space="0" w:color="auto"/>
        <w:left w:val="none" w:sz="0" w:space="0" w:color="auto"/>
        <w:bottom w:val="none" w:sz="0" w:space="0" w:color="auto"/>
        <w:right w:val="none" w:sz="0" w:space="0" w:color="auto"/>
      </w:divBdr>
    </w:div>
    <w:div w:id="1460761567">
      <w:bodyDiv w:val="1"/>
      <w:marLeft w:val="0"/>
      <w:marRight w:val="0"/>
      <w:marTop w:val="0"/>
      <w:marBottom w:val="0"/>
      <w:divBdr>
        <w:top w:val="none" w:sz="0" w:space="0" w:color="auto"/>
        <w:left w:val="none" w:sz="0" w:space="0" w:color="auto"/>
        <w:bottom w:val="none" w:sz="0" w:space="0" w:color="auto"/>
        <w:right w:val="none" w:sz="0" w:space="0" w:color="auto"/>
      </w:divBdr>
    </w:div>
    <w:div w:id="1461070600">
      <w:bodyDiv w:val="1"/>
      <w:marLeft w:val="0"/>
      <w:marRight w:val="0"/>
      <w:marTop w:val="0"/>
      <w:marBottom w:val="0"/>
      <w:divBdr>
        <w:top w:val="none" w:sz="0" w:space="0" w:color="auto"/>
        <w:left w:val="none" w:sz="0" w:space="0" w:color="auto"/>
        <w:bottom w:val="none" w:sz="0" w:space="0" w:color="auto"/>
        <w:right w:val="none" w:sz="0" w:space="0" w:color="auto"/>
      </w:divBdr>
    </w:div>
    <w:div w:id="1461261285">
      <w:bodyDiv w:val="1"/>
      <w:marLeft w:val="0"/>
      <w:marRight w:val="0"/>
      <w:marTop w:val="0"/>
      <w:marBottom w:val="0"/>
      <w:divBdr>
        <w:top w:val="none" w:sz="0" w:space="0" w:color="auto"/>
        <w:left w:val="none" w:sz="0" w:space="0" w:color="auto"/>
        <w:bottom w:val="none" w:sz="0" w:space="0" w:color="auto"/>
        <w:right w:val="none" w:sz="0" w:space="0" w:color="auto"/>
      </w:divBdr>
    </w:div>
    <w:div w:id="1461342699">
      <w:bodyDiv w:val="1"/>
      <w:marLeft w:val="0"/>
      <w:marRight w:val="0"/>
      <w:marTop w:val="0"/>
      <w:marBottom w:val="0"/>
      <w:divBdr>
        <w:top w:val="none" w:sz="0" w:space="0" w:color="auto"/>
        <w:left w:val="none" w:sz="0" w:space="0" w:color="auto"/>
        <w:bottom w:val="none" w:sz="0" w:space="0" w:color="auto"/>
        <w:right w:val="none" w:sz="0" w:space="0" w:color="auto"/>
      </w:divBdr>
    </w:div>
    <w:div w:id="1461873349">
      <w:bodyDiv w:val="1"/>
      <w:marLeft w:val="0"/>
      <w:marRight w:val="0"/>
      <w:marTop w:val="0"/>
      <w:marBottom w:val="0"/>
      <w:divBdr>
        <w:top w:val="none" w:sz="0" w:space="0" w:color="auto"/>
        <w:left w:val="none" w:sz="0" w:space="0" w:color="auto"/>
        <w:bottom w:val="none" w:sz="0" w:space="0" w:color="auto"/>
        <w:right w:val="none" w:sz="0" w:space="0" w:color="auto"/>
      </w:divBdr>
    </w:div>
    <w:div w:id="1462728109">
      <w:bodyDiv w:val="1"/>
      <w:marLeft w:val="0"/>
      <w:marRight w:val="0"/>
      <w:marTop w:val="0"/>
      <w:marBottom w:val="0"/>
      <w:divBdr>
        <w:top w:val="none" w:sz="0" w:space="0" w:color="auto"/>
        <w:left w:val="none" w:sz="0" w:space="0" w:color="auto"/>
        <w:bottom w:val="none" w:sz="0" w:space="0" w:color="auto"/>
        <w:right w:val="none" w:sz="0" w:space="0" w:color="auto"/>
      </w:divBdr>
    </w:div>
    <w:div w:id="1462764660">
      <w:bodyDiv w:val="1"/>
      <w:marLeft w:val="0"/>
      <w:marRight w:val="0"/>
      <w:marTop w:val="0"/>
      <w:marBottom w:val="0"/>
      <w:divBdr>
        <w:top w:val="none" w:sz="0" w:space="0" w:color="auto"/>
        <w:left w:val="none" w:sz="0" w:space="0" w:color="auto"/>
        <w:bottom w:val="none" w:sz="0" w:space="0" w:color="auto"/>
        <w:right w:val="none" w:sz="0" w:space="0" w:color="auto"/>
      </w:divBdr>
    </w:div>
    <w:div w:id="1463228431">
      <w:bodyDiv w:val="1"/>
      <w:marLeft w:val="0"/>
      <w:marRight w:val="0"/>
      <w:marTop w:val="0"/>
      <w:marBottom w:val="0"/>
      <w:divBdr>
        <w:top w:val="none" w:sz="0" w:space="0" w:color="auto"/>
        <w:left w:val="none" w:sz="0" w:space="0" w:color="auto"/>
        <w:bottom w:val="none" w:sz="0" w:space="0" w:color="auto"/>
        <w:right w:val="none" w:sz="0" w:space="0" w:color="auto"/>
      </w:divBdr>
    </w:div>
    <w:div w:id="1463419232">
      <w:bodyDiv w:val="1"/>
      <w:marLeft w:val="0"/>
      <w:marRight w:val="0"/>
      <w:marTop w:val="0"/>
      <w:marBottom w:val="0"/>
      <w:divBdr>
        <w:top w:val="none" w:sz="0" w:space="0" w:color="auto"/>
        <w:left w:val="none" w:sz="0" w:space="0" w:color="auto"/>
        <w:bottom w:val="none" w:sz="0" w:space="0" w:color="auto"/>
        <w:right w:val="none" w:sz="0" w:space="0" w:color="auto"/>
      </w:divBdr>
    </w:div>
    <w:div w:id="1464539546">
      <w:bodyDiv w:val="1"/>
      <w:marLeft w:val="0"/>
      <w:marRight w:val="0"/>
      <w:marTop w:val="0"/>
      <w:marBottom w:val="0"/>
      <w:divBdr>
        <w:top w:val="none" w:sz="0" w:space="0" w:color="auto"/>
        <w:left w:val="none" w:sz="0" w:space="0" w:color="auto"/>
        <w:bottom w:val="none" w:sz="0" w:space="0" w:color="auto"/>
        <w:right w:val="none" w:sz="0" w:space="0" w:color="auto"/>
      </w:divBdr>
    </w:div>
    <w:div w:id="1465655271">
      <w:bodyDiv w:val="1"/>
      <w:marLeft w:val="0"/>
      <w:marRight w:val="0"/>
      <w:marTop w:val="0"/>
      <w:marBottom w:val="0"/>
      <w:divBdr>
        <w:top w:val="none" w:sz="0" w:space="0" w:color="auto"/>
        <w:left w:val="none" w:sz="0" w:space="0" w:color="auto"/>
        <w:bottom w:val="none" w:sz="0" w:space="0" w:color="auto"/>
        <w:right w:val="none" w:sz="0" w:space="0" w:color="auto"/>
      </w:divBdr>
    </w:div>
    <w:div w:id="1465852652">
      <w:bodyDiv w:val="1"/>
      <w:marLeft w:val="0"/>
      <w:marRight w:val="0"/>
      <w:marTop w:val="0"/>
      <w:marBottom w:val="0"/>
      <w:divBdr>
        <w:top w:val="none" w:sz="0" w:space="0" w:color="auto"/>
        <w:left w:val="none" w:sz="0" w:space="0" w:color="auto"/>
        <w:bottom w:val="none" w:sz="0" w:space="0" w:color="auto"/>
        <w:right w:val="none" w:sz="0" w:space="0" w:color="auto"/>
      </w:divBdr>
    </w:div>
    <w:div w:id="1466965211">
      <w:bodyDiv w:val="1"/>
      <w:marLeft w:val="0"/>
      <w:marRight w:val="0"/>
      <w:marTop w:val="0"/>
      <w:marBottom w:val="0"/>
      <w:divBdr>
        <w:top w:val="none" w:sz="0" w:space="0" w:color="auto"/>
        <w:left w:val="none" w:sz="0" w:space="0" w:color="auto"/>
        <w:bottom w:val="none" w:sz="0" w:space="0" w:color="auto"/>
        <w:right w:val="none" w:sz="0" w:space="0" w:color="auto"/>
      </w:divBdr>
    </w:div>
    <w:div w:id="1467431690">
      <w:bodyDiv w:val="1"/>
      <w:marLeft w:val="0"/>
      <w:marRight w:val="0"/>
      <w:marTop w:val="0"/>
      <w:marBottom w:val="0"/>
      <w:divBdr>
        <w:top w:val="none" w:sz="0" w:space="0" w:color="auto"/>
        <w:left w:val="none" w:sz="0" w:space="0" w:color="auto"/>
        <w:bottom w:val="none" w:sz="0" w:space="0" w:color="auto"/>
        <w:right w:val="none" w:sz="0" w:space="0" w:color="auto"/>
      </w:divBdr>
    </w:div>
    <w:div w:id="1467696048">
      <w:bodyDiv w:val="1"/>
      <w:marLeft w:val="0"/>
      <w:marRight w:val="0"/>
      <w:marTop w:val="0"/>
      <w:marBottom w:val="0"/>
      <w:divBdr>
        <w:top w:val="none" w:sz="0" w:space="0" w:color="auto"/>
        <w:left w:val="none" w:sz="0" w:space="0" w:color="auto"/>
        <w:bottom w:val="none" w:sz="0" w:space="0" w:color="auto"/>
        <w:right w:val="none" w:sz="0" w:space="0" w:color="auto"/>
      </w:divBdr>
    </w:div>
    <w:div w:id="1468473013">
      <w:bodyDiv w:val="1"/>
      <w:marLeft w:val="0"/>
      <w:marRight w:val="0"/>
      <w:marTop w:val="0"/>
      <w:marBottom w:val="0"/>
      <w:divBdr>
        <w:top w:val="none" w:sz="0" w:space="0" w:color="auto"/>
        <w:left w:val="none" w:sz="0" w:space="0" w:color="auto"/>
        <w:bottom w:val="none" w:sz="0" w:space="0" w:color="auto"/>
        <w:right w:val="none" w:sz="0" w:space="0" w:color="auto"/>
      </w:divBdr>
    </w:div>
    <w:div w:id="1468546759">
      <w:bodyDiv w:val="1"/>
      <w:marLeft w:val="0"/>
      <w:marRight w:val="0"/>
      <w:marTop w:val="0"/>
      <w:marBottom w:val="0"/>
      <w:divBdr>
        <w:top w:val="none" w:sz="0" w:space="0" w:color="auto"/>
        <w:left w:val="none" w:sz="0" w:space="0" w:color="auto"/>
        <w:bottom w:val="none" w:sz="0" w:space="0" w:color="auto"/>
        <w:right w:val="none" w:sz="0" w:space="0" w:color="auto"/>
      </w:divBdr>
    </w:div>
    <w:div w:id="1468667902">
      <w:bodyDiv w:val="1"/>
      <w:marLeft w:val="0"/>
      <w:marRight w:val="0"/>
      <w:marTop w:val="0"/>
      <w:marBottom w:val="0"/>
      <w:divBdr>
        <w:top w:val="none" w:sz="0" w:space="0" w:color="auto"/>
        <w:left w:val="none" w:sz="0" w:space="0" w:color="auto"/>
        <w:bottom w:val="none" w:sz="0" w:space="0" w:color="auto"/>
        <w:right w:val="none" w:sz="0" w:space="0" w:color="auto"/>
      </w:divBdr>
    </w:div>
    <w:div w:id="1469670417">
      <w:bodyDiv w:val="1"/>
      <w:marLeft w:val="0"/>
      <w:marRight w:val="0"/>
      <w:marTop w:val="0"/>
      <w:marBottom w:val="0"/>
      <w:divBdr>
        <w:top w:val="none" w:sz="0" w:space="0" w:color="auto"/>
        <w:left w:val="none" w:sz="0" w:space="0" w:color="auto"/>
        <w:bottom w:val="none" w:sz="0" w:space="0" w:color="auto"/>
        <w:right w:val="none" w:sz="0" w:space="0" w:color="auto"/>
      </w:divBdr>
    </w:div>
    <w:div w:id="1470171236">
      <w:bodyDiv w:val="1"/>
      <w:marLeft w:val="0"/>
      <w:marRight w:val="0"/>
      <w:marTop w:val="0"/>
      <w:marBottom w:val="0"/>
      <w:divBdr>
        <w:top w:val="none" w:sz="0" w:space="0" w:color="auto"/>
        <w:left w:val="none" w:sz="0" w:space="0" w:color="auto"/>
        <w:bottom w:val="none" w:sz="0" w:space="0" w:color="auto"/>
        <w:right w:val="none" w:sz="0" w:space="0" w:color="auto"/>
      </w:divBdr>
    </w:div>
    <w:div w:id="1470630888">
      <w:bodyDiv w:val="1"/>
      <w:marLeft w:val="0"/>
      <w:marRight w:val="0"/>
      <w:marTop w:val="0"/>
      <w:marBottom w:val="0"/>
      <w:divBdr>
        <w:top w:val="none" w:sz="0" w:space="0" w:color="auto"/>
        <w:left w:val="none" w:sz="0" w:space="0" w:color="auto"/>
        <w:bottom w:val="none" w:sz="0" w:space="0" w:color="auto"/>
        <w:right w:val="none" w:sz="0" w:space="0" w:color="auto"/>
      </w:divBdr>
    </w:div>
    <w:div w:id="1471090712">
      <w:bodyDiv w:val="1"/>
      <w:marLeft w:val="0"/>
      <w:marRight w:val="0"/>
      <w:marTop w:val="0"/>
      <w:marBottom w:val="0"/>
      <w:divBdr>
        <w:top w:val="none" w:sz="0" w:space="0" w:color="auto"/>
        <w:left w:val="none" w:sz="0" w:space="0" w:color="auto"/>
        <w:bottom w:val="none" w:sz="0" w:space="0" w:color="auto"/>
        <w:right w:val="none" w:sz="0" w:space="0" w:color="auto"/>
      </w:divBdr>
    </w:div>
    <w:div w:id="1471173511">
      <w:bodyDiv w:val="1"/>
      <w:marLeft w:val="0"/>
      <w:marRight w:val="0"/>
      <w:marTop w:val="0"/>
      <w:marBottom w:val="0"/>
      <w:divBdr>
        <w:top w:val="none" w:sz="0" w:space="0" w:color="auto"/>
        <w:left w:val="none" w:sz="0" w:space="0" w:color="auto"/>
        <w:bottom w:val="none" w:sz="0" w:space="0" w:color="auto"/>
        <w:right w:val="none" w:sz="0" w:space="0" w:color="auto"/>
      </w:divBdr>
    </w:div>
    <w:div w:id="1472673103">
      <w:bodyDiv w:val="1"/>
      <w:marLeft w:val="0"/>
      <w:marRight w:val="0"/>
      <w:marTop w:val="0"/>
      <w:marBottom w:val="0"/>
      <w:divBdr>
        <w:top w:val="none" w:sz="0" w:space="0" w:color="auto"/>
        <w:left w:val="none" w:sz="0" w:space="0" w:color="auto"/>
        <w:bottom w:val="none" w:sz="0" w:space="0" w:color="auto"/>
        <w:right w:val="none" w:sz="0" w:space="0" w:color="auto"/>
      </w:divBdr>
    </w:div>
    <w:div w:id="147301719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474640080">
      <w:bodyDiv w:val="1"/>
      <w:marLeft w:val="0"/>
      <w:marRight w:val="0"/>
      <w:marTop w:val="0"/>
      <w:marBottom w:val="0"/>
      <w:divBdr>
        <w:top w:val="none" w:sz="0" w:space="0" w:color="auto"/>
        <w:left w:val="none" w:sz="0" w:space="0" w:color="auto"/>
        <w:bottom w:val="none" w:sz="0" w:space="0" w:color="auto"/>
        <w:right w:val="none" w:sz="0" w:space="0" w:color="auto"/>
      </w:divBdr>
    </w:div>
    <w:div w:id="1476289363">
      <w:bodyDiv w:val="1"/>
      <w:marLeft w:val="0"/>
      <w:marRight w:val="0"/>
      <w:marTop w:val="0"/>
      <w:marBottom w:val="0"/>
      <w:divBdr>
        <w:top w:val="none" w:sz="0" w:space="0" w:color="auto"/>
        <w:left w:val="none" w:sz="0" w:space="0" w:color="auto"/>
        <w:bottom w:val="none" w:sz="0" w:space="0" w:color="auto"/>
        <w:right w:val="none" w:sz="0" w:space="0" w:color="auto"/>
      </w:divBdr>
    </w:div>
    <w:div w:id="1476920605">
      <w:bodyDiv w:val="1"/>
      <w:marLeft w:val="0"/>
      <w:marRight w:val="0"/>
      <w:marTop w:val="0"/>
      <w:marBottom w:val="0"/>
      <w:divBdr>
        <w:top w:val="none" w:sz="0" w:space="0" w:color="auto"/>
        <w:left w:val="none" w:sz="0" w:space="0" w:color="auto"/>
        <w:bottom w:val="none" w:sz="0" w:space="0" w:color="auto"/>
        <w:right w:val="none" w:sz="0" w:space="0" w:color="auto"/>
      </w:divBdr>
    </w:div>
    <w:div w:id="1477262695">
      <w:bodyDiv w:val="1"/>
      <w:marLeft w:val="0"/>
      <w:marRight w:val="0"/>
      <w:marTop w:val="0"/>
      <w:marBottom w:val="0"/>
      <w:divBdr>
        <w:top w:val="none" w:sz="0" w:space="0" w:color="auto"/>
        <w:left w:val="none" w:sz="0" w:space="0" w:color="auto"/>
        <w:bottom w:val="none" w:sz="0" w:space="0" w:color="auto"/>
        <w:right w:val="none" w:sz="0" w:space="0" w:color="auto"/>
      </w:divBdr>
    </w:div>
    <w:div w:id="1477797419">
      <w:bodyDiv w:val="1"/>
      <w:marLeft w:val="0"/>
      <w:marRight w:val="0"/>
      <w:marTop w:val="0"/>
      <w:marBottom w:val="0"/>
      <w:divBdr>
        <w:top w:val="none" w:sz="0" w:space="0" w:color="auto"/>
        <w:left w:val="none" w:sz="0" w:space="0" w:color="auto"/>
        <w:bottom w:val="none" w:sz="0" w:space="0" w:color="auto"/>
        <w:right w:val="none" w:sz="0" w:space="0" w:color="auto"/>
      </w:divBdr>
    </w:div>
    <w:div w:id="1477989137">
      <w:bodyDiv w:val="1"/>
      <w:marLeft w:val="0"/>
      <w:marRight w:val="0"/>
      <w:marTop w:val="0"/>
      <w:marBottom w:val="0"/>
      <w:divBdr>
        <w:top w:val="none" w:sz="0" w:space="0" w:color="auto"/>
        <w:left w:val="none" w:sz="0" w:space="0" w:color="auto"/>
        <w:bottom w:val="none" w:sz="0" w:space="0" w:color="auto"/>
        <w:right w:val="none" w:sz="0" w:space="0" w:color="auto"/>
      </w:divBdr>
    </w:div>
    <w:div w:id="1478066173">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78373827">
      <w:bodyDiv w:val="1"/>
      <w:marLeft w:val="0"/>
      <w:marRight w:val="0"/>
      <w:marTop w:val="0"/>
      <w:marBottom w:val="0"/>
      <w:divBdr>
        <w:top w:val="none" w:sz="0" w:space="0" w:color="auto"/>
        <w:left w:val="none" w:sz="0" w:space="0" w:color="auto"/>
        <w:bottom w:val="none" w:sz="0" w:space="0" w:color="auto"/>
        <w:right w:val="none" w:sz="0" w:space="0" w:color="auto"/>
      </w:divBdr>
    </w:div>
    <w:div w:id="1478952635">
      <w:bodyDiv w:val="1"/>
      <w:marLeft w:val="0"/>
      <w:marRight w:val="0"/>
      <w:marTop w:val="0"/>
      <w:marBottom w:val="0"/>
      <w:divBdr>
        <w:top w:val="none" w:sz="0" w:space="0" w:color="auto"/>
        <w:left w:val="none" w:sz="0" w:space="0" w:color="auto"/>
        <w:bottom w:val="none" w:sz="0" w:space="0" w:color="auto"/>
        <w:right w:val="none" w:sz="0" w:space="0" w:color="auto"/>
      </w:divBdr>
    </w:div>
    <w:div w:id="1480460076">
      <w:bodyDiv w:val="1"/>
      <w:marLeft w:val="0"/>
      <w:marRight w:val="0"/>
      <w:marTop w:val="0"/>
      <w:marBottom w:val="0"/>
      <w:divBdr>
        <w:top w:val="none" w:sz="0" w:space="0" w:color="auto"/>
        <w:left w:val="none" w:sz="0" w:space="0" w:color="auto"/>
        <w:bottom w:val="none" w:sz="0" w:space="0" w:color="auto"/>
        <w:right w:val="none" w:sz="0" w:space="0" w:color="auto"/>
      </w:divBdr>
    </w:div>
    <w:div w:id="1480725706">
      <w:bodyDiv w:val="1"/>
      <w:marLeft w:val="0"/>
      <w:marRight w:val="0"/>
      <w:marTop w:val="0"/>
      <w:marBottom w:val="0"/>
      <w:divBdr>
        <w:top w:val="none" w:sz="0" w:space="0" w:color="auto"/>
        <w:left w:val="none" w:sz="0" w:space="0" w:color="auto"/>
        <w:bottom w:val="none" w:sz="0" w:space="0" w:color="auto"/>
        <w:right w:val="none" w:sz="0" w:space="0" w:color="auto"/>
      </w:divBdr>
    </w:div>
    <w:div w:id="1480995712">
      <w:bodyDiv w:val="1"/>
      <w:marLeft w:val="0"/>
      <w:marRight w:val="0"/>
      <w:marTop w:val="0"/>
      <w:marBottom w:val="0"/>
      <w:divBdr>
        <w:top w:val="none" w:sz="0" w:space="0" w:color="auto"/>
        <w:left w:val="none" w:sz="0" w:space="0" w:color="auto"/>
        <w:bottom w:val="none" w:sz="0" w:space="0" w:color="auto"/>
        <w:right w:val="none" w:sz="0" w:space="0" w:color="auto"/>
      </w:divBdr>
    </w:div>
    <w:div w:id="1482237314">
      <w:bodyDiv w:val="1"/>
      <w:marLeft w:val="0"/>
      <w:marRight w:val="0"/>
      <w:marTop w:val="0"/>
      <w:marBottom w:val="0"/>
      <w:divBdr>
        <w:top w:val="none" w:sz="0" w:space="0" w:color="auto"/>
        <w:left w:val="none" w:sz="0" w:space="0" w:color="auto"/>
        <w:bottom w:val="none" w:sz="0" w:space="0" w:color="auto"/>
        <w:right w:val="none" w:sz="0" w:space="0" w:color="auto"/>
      </w:divBdr>
    </w:div>
    <w:div w:id="1482621024">
      <w:bodyDiv w:val="1"/>
      <w:marLeft w:val="0"/>
      <w:marRight w:val="0"/>
      <w:marTop w:val="0"/>
      <w:marBottom w:val="0"/>
      <w:divBdr>
        <w:top w:val="none" w:sz="0" w:space="0" w:color="auto"/>
        <w:left w:val="none" w:sz="0" w:space="0" w:color="auto"/>
        <w:bottom w:val="none" w:sz="0" w:space="0" w:color="auto"/>
        <w:right w:val="none" w:sz="0" w:space="0" w:color="auto"/>
      </w:divBdr>
    </w:div>
    <w:div w:id="1482966105">
      <w:bodyDiv w:val="1"/>
      <w:marLeft w:val="0"/>
      <w:marRight w:val="0"/>
      <w:marTop w:val="0"/>
      <w:marBottom w:val="0"/>
      <w:divBdr>
        <w:top w:val="none" w:sz="0" w:space="0" w:color="auto"/>
        <w:left w:val="none" w:sz="0" w:space="0" w:color="auto"/>
        <w:bottom w:val="none" w:sz="0" w:space="0" w:color="auto"/>
        <w:right w:val="none" w:sz="0" w:space="0" w:color="auto"/>
      </w:divBdr>
    </w:div>
    <w:div w:id="1483542310">
      <w:bodyDiv w:val="1"/>
      <w:marLeft w:val="0"/>
      <w:marRight w:val="0"/>
      <w:marTop w:val="0"/>
      <w:marBottom w:val="0"/>
      <w:divBdr>
        <w:top w:val="none" w:sz="0" w:space="0" w:color="auto"/>
        <w:left w:val="none" w:sz="0" w:space="0" w:color="auto"/>
        <w:bottom w:val="none" w:sz="0" w:space="0" w:color="auto"/>
        <w:right w:val="none" w:sz="0" w:space="0" w:color="auto"/>
      </w:divBdr>
    </w:div>
    <w:div w:id="1483935394">
      <w:bodyDiv w:val="1"/>
      <w:marLeft w:val="0"/>
      <w:marRight w:val="0"/>
      <w:marTop w:val="0"/>
      <w:marBottom w:val="0"/>
      <w:divBdr>
        <w:top w:val="none" w:sz="0" w:space="0" w:color="auto"/>
        <w:left w:val="none" w:sz="0" w:space="0" w:color="auto"/>
        <w:bottom w:val="none" w:sz="0" w:space="0" w:color="auto"/>
        <w:right w:val="none" w:sz="0" w:space="0" w:color="auto"/>
      </w:divBdr>
    </w:div>
    <w:div w:id="1484083429">
      <w:bodyDiv w:val="1"/>
      <w:marLeft w:val="0"/>
      <w:marRight w:val="0"/>
      <w:marTop w:val="0"/>
      <w:marBottom w:val="0"/>
      <w:divBdr>
        <w:top w:val="none" w:sz="0" w:space="0" w:color="auto"/>
        <w:left w:val="none" w:sz="0" w:space="0" w:color="auto"/>
        <w:bottom w:val="none" w:sz="0" w:space="0" w:color="auto"/>
        <w:right w:val="none" w:sz="0" w:space="0" w:color="auto"/>
      </w:divBdr>
    </w:div>
    <w:div w:id="1485776816">
      <w:bodyDiv w:val="1"/>
      <w:marLeft w:val="0"/>
      <w:marRight w:val="0"/>
      <w:marTop w:val="0"/>
      <w:marBottom w:val="0"/>
      <w:divBdr>
        <w:top w:val="none" w:sz="0" w:space="0" w:color="auto"/>
        <w:left w:val="none" w:sz="0" w:space="0" w:color="auto"/>
        <w:bottom w:val="none" w:sz="0" w:space="0" w:color="auto"/>
        <w:right w:val="none" w:sz="0" w:space="0" w:color="auto"/>
      </w:divBdr>
    </w:div>
    <w:div w:id="1485929739">
      <w:bodyDiv w:val="1"/>
      <w:marLeft w:val="0"/>
      <w:marRight w:val="0"/>
      <w:marTop w:val="0"/>
      <w:marBottom w:val="0"/>
      <w:divBdr>
        <w:top w:val="none" w:sz="0" w:space="0" w:color="auto"/>
        <w:left w:val="none" w:sz="0" w:space="0" w:color="auto"/>
        <w:bottom w:val="none" w:sz="0" w:space="0" w:color="auto"/>
        <w:right w:val="none" w:sz="0" w:space="0" w:color="auto"/>
      </w:divBdr>
    </w:div>
    <w:div w:id="1486119338">
      <w:bodyDiv w:val="1"/>
      <w:marLeft w:val="0"/>
      <w:marRight w:val="0"/>
      <w:marTop w:val="0"/>
      <w:marBottom w:val="0"/>
      <w:divBdr>
        <w:top w:val="none" w:sz="0" w:space="0" w:color="auto"/>
        <w:left w:val="none" w:sz="0" w:space="0" w:color="auto"/>
        <w:bottom w:val="none" w:sz="0" w:space="0" w:color="auto"/>
        <w:right w:val="none" w:sz="0" w:space="0" w:color="auto"/>
      </w:divBdr>
    </w:div>
    <w:div w:id="1486430955">
      <w:bodyDiv w:val="1"/>
      <w:marLeft w:val="0"/>
      <w:marRight w:val="0"/>
      <w:marTop w:val="0"/>
      <w:marBottom w:val="0"/>
      <w:divBdr>
        <w:top w:val="none" w:sz="0" w:space="0" w:color="auto"/>
        <w:left w:val="none" w:sz="0" w:space="0" w:color="auto"/>
        <w:bottom w:val="none" w:sz="0" w:space="0" w:color="auto"/>
        <w:right w:val="none" w:sz="0" w:space="0" w:color="auto"/>
      </w:divBdr>
    </w:div>
    <w:div w:id="1486777433">
      <w:bodyDiv w:val="1"/>
      <w:marLeft w:val="0"/>
      <w:marRight w:val="0"/>
      <w:marTop w:val="0"/>
      <w:marBottom w:val="0"/>
      <w:divBdr>
        <w:top w:val="none" w:sz="0" w:space="0" w:color="auto"/>
        <w:left w:val="none" w:sz="0" w:space="0" w:color="auto"/>
        <w:bottom w:val="none" w:sz="0" w:space="0" w:color="auto"/>
        <w:right w:val="none" w:sz="0" w:space="0" w:color="auto"/>
      </w:divBdr>
    </w:div>
    <w:div w:id="1487091725">
      <w:bodyDiv w:val="1"/>
      <w:marLeft w:val="0"/>
      <w:marRight w:val="0"/>
      <w:marTop w:val="0"/>
      <w:marBottom w:val="0"/>
      <w:divBdr>
        <w:top w:val="none" w:sz="0" w:space="0" w:color="auto"/>
        <w:left w:val="none" w:sz="0" w:space="0" w:color="auto"/>
        <w:bottom w:val="none" w:sz="0" w:space="0" w:color="auto"/>
        <w:right w:val="none" w:sz="0" w:space="0" w:color="auto"/>
      </w:divBdr>
    </w:div>
    <w:div w:id="1487471872">
      <w:bodyDiv w:val="1"/>
      <w:marLeft w:val="0"/>
      <w:marRight w:val="0"/>
      <w:marTop w:val="0"/>
      <w:marBottom w:val="0"/>
      <w:divBdr>
        <w:top w:val="none" w:sz="0" w:space="0" w:color="auto"/>
        <w:left w:val="none" w:sz="0" w:space="0" w:color="auto"/>
        <w:bottom w:val="none" w:sz="0" w:space="0" w:color="auto"/>
        <w:right w:val="none" w:sz="0" w:space="0" w:color="auto"/>
      </w:divBdr>
    </w:div>
    <w:div w:id="1487934712">
      <w:bodyDiv w:val="1"/>
      <w:marLeft w:val="0"/>
      <w:marRight w:val="0"/>
      <w:marTop w:val="0"/>
      <w:marBottom w:val="0"/>
      <w:divBdr>
        <w:top w:val="none" w:sz="0" w:space="0" w:color="auto"/>
        <w:left w:val="none" w:sz="0" w:space="0" w:color="auto"/>
        <w:bottom w:val="none" w:sz="0" w:space="0" w:color="auto"/>
        <w:right w:val="none" w:sz="0" w:space="0" w:color="auto"/>
      </w:divBdr>
    </w:div>
    <w:div w:id="1488130280">
      <w:bodyDiv w:val="1"/>
      <w:marLeft w:val="0"/>
      <w:marRight w:val="0"/>
      <w:marTop w:val="0"/>
      <w:marBottom w:val="0"/>
      <w:divBdr>
        <w:top w:val="none" w:sz="0" w:space="0" w:color="auto"/>
        <w:left w:val="none" w:sz="0" w:space="0" w:color="auto"/>
        <w:bottom w:val="none" w:sz="0" w:space="0" w:color="auto"/>
        <w:right w:val="none" w:sz="0" w:space="0" w:color="auto"/>
      </w:divBdr>
    </w:div>
    <w:div w:id="1488323016">
      <w:bodyDiv w:val="1"/>
      <w:marLeft w:val="0"/>
      <w:marRight w:val="0"/>
      <w:marTop w:val="0"/>
      <w:marBottom w:val="0"/>
      <w:divBdr>
        <w:top w:val="none" w:sz="0" w:space="0" w:color="auto"/>
        <w:left w:val="none" w:sz="0" w:space="0" w:color="auto"/>
        <w:bottom w:val="none" w:sz="0" w:space="0" w:color="auto"/>
        <w:right w:val="none" w:sz="0" w:space="0" w:color="auto"/>
      </w:divBdr>
    </w:div>
    <w:div w:id="1488593499">
      <w:bodyDiv w:val="1"/>
      <w:marLeft w:val="0"/>
      <w:marRight w:val="0"/>
      <w:marTop w:val="0"/>
      <w:marBottom w:val="0"/>
      <w:divBdr>
        <w:top w:val="none" w:sz="0" w:space="0" w:color="auto"/>
        <w:left w:val="none" w:sz="0" w:space="0" w:color="auto"/>
        <w:bottom w:val="none" w:sz="0" w:space="0" w:color="auto"/>
        <w:right w:val="none" w:sz="0" w:space="0" w:color="auto"/>
      </w:divBdr>
    </w:div>
    <w:div w:id="1488932754">
      <w:bodyDiv w:val="1"/>
      <w:marLeft w:val="0"/>
      <w:marRight w:val="0"/>
      <w:marTop w:val="0"/>
      <w:marBottom w:val="0"/>
      <w:divBdr>
        <w:top w:val="none" w:sz="0" w:space="0" w:color="auto"/>
        <w:left w:val="none" w:sz="0" w:space="0" w:color="auto"/>
        <w:bottom w:val="none" w:sz="0" w:space="0" w:color="auto"/>
        <w:right w:val="none" w:sz="0" w:space="0" w:color="auto"/>
      </w:divBdr>
    </w:div>
    <w:div w:id="1489783813">
      <w:bodyDiv w:val="1"/>
      <w:marLeft w:val="0"/>
      <w:marRight w:val="0"/>
      <w:marTop w:val="0"/>
      <w:marBottom w:val="0"/>
      <w:divBdr>
        <w:top w:val="none" w:sz="0" w:space="0" w:color="auto"/>
        <w:left w:val="none" w:sz="0" w:space="0" w:color="auto"/>
        <w:bottom w:val="none" w:sz="0" w:space="0" w:color="auto"/>
        <w:right w:val="none" w:sz="0" w:space="0" w:color="auto"/>
      </w:divBdr>
    </w:div>
    <w:div w:id="1490444050">
      <w:bodyDiv w:val="1"/>
      <w:marLeft w:val="0"/>
      <w:marRight w:val="0"/>
      <w:marTop w:val="0"/>
      <w:marBottom w:val="0"/>
      <w:divBdr>
        <w:top w:val="none" w:sz="0" w:space="0" w:color="auto"/>
        <w:left w:val="none" w:sz="0" w:space="0" w:color="auto"/>
        <w:bottom w:val="none" w:sz="0" w:space="0" w:color="auto"/>
        <w:right w:val="none" w:sz="0" w:space="0" w:color="auto"/>
      </w:divBdr>
    </w:div>
    <w:div w:id="1490975745">
      <w:bodyDiv w:val="1"/>
      <w:marLeft w:val="0"/>
      <w:marRight w:val="0"/>
      <w:marTop w:val="0"/>
      <w:marBottom w:val="0"/>
      <w:divBdr>
        <w:top w:val="none" w:sz="0" w:space="0" w:color="auto"/>
        <w:left w:val="none" w:sz="0" w:space="0" w:color="auto"/>
        <w:bottom w:val="none" w:sz="0" w:space="0" w:color="auto"/>
        <w:right w:val="none" w:sz="0" w:space="0" w:color="auto"/>
      </w:divBdr>
    </w:div>
    <w:div w:id="1491367284">
      <w:bodyDiv w:val="1"/>
      <w:marLeft w:val="0"/>
      <w:marRight w:val="0"/>
      <w:marTop w:val="0"/>
      <w:marBottom w:val="0"/>
      <w:divBdr>
        <w:top w:val="none" w:sz="0" w:space="0" w:color="auto"/>
        <w:left w:val="none" w:sz="0" w:space="0" w:color="auto"/>
        <w:bottom w:val="none" w:sz="0" w:space="0" w:color="auto"/>
        <w:right w:val="none" w:sz="0" w:space="0" w:color="auto"/>
      </w:divBdr>
    </w:div>
    <w:div w:id="1491411259">
      <w:bodyDiv w:val="1"/>
      <w:marLeft w:val="0"/>
      <w:marRight w:val="0"/>
      <w:marTop w:val="0"/>
      <w:marBottom w:val="0"/>
      <w:divBdr>
        <w:top w:val="none" w:sz="0" w:space="0" w:color="auto"/>
        <w:left w:val="none" w:sz="0" w:space="0" w:color="auto"/>
        <w:bottom w:val="none" w:sz="0" w:space="0" w:color="auto"/>
        <w:right w:val="none" w:sz="0" w:space="0" w:color="auto"/>
      </w:divBdr>
    </w:div>
    <w:div w:id="1491629110">
      <w:bodyDiv w:val="1"/>
      <w:marLeft w:val="0"/>
      <w:marRight w:val="0"/>
      <w:marTop w:val="0"/>
      <w:marBottom w:val="0"/>
      <w:divBdr>
        <w:top w:val="none" w:sz="0" w:space="0" w:color="auto"/>
        <w:left w:val="none" w:sz="0" w:space="0" w:color="auto"/>
        <w:bottom w:val="none" w:sz="0" w:space="0" w:color="auto"/>
        <w:right w:val="none" w:sz="0" w:space="0" w:color="auto"/>
      </w:divBdr>
    </w:div>
    <w:div w:id="1491865522">
      <w:bodyDiv w:val="1"/>
      <w:marLeft w:val="0"/>
      <w:marRight w:val="0"/>
      <w:marTop w:val="0"/>
      <w:marBottom w:val="0"/>
      <w:divBdr>
        <w:top w:val="none" w:sz="0" w:space="0" w:color="auto"/>
        <w:left w:val="none" w:sz="0" w:space="0" w:color="auto"/>
        <w:bottom w:val="none" w:sz="0" w:space="0" w:color="auto"/>
        <w:right w:val="none" w:sz="0" w:space="0" w:color="auto"/>
      </w:divBdr>
    </w:div>
    <w:div w:id="1492213059">
      <w:bodyDiv w:val="1"/>
      <w:marLeft w:val="0"/>
      <w:marRight w:val="0"/>
      <w:marTop w:val="0"/>
      <w:marBottom w:val="0"/>
      <w:divBdr>
        <w:top w:val="none" w:sz="0" w:space="0" w:color="auto"/>
        <w:left w:val="none" w:sz="0" w:space="0" w:color="auto"/>
        <w:bottom w:val="none" w:sz="0" w:space="0" w:color="auto"/>
        <w:right w:val="none" w:sz="0" w:space="0" w:color="auto"/>
      </w:divBdr>
    </w:div>
    <w:div w:id="1492331487">
      <w:bodyDiv w:val="1"/>
      <w:marLeft w:val="0"/>
      <w:marRight w:val="0"/>
      <w:marTop w:val="0"/>
      <w:marBottom w:val="0"/>
      <w:divBdr>
        <w:top w:val="none" w:sz="0" w:space="0" w:color="auto"/>
        <w:left w:val="none" w:sz="0" w:space="0" w:color="auto"/>
        <w:bottom w:val="none" w:sz="0" w:space="0" w:color="auto"/>
        <w:right w:val="none" w:sz="0" w:space="0" w:color="auto"/>
      </w:divBdr>
    </w:div>
    <w:div w:id="1494226226">
      <w:bodyDiv w:val="1"/>
      <w:marLeft w:val="0"/>
      <w:marRight w:val="0"/>
      <w:marTop w:val="0"/>
      <w:marBottom w:val="0"/>
      <w:divBdr>
        <w:top w:val="none" w:sz="0" w:space="0" w:color="auto"/>
        <w:left w:val="none" w:sz="0" w:space="0" w:color="auto"/>
        <w:bottom w:val="none" w:sz="0" w:space="0" w:color="auto"/>
        <w:right w:val="none" w:sz="0" w:space="0" w:color="auto"/>
      </w:divBdr>
    </w:div>
    <w:div w:id="1494370901">
      <w:bodyDiv w:val="1"/>
      <w:marLeft w:val="0"/>
      <w:marRight w:val="0"/>
      <w:marTop w:val="0"/>
      <w:marBottom w:val="0"/>
      <w:divBdr>
        <w:top w:val="none" w:sz="0" w:space="0" w:color="auto"/>
        <w:left w:val="none" w:sz="0" w:space="0" w:color="auto"/>
        <w:bottom w:val="none" w:sz="0" w:space="0" w:color="auto"/>
        <w:right w:val="none" w:sz="0" w:space="0" w:color="auto"/>
      </w:divBdr>
    </w:div>
    <w:div w:id="1494949818">
      <w:bodyDiv w:val="1"/>
      <w:marLeft w:val="0"/>
      <w:marRight w:val="0"/>
      <w:marTop w:val="0"/>
      <w:marBottom w:val="0"/>
      <w:divBdr>
        <w:top w:val="none" w:sz="0" w:space="0" w:color="auto"/>
        <w:left w:val="none" w:sz="0" w:space="0" w:color="auto"/>
        <w:bottom w:val="none" w:sz="0" w:space="0" w:color="auto"/>
        <w:right w:val="none" w:sz="0" w:space="0" w:color="auto"/>
      </w:divBdr>
    </w:div>
    <w:div w:id="1495072809">
      <w:bodyDiv w:val="1"/>
      <w:marLeft w:val="0"/>
      <w:marRight w:val="0"/>
      <w:marTop w:val="0"/>
      <w:marBottom w:val="0"/>
      <w:divBdr>
        <w:top w:val="none" w:sz="0" w:space="0" w:color="auto"/>
        <w:left w:val="none" w:sz="0" w:space="0" w:color="auto"/>
        <w:bottom w:val="none" w:sz="0" w:space="0" w:color="auto"/>
        <w:right w:val="none" w:sz="0" w:space="0" w:color="auto"/>
      </w:divBdr>
    </w:div>
    <w:div w:id="1495146954">
      <w:bodyDiv w:val="1"/>
      <w:marLeft w:val="0"/>
      <w:marRight w:val="0"/>
      <w:marTop w:val="0"/>
      <w:marBottom w:val="0"/>
      <w:divBdr>
        <w:top w:val="none" w:sz="0" w:space="0" w:color="auto"/>
        <w:left w:val="none" w:sz="0" w:space="0" w:color="auto"/>
        <w:bottom w:val="none" w:sz="0" w:space="0" w:color="auto"/>
        <w:right w:val="none" w:sz="0" w:space="0" w:color="auto"/>
      </w:divBdr>
    </w:div>
    <w:div w:id="1496333719">
      <w:bodyDiv w:val="1"/>
      <w:marLeft w:val="0"/>
      <w:marRight w:val="0"/>
      <w:marTop w:val="0"/>
      <w:marBottom w:val="0"/>
      <w:divBdr>
        <w:top w:val="none" w:sz="0" w:space="0" w:color="auto"/>
        <w:left w:val="none" w:sz="0" w:space="0" w:color="auto"/>
        <w:bottom w:val="none" w:sz="0" w:space="0" w:color="auto"/>
        <w:right w:val="none" w:sz="0" w:space="0" w:color="auto"/>
      </w:divBdr>
    </w:div>
    <w:div w:id="1496721374">
      <w:bodyDiv w:val="1"/>
      <w:marLeft w:val="0"/>
      <w:marRight w:val="0"/>
      <w:marTop w:val="0"/>
      <w:marBottom w:val="0"/>
      <w:divBdr>
        <w:top w:val="none" w:sz="0" w:space="0" w:color="auto"/>
        <w:left w:val="none" w:sz="0" w:space="0" w:color="auto"/>
        <w:bottom w:val="none" w:sz="0" w:space="0" w:color="auto"/>
        <w:right w:val="none" w:sz="0" w:space="0" w:color="auto"/>
      </w:divBdr>
    </w:div>
    <w:div w:id="1497454766">
      <w:bodyDiv w:val="1"/>
      <w:marLeft w:val="0"/>
      <w:marRight w:val="0"/>
      <w:marTop w:val="0"/>
      <w:marBottom w:val="0"/>
      <w:divBdr>
        <w:top w:val="none" w:sz="0" w:space="0" w:color="auto"/>
        <w:left w:val="none" w:sz="0" w:space="0" w:color="auto"/>
        <w:bottom w:val="none" w:sz="0" w:space="0" w:color="auto"/>
        <w:right w:val="none" w:sz="0" w:space="0" w:color="auto"/>
      </w:divBdr>
    </w:div>
    <w:div w:id="1497529717">
      <w:bodyDiv w:val="1"/>
      <w:marLeft w:val="0"/>
      <w:marRight w:val="0"/>
      <w:marTop w:val="0"/>
      <w:marBottom w:val="0"/>
      <w:divBdr>
        <w:top w:val="none" w:sz="0" w:space="0" w:color="auto"/>
        <w:left w:val="none" w:sz="0" w:space="0" w:color="auto"/>
        <w:bottom w:val="none" w:sz="0" w:space="0" w:color="auto"/>
        <w:right w:val="none" w:sz="0" w:space="0" w:color="auto"/>
      </w:divBdr>
    </w:div>
    <w:div w:id="1497767956">
      <w:bodyDiv w:val="1"/>
      <w:marLeft w:val="0"/>
      <w:marRight w:val="0"/>
      <w:marTop w:val="0"/>
      <w:marBottom w:val="0"/>
      <w:divBdr>
        <w:top w:val="none" w:sz="0" w:space="0" w:color="auto"/>
        <w:left w:val="none" w:sz="0" w:space="0" w:color="auto"/>
        <w:bottom w:val="none" w:sz="0" w:space="0" w:color="auto"/>
        <w:right w:val="none" w:sz="0" w:space="0" w:color="auto"/>
      </w:divBdr>
    </w:div>
    <w:div w:id="1499077050">
      <w:bodyDiv w:val="1"/>
      <w:marLeft w:val="0"/>
      <w:marRight w:val="0"/>
      <w:marTop w:val="0"/>
      <w:marBottom w:val="0"/>
      <w:divBdr>
        <w:top w:val="none" w:sz="0" w:space="0" w:color="auto"/>
        <w:left w:val="none" w:sz="0" w:space="0" w:color="auto"/>
        <w:bottom w:val="none" w:sz="0" w:space="0" w:color="auto"/>
        <w:right w:val="none" w:sz="0" w:space="0" w:color="auto"/>
      </w:divBdr>
    </w:div>
    <w:div w:id="1499272563">
      <w:bodyDiv w:val="1"/>
      <w:marLeft w:val="0"/>
      <w:marRight w:val="0"/>
      <w:marTop w:val="0"/>
      <w:marBottom w:val="0"/>
      <w:divBdr>
        <w:top w:val="none" w:sz="0" w:space="0" w:color="auto"/>
        <w:left w:val="none" w:sz="0" w:space="0" w:color="auto"/>
        <w:bottom w:val="none" w:sz="0" w:space="0" w:color="auto"/>
        <w:right w:val="none" w:sz="0" w:space="0" w:color="auto"/>
      </w:divBdr>
    </w:div>
    <w:div w:id="1499467136">
      <w:bodyDiv w:val="1"/>
      <w:marLeft w:val="0"/>
      <w:marRight w:val="0"/>
      <w:marTop w:val="0"/>
      <w:marBottom w:val="0"/>
      <w:divBdr>
        <w:top w:val="none" w:sz="0" w:space="0" w:color="auto"/>
        <w:left w:val="none" w:sz="0" w:space="0" w:color="auto"/>
        <w:bottom w:val="none" w:sz="0" w:space="0" w:color="auto"/>
        <w:right w:val="none" w:sz="0" w:space="0" w:color="auto"/>
      </w:divBdr>
    </w:div>
    <w:div w:id="1499535027">
      <w:bodyDiv w:val="1"/>
      <w:marLeft w:val="0"/>
      <w:marRight w:val="0"/>
      <w:marTop w:val="0"/>
      <w:marBottom w:val="0"/>
      <w:divBdr>
        <w:top w:val="none" w:sz="0" w:space="0" w:color="auto"/>
        <w:left w:val="none" w:sz="0" w:space="0" w:color="auto"/>
        <w:bottom w:val="none" w:sz="0" w:space="0" w:color="auto"/>
        <w:right w:val="none" w:sz="0" w:space="0" w:color="auto"/>
      </w:divBdr>
    </w:div>
    <w:div w:id="1499613157">
      <w:bodyDiv w:val="1"/>
      <w:marLeft w:val="0"/>
      <w:marRight w:val="0"/>
      <w:marTop w:val="0"/>
      <w:marBottom w:val="0"/>
      <w:divBdr>
        <w:top w:val="none" w:sz="0" w:space="0" w:color="auto"/>
        <w:left w:val="none" w:sz="0" w:space="0" w:color="auto"/>
        <w:bottom w:val="none" w:sz="0" w:space="0" w:color="auto"/>
        <w:right w:val="none" w:sz="0" w:space="0" w:color="auto"/>
      </w:divBdr>
    </w:div>
    <w:div w:id="1499614022">
      <w:bodyDiv w:val="1"/>
      <w:marLeft w:val="0"/>
      <w:marRight w:val="0"/>
      <w:marTop w:val="0"/>
      <w:marBottom w:val="0"/>
      <w:divBdr>
        <w:top w:val="none" w:sz="0" w:space="0" w:color="auto"/>
        <w:left w:val="none" w:sz="0" w:space="0" w:color="auto"/>
        <w:bottom w:val="none" w:sz="0" w:space="0" w:color="auto"/>
        <w:right w:val="none" w:sz="0" w:space="0" w:color="auto"/>
      </w:divBdr>
    </w:div>
    <w:div w:id="1500920288">
      <w:bodyDiv w:val="1"/>
      <w:marLeft w:val="0"/>
      <w:marRight w:val="0"/>
      <w:marTop w:val="0"/>
      <w:marBottom w:val="0"/>
      <w:divBdr>
        <w:top w:val="none" w:sz="0" w:space="0" w:color="auto"/>
        <w:left w:val="none" w:sz="0" w:space="0" w:color="auto"/>
        <w:bottom w:val="none" w:sz="0" w:space="0" w:color="auto"/>
        <w:right w:val="none" w:sz="0" w:space="0" w:color="auto"/>
      </w:divBdr>
    </w:div>
    <w:div w:id="1501116182">
      <w:bodyDiv w:val="1"/>
      <w:marLeft w:val="0"/>
      <w:marRight w:val="0"/>
      <w:marTop w:val="0"/>
      <w:marBottom w:val="0"/>
      <w:divBdr>
        <w:top w:val="none" w:sz="0" w:space="0" w:color="auto"/>
        <w:left w:val="none" w:sz="0" w:space="0" w:color="auto"/>
        <w:bottom w:val="none" w:sz="0" w:space="0" w:color="auto"/>
        <w:right w:val="none" w:sz="0" w:space="0" w:color="auto"/>
      </w:divBdr>
    </w:div>
    <w:div w:id="1501313777">
      <w:bodyDiv w:val="1"/>
      <w:marLeft w:val="0"/>
      <w:marRight w:val="0"/>
      <w:marTop w:val="0"/>
      <w:marBottom w:val="0"/>
      <w:divBdr>
        <w:top w:val="none" w:sz="0" w:space="0" w:color="auto"/>
        <w:left w:val="none" w:sz="0" w:space="0" w:color="auto"/>
        <w:bottom w:val="none" w:sz="0" w:space="0" w:color="auto"/>
        <w:right w:val="none" w:sz="0" w:space="0" w:color="auto"/>
      </w:divBdr>
    </w:div>
    <w:div w:id="1502818508">
      <w:bodyDiv w:val="1"/>
      <w:marLeft w:val="0"/>
      <w:marRight w:val="0"/>
      <w:marTop w:val="0"/>
      <w:marBottom w:val="0"/>
      <w:divBdr>
        <w:top w:val="none" w:sz="0" w:space="0" w:color="auto"/>
        <w:left w:val="none" w:sz="0" w:space="0" w:color="auto"/>
        <w:bottom w:val="none" w:sz="0" w:space="0" w:color="auto"/>
        <w:right w:val="none" w:sz="0" w:space="0" w:color="auto"/>
      </w:divBdr>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
    <w:div w:id="1503423625">
      <w:bodyDiv w:val="1"/>
      <w:marLeft w:val="0"/>
      <w:marRight w:val="0"/>
      <w:marTop w:val="0"/>
      <w:marBottom w:val="0"/>
      <w:divBdr>
        <w:top w:val="none" w:sz="0" w:space="0" w:color="auto"/>
        <w:left w:val="none" w:sz="0" w:space="0" w:color="auto"/>
        <w:bottom w:val="none" w:sz="0" w:space="0" w:color="auto"/>
        <w:right w:val="none" w:sz="0" w:space="0" w:color="auto"/>
      </w:divBdr>
    </w:div>
    <w:div w:id="1504079714">
      <w:bodyDiv w:val="1"/>
      <w:marLeft w:val="0"/>
      <w:marRight w:val="0"/>
      <w:marTop w:val="0"/>
      <w:marBottom w:val="0"/>
      <w:divBdr>
        <w:top w:val="none" w:sz="0" w:space="0" w:color="auto"/>
        <w:left w:val="none" w:sz="0" w:space="0" w:color="auto"/>
        <w:bottom w:val="none" w:sz="0" w:space="0" w:color="auto"/>
        <w:right w:val="none" w:sz="0" w:space="0" w:color="auto"/>
      </w:divBdr>
    </w:div>
    <w:div w:id="1504468624">
      <w:bodyDiv w:val="1"/>
      <w:marLeft w:val="0"/>
      <w:marRight w:val="0"/>
      <w:marTop w:val="0"/>
      <w:marBottom w:val="0"/>
      <w:divBdr>
        <w:top w:val="none" w:sz="0" w:space="0" w:color="auto"/>
        <w:left w:val="none" w:sz="0" w:space="0" w:color="auto"/>
        <w:bottom w:val="none" w:sz="0" w:space="0" w:color="auto"/>
        <w:right w:val="none" w:sz="0" w:space="0" w:color="auto"/>
      </w:divBdr>
    </w:div>
    <w:div w:id="1504856923">
      <w:bodyDiv w:val="1"/>
      <w:marLeft w:val="0"/>
      <w:marRight w:val="0"/>
      <w:marTop w:val="0"/>
      <w:marBottom w:val="0"/>
      <w:divBdr>
        <w:top w:val="none" w:sz="0" w:space="0" w:color="auto"/>
        <w:left w:val="none" w:sz="0" w:space="0" w:color="auto"/>
        <w:bottom w:val="none" w:sz="0" w:space="0" w:color="auto"/>
        <w:right w:val="none" w:sz="0" w:space="0" w:color="auto"/>
      </w:divBdr>
    </w:div>
    <w:div w:id="1505626648">
      <w:bodyDiv w:val="1"/>
      <w:marLeft w:val="0"/>
      <w:marRight w:val="0"/>
      <w:marTop w:val="0"/>
      <w:marBottom w:val="0"/>
      <w:divBdr>
        <w:top w:val="none" w:sz="0" w:space="0" w:color="auto"/>
        <w:left w:val="none" w:sz="0" w:space="0" w:color="auto"/>
        <w:bottom w:val="none" w:sz="0" w:space="0" w:color="auto"/>
        <w:right w:val="none" w:sz="0" w:space="0" w:color="auto"/>
      </w:divBdr>
    </w:div>
    <w:div w:id="1505783110">
      <w:bodyDiv w:val="1"/>
      <w:marLeft w:val="0"/>
      <w:marRight w:val="0"/>
      <w:marTop w:val="0"/>
      <w:marBottom w:val="0"/>
      <w:divBdr>
        <w:top w:val="none" w:sz="0" w:space="0" w:color="auto"/>
        <w:left w:val="none" w:sz="0" w:space="0" w:color="auto"/>
        <w:bottom w:val="none" w:sz="0" w:space="0" w:color="auto"/>
        <w:right w:val="none" w:sz="0" w:space="0" w:color="auto"/>
      </w:divBdr>
    </w:div>
    <w:div w:id="1505975674">
      <w:bodyDiv w:val="1"/>
      <w:marLeft w:val="0"/>
      <w:marRight w:val="0"/>
      <w:marTop w:val="0"/>
      <w:marBottom w:val="0"/>
      <w:divBdr>
        <w:top w:val="none" w:sz="0" w:space="0" w:color="auto"/>
        <w:left w:val="none" w:sz="0" w:space="0" w:color="auto"/>
        <w:bottom w:val="none" w:sz="0" w:space="0" w:color="auto"/>
        <w:right w:val="none" w:sz="0" w:space="0" w:color="auto"/>
      </w:divBdr>
    </w:div>
    <w:div w:id="1507787324">
      <w:bodyDiv w:val="1"/>
      <w:marLeft w:val="0"/>
      <w:marRight w:val="0"/>
      <w:marTop w:val="0"/>
      <w:marBottom w:val="0"/>
      <w:divBdr>
        <w:top w:val="none" w:sz="0" w:space="0" w:color="auto"/>
        <w:left w:val="none" w:sz="0" w:space="0" w:color="auto"/>
        <w:bottom w:val="none" w:sz="0" w:space="0" w:color="auto"/>
        <w:right w:val="none" w:sz="0" w:space="0" w:color="auto"/>
      </w:divBdr>
    </w:div>
    <w:div w:id="1507985016">
      <w:bodyDiv w:val="1"/>
      <w:marLeft w:val="0"/>
      <w:marRight w:val="0"/>
      <w:marTop w:val="0"/>
      <w:marBottom w:val="0"/>
      <w:divBdr>
        <w:top w:val="none" w:sz="0" w:space="0" w:color="auto"/>
        <w:left w:val="none" w:sz="0" w:space="0" w:color="auto"/>
        <w:bottom w:val="none" w:sz="0" w:space="0" w:color="auto"/>
        <w:right w:val="none" w:sz="0" w:space="0" w:color="auto"/>
      </w:divBdr>
    </w:div>
    <w:div w:id="1510296780">
      <w:bodyDiv w:val="1"/>
      <w:marLeft w:val="0"/>
      <w:marRight w:val="0"/>
      <w:marTop w:val="0"/>
      <w:marBottom w:val="0"/>
      <w:divBdr>
        <w:top w:val="none" w:sz="0" w:space="0" w:color="auto"/>
        <w:left w:val="none" w:sz="0" w:space="0" w:color="auto"/>
        <w:bottom w:val="none" w:sz="0" w:space="0" w:color="auto"/>
        <w:right w:val="none" w:sz="0" w:space="0" w:color="auto"/>
      </w:divBdr>
    </w:div>
    <w:div w:id="1510749519">
      <w:bodyDiv w:val="1"/>
      <w:marLeft w:val="0"/>
      <w:marRight w:val="0"/>
      <w:marTop w:val="0"/>
      <w:marBottom w:val="0"/>
      <w:divBdr>
        <w:top w:val="none" w:sz="0" w:space="0" w:color="auto"/>
        <w:left w:val="none" w:sz="0" w:space="0" w:color="auto"/>
        <w:bottom w:val="none" w:sz="0" w:space="0" w:color="auto"/>
        <w:right w:val="none" w:sz="0" w:space="0" w:color="auto"/>
      </w:divBdr>
    </w:div>
    <w:div w:id="1510749822">
      <w:bodyDiv w:val="1"/>
      <w:marLeft w:val="0"/>
      <w:marRight w:val="0"/>
      <w:marTop w:val="0"/>
      <w:marBottom w:val="0"/>
      <w:divBdr>
        <w:top w:val="none" w:sz="0" w:space="0" w:color="auto"/>
        <w:left w:val="none" w:sz="0" w:space="0" w:color="auto"/>
        <w:bottom w:val="none" w:sz="0" w:space="0" w:color="auto"/>
        <w:right w:val="none" w:sz="0" w:space="0" w:color="auto"/>
      </w:divBdr>
    </w:div>
    <w:div w:id="1511530931">
      <w:bodyDiv w:val="1"/>
      <w:marLeft w:val="0"/>
      <w:marRight w:val="0"/>
      <w:marTop w:val="0"/>
      <w:marBottom w:val="0"/>
      <w:divBdr>
        <w:top w:val="none" w:sz="0" w:space="0" w:color="auto"/>
        <w:left w:val="none" w:sz="0" w:space="0" w:color="auto"/>
        <w:bottom w:val="none" w:sz="0" w:space="0" w:color="auto"/>
        <w:right w:val="none" w:sz="0" w:space="0" w:color="auto"/>
      </w:divBdr>
    </w:div>
    <w:div w:id="1511872611">
      <w:bodyDiv w:val="1"/>
      <w:marLeft w:val="0"/>
      <w:marRight w:val="0"/>
      <w:marTop w:val="0"/>
      <w:marBottom w:val="0"/>
      <w:divBdr>
        <w:top w:val="none" w:sz="0" w:space="0" w:color="auto"/>
        <w:left w:val="none" w:sz="0" w:space="0" w:color="auto"/>
        <w:bottom w:val="none" w:sz="0" w:space="0" w:color="auto"/>
        <w:right w:val="none" w:sz="0" w:space="0" w:color="auto"/>
      </w:divBdr>
    </w:div>
    <w:div w:id="1512793368">
      <w:bodyDiv w:val="1"/>
      <w:marLeft w:val="0"/>
      <w:marRight w:val="0"/>
      <w:marTop w:val="0"/>
      <w:marBottom w:val="0"/>
      <w:divBdr>
        <w:top w:val="none" w:sz="0" w:space="0" w:color="auto"/>
        <w:left w:val="none" w:sz="0" w:space="0" w:color="auto"/>
        <w:bottom w:val="none" w:sz="0" w:space="0" w:color="auto"/>
        <w:right w:val="none" w:sz="0" w:space="0" w:color="auto"/>
      </w:divBdr>
    </w:div>
    <w:div w:id="1513108148">
      <w:bodyDiv w:val="1"/>
      <w:marLeft w:val="0"/>
      <w:marRight w:val="0"/>
      <w:marTop w:val="0"/>
      <w:marBottom w:val="0"/>
      <w:divBdr>
        <w:top w:val="none" w:sz="0" w:space="0" w:color="auto"/>
        <w:left w:val="none" w:sz="0" w:space="0" w:color="auto"/>
        <w:bottom w:val="none" w:sz="0" w:space="0" w:color="auto"/>
        <w:right w:val="none" w:sz="0" w:space="0" w:color="auto"/>
      </w:divBdr>
    </w:div>
    <w:div w:id="1513258883">
      <w:bodyDiv w:val="1"/>
      <w:marLeft w:val="0"/>
      <w:marRight w:val="0"/>
      <w:marTop w:val="0"/>
      <w:marBottom w:val="0"/>
      <w:divBdr>
        <w:top w:val="none" w:sz="0" w:space="0" w:color="auto"/>
        <w:left w:val="none" w:sz="0" w:space="0" w:color="auto"/>
        <w:bottom w:val="none" w:sz="0" w:space="0" w:color="auto"/>
        <w:right w:val="none" w:sz="0" w:space="0" w:color="auto"/>
      </w:divBdr>
    </w:div>
    <w:div w:id="1513572003">
      <w:bodyDiv w:val="1"/>
      <w:marLeft w:val="0"/>
      <w:marRight w:val="0"/>
      <w:marTop w:val="0"/>
      <w:marBottom w:val="0"/>
      <w:divBdr>
        <w:top w:val="none" w:sz="0" w:space="0" w:color="auto"/>
        <w:left w:val="none" w:sz="0" w:space="0" w:color="auto"/>
        <w:bottom w:val="none" w:sz="0" w:space="0" w:color="auto"/>
        <w:right w:val="none" w:sz="0" w:space="0" w:color="auto"/>
      </w:divBdr>
    </w:div>
    <w:div w:id="1513758524">
      <w:bodyDiv w:val="1"/>
      <w:marLeft w:val="0"/>
      <w:marRight w:val="0"/>
      <w:marTop w:val="0"/>
      <w:marBottom w:val="0"/>
      <w:divBdr>
        <w:top w:val="none" w:sz="0" w:space="0" w:color="auto"/>
        <w:left w:val="none" w:sz="0" w:space="0" w:color="auto"/>
        <w:bottom w:val="none" w:sz="0" w:space="0" w:color="auto"/>
        <w:right w:val="none" w:sz="0" w:space="0" w:color="auto"/>
      </w:divBdr>
    </w:div>
    <w:div w:id="1513833421">
      <w:bodyDiv w:val="1"/>
      <w:marLeft w:val="0"/>
      <w:marRight w:val="0"/>
      <w:marTop w:val="0"/>
      <w:marBottom w:val="0"/>
      <w:divBdr>
        <w:top w:val="none" w:sz="0" w:space="0" w:color="auto"/>
        <w:left w:val="none" w:sz="0" w:space="0" w:color="auto"/>
        <w:bottom w:val="none" w:sz="0" w:space="0" w:color="auto"/>
        <w:right w:val="none" w:sz="0" w:space="0" w:color="auto"/>
      </w:divBdr>
    </w:div>
    <w:div w:id="1513951888">
      <w:bodyDiv w:val="1"/>
      <w:marLeft w:val="0"/>
      <w:marRight w:val="0"/>
      <w:marTop w:val="0"/>
      <w:marBottom w:val="0"/>
      <w:divBdr>
        <w:top w:val="none" w:sz="0" w:space="0" w:color="auto"/>
        <w:left w:val="none" w:sz="0" w:space="0" w:color="auto"/>
        <w:bottom w:val="none" w:sz="0" w:space="0" w:color="auto"/>
        <w:right w:val="none" w:sz="0" w:space="0" w:color="auto"/>
      </w:divBdr>
    </w:div>
    <w:div w:id="1514109011">
      <w:bodyDiv w:val="1"/>
      <w:marLeft w:val="0"/>
      <w:marRight w:val="0"/>
      <w:marTop w:val="0"/>
      <w:marBottom w:val="0"/>
      <w:divBdr>
        <w:top w:val="none" w:sz="0" w:space="0" w:color="auto"/>
        <w:left w:val="none" w:sz="0" w:space="0" w:color="auto"/>
        <w:bottom w:val="none" w:sz="0" w:space="0" w:color="auto"/>
        <w:right w:val="none" w:sz="0" w:space="0" w:color="auto"/>
      </w:divBdr>
    </w:div>
    <w:div w:id="1514805916">
      <w:bodyDiv w:val="1"/>
      <w:marLeft w:val="0"/>
      <w:marRight w:val="0"/>
      <w:marTop w:val="0"/>
      <w:marBottom w:val="0"/>
      <w:divBdr>
        <w:top w:val="none" w:sz="0" w:space="0" w:color="auto"/>
        <w:left w:val="none" w:sz="0" w:space="0" w:color="auto"/>
        <w:bottom w:val="none" w:sz="0" w:space="0" w:color="auto"/>
        <w:right w:val="none" w:sz="0" w:space="0" w:color="auto"/>
      </w:divBdr>
    </w:div>
    <w:div w:id="1516118987">
      <w:bodyDiv w:val="1"/>
      <w:marLeft w:val="0"/>
      <w:marRight w:val="0"/>
      <w:marTop w:val="0"/>
      <w:marBottom w:val="0"/>
      <w:divBdr>
        <w:top w:val="none" w:sz="0" w:space="0" w:color="auto"/>
        <w:left w:val="none" w:sz="0" w:space="0" w:color="auto"/>
        <w:bottom w:val="none" w:sz="0" w:space="0" w:color="auto"/>
        <w:right w:val="none" w:sz="0" w:space="0" w:color="auto"/>
      </w:divBdr>
    </w:div>
    <w:div w:id="1516260999">
      <w:bodyDiv w:val="1"/>
      <w:marLeft w:val="0"/>
      <w:marRight w:val="0"/>
      <w:marTop w:val="0"/>
      <w:marBottom w:val="0"/>
      <w:divBdr>
        <w:top w:val="none" w:sz="0" w:space="0" w:color="auto"/>
        <w:left w:val="none" w:sz="0" w:space="0" w:color="auto"/>
        <w:bottom w:val="none" w:sz="0" w:space="0" w:color="auto"/>
        <w:right w:val="none" w:sz="0" w:space="0" w:color="auto"/>
      </w:divBdr>
    </w:div>
    <w:div w:id="1516459490">
      <w:bodyDiv w:val="1"/>
      <w:marLeft w:val="0"/>
      <w:marRight w:val="0"/>
      <w:marTop w:val="0"/>
      <w:marBottom w:val="0"/>
      <w:divBdr>
        <w:top w:val="none" w:sz="0" w:space="0" w:color="auto"/>
        <w:left w:val="none" w:sz="0" w:space="0" w:color="auto"/>
        <w:bottom w:val="none" w:sz="0" w:space="0" w:color="auto"/>
        <w:right w:val="none" w:sz="0" w:space="0" w:color="auto"/>
      </w:divBdr>
    </w:div>
    <w:div w:id="1516922690">
      <w:bodyDiv w:val="1"/>
      <w:marLeft w:val="0"/>
      <w:marRight w:val="0"/>
      <w:marTop w:val="0"/>
      <w:marBottom w:val="0"/>
      <w:divBdr>
        <w:top w:val="none" w:sz="0" w:space="0" w:color="auto"/>
        <w:left w:val="none" w:sz="0" w:space="0" w:color="auto"/>
        <w:bottom w:val="none" w:sz="0" w:space="0" w:color="auto"/>
        <w:right w:val="none" w:sz="0" w:space="0" w:color="auto"/>
      </w:divBdr>
    </w:div>
    <w:div w:id="1518469790">
      <w:bodyDiv w:val="1"/>
      <w:marLeft w:val="0"/>
      <w:marRight w:val="0"/>
      <w:marTop w:val="0"/>
      <w:marBottom w:val="0"/>
      <w:divBdr>
        <w:top w:val="none" w:sz="0" w:space="0" w:color="auto"/>
        <w:left w:val="none" w:sz="0" w:space="0" w:color="auto"/>
        <w:bottom w:val="none" w:sz="0" w:space="0" w:color="auto"/>
        <w:right w:val="none" w:sz="0" w:space="0" w:color="auto"/>
      </w:divBdr>
    </w:div>
    <w:div w:id="1518932869">
      <w:bodyDiv w:val="1"/>
      <w:marLeft w:val="0"/>
      <w:marRight w:val="0"/>
      <w:marTop w:val="0"/>
      <w:marBottom w:val="0"/>
      <w:divBdr>
        <w:top w:val="none" w:sz="0" w:space="0" w:color="auto"/>
        <w:left w:val="none" w:sz="0" w:space="0" w:color="auto"/>
        <w:bottom w:val="none" w:sz="0" w:space="0" w:color="auto"/>
        <w:right w:val="none" w:sz="0" w:space="0" w:color="auto"/>
      </w:divBdr>
    </w:div>
    <w:div w:id="1519195621">
      <w:bodyDiv w:val="1"/>
      <w:marLeft w:val="0"/>
      <w:marRight w:val="0"/>
      <w:marTop w:val="0"/>
      <w:marBottom w:val="0"/>
      <w:divBdr>
        <w:top w:val="none" w:sz="0" w:space="0" w:color="auto"/>
        <w:left w:val="none" w:sz="0" w:space="0" w:color="auto"/>
        <w:bottom w:val="none" w:sz="0" w:space="0" w:color="auto"/>
        <w:right w:val="none" w:sz="0" w:space="0" w:color="auto"/>
      </w:divBdr>
    </w:div>
    <w:div w:id="1519613941">
      <w:bodyDiv w:val="1"/>
      <w:marLeft w:val="0"/>
      <w:marRight w:val="0"/>
      <w:marTop w:val="0"/>
      <w:marBottom w:val="0"/>
      <w:divBdr>
        <w:top w:val="none" w:sz="0" w:space="0" w:color="auto"/>
        <w:left w:val="none" w:sz="0" w:space="0" w:color="auto"/>
        <w:bottom w:val="none" w:sz="0" w:space="0" w:color="auto"/>
        <w:right w:val="none" w:sz="0" w:space="0" w:color="auto"/>
      </w:divBdr>
    </w:div>
    <w:div w:id="1520965754">
      <w:bodyDiv w:val="1"/>
      <w:marLeft w:val="0"/>
      <w:marRight w:val="0"/>
      <w:marTop w:val="0"/>
      <w:marBottom w:val="0"/>
      <w:divBdr>
        <w:top w:val="none" w:sz="0" w:space="0" w:color="auto"/>
        <w:left w:val="none" w:sz="0" w:space="0" w:color="auto"/>
        <w:bottom w:val="none" w:sz="0" w:space="0" w:color="auto"/>
        <w:right w:val="none" w:sz="0" w:space="0" w:color="auto"/>
      </w:divBdr>
    </w:div>
    <w:div w:id="1521358419">
      <w:bodyDiv w:val="1"/>
      <w:marLeft w:val="0"/>
      <w:marRight w:val="0"/>
      <w:marTop w:val="0"/>
      <w:marBottom w:val="0"/>
      <w:divBdr>
        <w:top w:val="none" w:sz="0" w:space="0" w:color="auto"/>
        <w:left w:val="none" w:sz="0" w:space="0" w:color="auto"/>
        <w:bottom w:val="none" w:sz="0" w:space="0" w:color="auto"/>
        <w:right w:val="none" w:sz="0" w:space="0" w:color="auto"/>
      </w:divBdr>
    </w:div>
    <w:div w:id="1521624598">
      <w:bodyDiv w:val="1"/>
      <w:marLeft w:val="0"/>
      <w:marRight w:val="0"/>
      <w:marTop w:val="0"/>
      <w:marBottom w:val="0"/>
      <w:divBdr>
        <w:top w:val="none" w:sz="0" w:space="0" w:color="auto"/>
        <w:left w:val="none" w:sz="0" w:space="0" w:color="auto"/>
        <w:bottom w:val="none" w:sz="0" w:space="0" w:color="auto"/>
        <w:right w:val="none" w:sz="0" w:space="0" w:color="auto"/>
      </w:divBdr>
    </w:div>
    <w:div w:id="1521964408">
      <w:bodyDiv w:val="1"/>
      <w:marLeft w:val="0"/>
      <w:marRight w:val="0"/>
      <w:marTop w:val="0"/>
      <w:marBottom w:val="0"/>
      <w:divBdr>
        <w:top w:val="none" w:sz="0" w:space="0" w:color="auto"/>
        <w:left w:val="none" w:sz="0" w:space="0" w:color="auto"/>
        <w:bottom w:val="none" w:sz="0" w:space="0" w:color="auto"/>
        <w:right w:val="none" w:sz="0" w:space="0" w:color="auto"/>
      </w:divBdr>
    </w:div>
    <w:div w:id="1523085740">
      <w:bodyDiv w:val="1"/>
      <w:marLeft w:val="0"/>
      <w:marRight w:val="0"/>
      <w:marTop w:val="0"/>
      <w:marBottom w:val="0"/>
      <w:divBdr>
        <w:top w:val="none" w:sz="0" w:space="0" w:color="auto"/>
        <w:left w:val="none" w:sz="0" w:space="0" w:color="auto"/>
        <w:bottom w:val="none" w:sz="0" w:space="0" w:color="auto"/>
        <w:right w:val="none" w:sz="0" w:space="0" w:color="auto"/>
      </w:divBdr>
    </w:div>
    <w:div w:id="1523519373">
      <w:bodyDiv w:val="1"/>
      <w:marLeft w:val="0"/>
      <w:marRight w:val="0"/>
      <w:marTop w:val="0"/>
      <w:marBottom w:val="0"/>
      <w:divBdr>
        <w:top w:val="none" w:sz="0" w:space="0" w:color="auto"/>
        <w:left w:val="none" w:sz="0" w:space="0" w:color="auto"/>
        <w:bottom w:val="none" w:sz="0" w:space="0" w:color="auto"/>
        <w:right w:val="none" w:sz="0" w:space="0" w:color="auto"/>
      </w:divBdr>
    </w:div>
    <w:div w:id="1523743248">
      <w:bodyDiv w:val="1"/>
      <w:marLeft w:val="0"/>
      <w:marRight w:val="0"/>
      <w:marTop w:val="0"/>
      <w:marBottom w:val="0"/>
      <w:divBdr>
        <w:top w:val="none" w:sz="0" w:space="0" w:color="auto"/>
        <w:left w:val="none" w:sz="0" w:space="0" w:color="auto"/>
        <w:bottom w:val="none" w:sz="0" w:space="0" w:color="auto"/>
        <w:right w:val="none" w:sz="0" w:space="0" w:color="auto"/>
      </w:divBdr>
    </w:div>
    <w:div w:id="1524443410">
      <w:bodyDiv w:val="1"/>
      <w:marLeft w:val="0"/>
      <w:marRight w:val="0"/>
      <w:marTop w:val="0"/>
      <w:marBottom w:val="0"/>
      <w:divBdr>
        <w:top w:val="none" w:sz="0" w:space="0" w:color="auto"/>
        <w:left w:val="none" w:sz="0" w:space="0" w:color="auto"/>
        <w:bottom w:val="none" w:sz="0" w:space="0" w:color="auto"/>
        <w:right w:val="none" w:sz="0" w:space="0" w:color="auto"/>
      </w:divBdr>
    </w:div>
    <w:div w:id="1524585653">
      <w:bodyDiv w:val="1"/>
      <w:marLeft w:val="0"/>
      <w:marRight w:val="0"/>
      <w:marTop w:val="0"/>
      <w:marBottom w:val="0"/>
      <w:divBdr>
        <w:top w:val="none" w:sz="0" w:space="0" w:color="auto"/>
        <w:left w:val="none" w:sz="0" w:space="0" w:color="auto"/>
        <w:bottom w:val="none" w:sz="0" w:space="0" w:color="auto"/>
        <w:right w:val="none" w:sz="0" w:space="0" w:color="auto"/>
      </w:divBdr>
    </w:div>
    <w:div w:id="1524586582">
      <w:bodyDiv w:val="1"/>
      <w:marLeft w:val="0"/>
      <w:marRight w:val="0"/>
      <w:marTop w:val="0"/>
      <w:marBottom w:val="0"/>
      <w:divBdr>
        <w:top w:val="none" w:sz="0" w:space="0" w:color="auto"/>
        <w:left w:val="none" w:sz="0" w:space="0" w:color="auto"/>
        <w:bottom w:val="none" w:sz="0" w:space="0" w:color="auto"/>
        <w:right w:val="none" w:sz="0" w:space="0" w:color="auto"/>
      </w:divBdr>
    </w:div>
    <w:div w:id="1525510169">
      <w:bodyDiv w:val="1"/>
      <w:marLeft w:val="0"/>
      <w:marRight w:val="0"/>
      <w:marTop w:val="0"/>
      <w:marBottom w:val="0"/>
      <w:divBdr>
        <w:top w:val="none" w:sz="0" w:space="0" w:color="auto"/>
        <w:left w:val="none" w:sz="0" w:space="0" w:color="auto"/>
        <w:bottom w:val="none" w:sz="0" w:space="0" w:color="auto"/>
        <w:right w:val="none" w:sz="0" w:space="0" w:color="auto"/>
      </w:divBdr>
    </w:div>
    <w:div w:id="1525942442">
      <w:bodyDiv w:val="1"/>
      <w:marLeft w:val="0"/>
      <w:marRight w:val="0"/>
      <w:marTop w:val="0"/>
      <w:marBottom w:val="0"/>
      <w:divBdr>
        <w:top w:val="none" w:sz="0" w:space="0" w:color="auto"/>
        <w:left w:val="none" w:sz="0" w:space="0" w:color="auto"/>
        <w:bottom w:val="none" w:sz="0" w:space="0" w:color="auto"/>
        <w:right w:val="none" w:sz="0" w:space="0" w:color="auto"/>
      </w:divBdr>
    </w:div>
    <w:div w:id="1526945581">
      <w:bodyDiv w:val="1"/>
      <w:marLeft w:val="0"/>
      <w:marRight w:val="0"/>
      <w:marTop w:val="0"/>
      <w:marBottom w:val="0"/>
      <w:divBdr>
        <w:top w:val="none" w:sz="0" w:space="0" w:color="auto"/>
        <w:left w:val="none" w:sz="0" w:space="0" w:color="auto"/>
        <w:bottom w:val="none" w:sz="0" w:space="0" w:color="auto"/>
        <w:right w:val="none" w:sz="0" w:space="0" w:color="auto"/>
      </w:divBdr>
    </w:div>
    <w:div w:id="1527401841">
      <w:bodyDiv w:val="1"/>
      <w:marLeft w:val="0"/>
      <w:marRight w:val="0"/>
      <w:marTop w:val="0"/>
      <w:marBottom w:val="0"/>
      <w:divBdr>
        <w:top w:val="none" w:sz="0" w:space="0" w:color="auto"/>
        <w:left w:val="none" w:sz="0" w:space="0" w:color="auto"/>
        <w:bottom w:val="none" w:sz="0" w:space="0" w:color="auto"/>
        <w:right w:val="none" w:sz="0" w:space="0" w:color="auto"/>
      </w:divBdr>
    </w:div>
    <w:div w:id="1528984632">
      <w:bodyDiv w:val="1"/>
      <w:marLeft w:val="0"/>
      <w:marRight w:val="0"/>
      <w:marTop w:val="0"/>
      <w:marBottom w:val="0"/>
      <w:divBdr>
        <w:top w:val="none" w:sz="0" w:space="0" w:color="auto"/>
        <w:left w:val="none" w:sz="0" w:space="0" w:color="auto"/>
        <w:bottom w:val="none" w:sz="0" w:space="0" w:color="auto"/>
        <w:right w:val="none" w:sz="0" w:space="0" w:color="auto"/>
      </w:divBdr>
    </w:div>
    <w:div w:id="1530142978">
      <w:bodyDiv w:val="1"/>
      <w:marLeft w:val="0"/>
      <w:marRight w:val="0"/>
      <w:marTop w:val="0"/>
      <w:marBottom w:val="0"/>
      <w:divBdr>
        <w:top w:val="none" w:sz="0" w:space="0" w:color="auto"/>
        <w:left w:val="none" w:sz="0" w:space="0" w:color="auto"/>
        <w:bottom w:val="none" w:sz="0" w:space="0" w:color="auto"/>
        <w:right w:val="none" w:sz="0" w:space="0" w:color="auto"/>
      </w:divBdr>
    </w:div>
    <w:div w:id="1530872735">
      <w:bodyDiv w:val="1"/>
      <w:marLeft w:val="0"/>
      <w:marRight w:val="0"/>
      <w:marTop w:val="0"/>
      <w:marBottom w:val="0"/>
      <w:divBdr>
        <w:top w:val="none" w:sz="0" w:space="0" w:color="auto"/>
        <w:left w:val="none" w:sz="0" w:space="0" w:color="auto"/>
        <w:bottom w:val="none" w:sz="0" w:space="0" w:color="auto"/>
        <w:right w:val="none" w:sz="0" w:space="0" w:color="auto"/>
      </w:divBdr>
    </w:div>
    <w:div w:id="1530947424">
      <w:bodyDiv w:val="1"/>
      <w:marLeft w:val="0"/>
      <w:marRight w:val="0"/>
      <w:marTop w:val="0"/>
      <w:marBottom w:val="0"/>
      <w:divBdr>
        <w:top w:val="none" w:sz="0" w:space="0" w:color="auto"/>
        <w:left w:val="none" w:sz="0" w:space="0" w:color="auto"/>
        <w:bottom w:val="none" w:sz="0" w:space="0" w:color="auto"/>
        <w:right w:val="none" w:sz="0" w:space="0" w:color="auto"/>
      </w:divBdr>
    </w:div>
    <w:div w:id="1531257542">
      <w:bodyDiv w:val="1"/>
      <w:marLeft w:val="0"/>
      <w:marRight w:val="0"/>
      <w:marTop w:val="0"/>
      <w:marBottom w:val="0"/>
      <w:divBdr>
        <w:top w:val="none" w:sz="0" w:space="0" w:color="auto"/>
        <w:left w:val="none" w:sz="0" w:space="0" w:color="auto"/>
        <w:bottom w:val="none" w:sz="0" w:space="0" w:color="auto"/>
        <w:right w:val="none" w:sz="0" w:space="0" w:color="auto"/>
      </w:divBdr>
    </w:div>
    <w:div w:id="1531525860">
      <w:bodyDiv w:val="1"/>
      <w:marLeft w:val="0"/>
      <w:marRight w:val="0"/>
      <w:marTop w:val="0"/>
      <w:marBottom w:val="0"/>
      <w:divBdr>
        <w:top w:val="none" w:sz="0" w:space="0" w:color="auto"/>
        <w:left w:val="none" w:sz="0" w:space="0" w:color="auto"/>
        <w:bottom w:val="none" w:sz="0" w:space="0" w:color="auto"/>
        <w:right w:val="none" w:sz="0" w:space="0" w:color="auto"/>
      </w:divBdr>
    </w:div>
    <w:div w:id="1531988805">
      <w:bodyDiv w:val="1"/>
      <w:marLeft w:val="0"/>
      <w:marRight w:val="0"/>
      <w:marTop w:val="0"/>
      <w:marBottom w:val="0"/>
      <w:divBdr>
        <w:top w:val="none" w:sz="0" w:space="0" w:color="auto"/>
        <w:left w:val="none" w:sz="0" w:space="0" w:color="auto"/>
        <w:bottom w:val="none" w:sz="0" w:space="0" w:color="auto"/>
        <w:right w:val="none" w:sz="0" w:space="0" w:color="auto"/>
      </w:divBdr>
    </w:div>
    <w:div w:id="1532960048">
      <w:bodyDiv w:val="1"/>
      <w:marLeft w:val="0"/>
      <w:marRight w:val="0"/>
      <w:marTop w:val="0"/>
      <w:marBottom w:val="0"/>
      <w:divBdr>
        <w:top w:val="none" w:sz="0" w:space="0" w:color="auto"/>
        <w:left w:val="none" w:sz="0" w:space="0" w:color="auto"/>
        <w:bottom w:val="none" w:sz="0" w:space="0" w:color="auto"/>
        <w:right w:val="none" w:sz="0" w:space="0" w:color="auto"/>
      </w:divBdr>
    </w:div>
    <w:div w:id="1533766532">
      <w:bodyDiv w:val="1"/>
      <w:marLeft w:val="0"/>
      <w:marRight w:val="0"/>
      <w:marTop w:val="0"/>
      <w:marBottom w:val="0"/>
      <w:divBdr>
        <w:top w:val="none" w:sz="0" w:space="0" w:color="auto"/>
        <w:left w:val="none" w:sz="0" w:space="0" w:color="auto"/>
        <w:bottom w:val="none" w:sz="0" w:space="0" w:color="auto"/>
        <w:right w:val="none" w:sz="0" w:space="0" w:color="auto"/>
      </w:divBdr>
    </w:div>
    <w:div w:id="1534003708">
      <w:bodyDiv w:val="1"/>
      <w:marLeft w:val="0"/>
      <w:marRight w:val="0"/>
      <w:marTop w:val="0"/>
      <w:marBottom w:val="0"/>
      <w:divBdr>
        <w:top w:val="none" w:sz="0" w:space="0" w:color="auto"/>
        <w:left w:val="none" w:sz="0" w:space="0" w:color="auto"/>
        <w:bottom w:val="none" w:sz="0" w:space="0" w:color="auto"/>
        <w:right w:val="none" w:sz="0" w:space="0" w:color="auto"/>
      </w:divBdr>
    </w:div>
    <w:div w:id="1534347715">
      <w:bodyDiv w:val="1"/>
      <w:marLeft w:val="0"/>
      <w:marRight w:val="0"/>
      <w:marTop w:val="0"/>
      <w:marBottom w:val="0"/>
      <w:divBdr>
        <w:top w:val="none" w:sz="0" w:space="0" w:color="auto"/>
        <w:left w:val="none" w:sz="0" w:space="0" w:color="auto"/>
        <w:bottom w:val="none" w:sz="0" w:space="0" w:color="auto"/>
        <w:right w:val="none" w:sz="0" w:space="0" w:color="auto"/>
      </w:divBdr>
    </w:div>
    <w:div w:id="1535115866">
      <w:bodyDiv w:val="1"/>
      <w:marLeft w:val="0"/>
      <w:marRight w:val="0"/>
      <w:marTop w:val="0"/>
      <w:marBottom w:val="0"/>
      <w:divBdr>
        <w:top w:val="none" w:sz="0" w:space="0" w:color="auto"/>
        <w:left w:val="none" w:sz="0" w:space="0" w:color="auto"/>
        <w:bottom w:val="none" w:sz="0" w:space="0" w:color="auto"/>
        <w:right w:val="none" w:sz="0" w:space="0" w:color="auto"/>
      </w:divBdr>
    </w:div>
    <w:div w:id="1535342939">
      <w:bodyDiv w:val="1"/>
      <w:marLeft w:val="0"/>
      <w:marRight w:val="0"/>
      <w:marTop w:val="0"/>
      <w:marBottom w:val="0"/>
      <w:divBdr>
        <w:top w:val="none" w:sz="0" w:space="0" w:color="auto"/>
        <w:left w:val="none" w:sz="0" w:space="0" w:color="auto"/>
        <w:bottom w:val="none" w:sz="0" w:space="0" w:color="auto"/>
        <w:right w:val="none" w:sz="0" w:space="0" w:color="auto"/>
      </w:divBdr>
    </w:div>
    <w:div w:id="1536694416">
      <w:bodyDiv w:val="1"/>
      <w:marLeft w:val="0"/>
      <w:marRight w:val="0"/>
      <w:marTop w:val="0"/>
      <w:marBottom w:val="0"/>
      <w:divBdr>
        <w:top w:val="none" w:sz="0" w:space="0" w:color="auto"/>
        <w:left w:val="none" w:sz="0" w:space="0" w:color="auto"/>
        <w:bottom w:val="none" w:sz="0" w:space="0" w:color="auto"/>
        <w:right w:val="none" w:sz="0" w:space="0" w:color="auto"/>
      </w:divBdr>
    </w:div>
    <w:div w:id="1537230789">
      <w:bodyDiv w:val="1"/>
      <w:marLeft w:val="0"/>
      <w:marRight w:val="0"/>
      <w:marTop w:val="0"/>
      <w:marBottom w:val="0"/>
      <w:divBdr>
        <w:top w:val="none" w:sz="0" w:space="0" w:color="auto"/>
        <w:left w:val="none" w:sz="0" w:space="0" w:color="auto"/>
        <w:bottom w:val="none" w:sz="0" w:space="0" w:color="auto"/>
        <w:right w:val="none" w:sz="0" w:space="0" w:color="auto"/>
      </w:divBdr>
    </w:div>
    <w:div w:id="1537307791">
      <w:bodyDiv w:val="1"/>
      <w:marLeft w:val="0"/>
      <w:marRight w:val="0"/>
      <w:marTop w:val="0"/>
      <w:marBottom w:val="0"/>
      <w:divBdr>
        <w:top w:val="none" w:sz="0" w:space="0" w:color="auto"/>
        <w:left w:val="none" w:sz="0" w:space="0" w:color="auto"/>
        <w:bottom w:val="none" w:sz="0" w:space="0" w:color="auto"/>
        <w:right w:val="none" w:sz="0" w:space="0" w:color="auto"/>
      </w:divBdr>
    </w:div>
    <w:div w:id="1537813891">
      <w:bodyDiv w:val="1"/>
      <w:marLeft w:val="0"/>
      <w:marRight w:val="0"/>
      <w:marTop w:val="0"/>
      <w:marBottom w:val="0"/>
      <w:divBdr>
        <w:top w:val="none" w:sz="0" w:space="0" w:color="auto"/>
        <w:left w:val="none" w:sz="0" w:space="0" w:color="auto"/>
        <w:bottom w:val="none" w:sz="0" w:space="0" w:color="auto"/>
        <w:right w:val="none" w:sz="0" w:space="0" w:color="auto"/>
      </w:divBdr>
    </w:div>
    <w:div w:id="1537818198">
      <w:bodyDiv w:val="1"/>
      <w:marLeft w:val="0"/>
      <w:marRight w:val="0"/>
      <w:marTop w:val="0"/>
      <w:marBottom w:val="0"/>
      <w:divBdr>
        <w:top w:val="none" w:sz="0" w:space="0" w:color="auto"/>
        <w:left w:val="none" w:sz="0" w:space="0" w:color="auto"/>
        <w:bottom w:val="none" w:sz="0" w:space="0" w:color="auto"/>
        <w:right w:val="none" w:sz="0" w:space="0" w:color="auto"/>
      </w:divBdr>
    </w:div>
    <w:div w:id="1537892976">
      <w:bodyDiv w:val="1"/>
      <w:marLeft w:val="0"/>
      <w:marRight w:val="0"/>
      <w:marTop w:val="0"/>
      <w:marBottom w:val="0"/>
      <w:divBdr>
        <w:top w:val="none" w:sz="0" w:space="0" w:color="auto"/>
        <w:left w:val="none" w:sz="0" w:space="0" w:color="auto"/>
        <w:bottom w:val="none" w:sz="0" w:space="0" w:color="auto"/>
        <w:right w:val="none" w:sz="0" w:space="0" w:color="auto"/>
      </w:divBdr>
    </w:div>
    <w:div w:id="1538083637">
      <w:bodyDiv w:val="1"/>
      <w:marLeft w:val="0"/>
      <w:marRight w:val="0"/>
      <w:marTop w:val="0"/>
      <w:marBottom w:val="0"/>
      <w:divBdr>
        <w:top w:val="none" w:sz="0" w:space="0" w:color="auto"/>
        <w:left w:val="none" w:sz="0" w:space="0" w:color="auto"/>
        <w:bottom w:val="none" w:sz="0" w:space="0" w:color="auto"/>
        <w:right w:val="none" w:sz="0" w:space="0" w:color="auto"/>
      </w:divBdr>
    </w:div>
    <w:div w:id="1538195723">
      <w:bodyDiv w:val="1"/>
      <w:marLeft w:val="0"/>
      <w:marRight w:val="0"/>
      <w:marTop w:val="0"/>
      <w:marBottom w:val="0"/>
      <w:divBdr>
        <w:top w:val="none" w:sz="0" w:space="0" w:color="auto"/>
        <w:left w:val="none" w:sz="0" w:space="0" w:color="auto"/>
        <w:bottom w:val="none" w:sz="0" w:space="0" w:color="auto"/>
        <w:right w:val="none" w:sz="0" w:space="0" w:color="auto"/>
      </w:divBdr>
    </w:div>
    <w:div w:id="1538201234">
      <w:bodyDiv w:val="1"/>
      <w:marLeft w:val="0"/>
      <w:marRight w:val="0"/>
      <w:marTop w:val="0"/>
      <w:marBottom w:val="0"/>
      <w:divBdr>
        <w:top w:val="none" w:sz="0" w:space="0" w:color="auto"/>
        <w:left w:val="none" w:sz="0" w:space="0" w:color="auto"/>
        <w:bottom w:val="none" w:sz="0" w:space="0" w:color="auto"/>
        <w:right w:val="none" w:sz="0" w:space="0" w:color="auto"/>
      </w:divBdr>
    </w:div>
    <w:div w:id="1538466922">
      <w:bodyDiv w:val="1"/>
      <w:marLeft w:val="0"/>
      <w:marRight w:val="0"/>
      <w:marTop w:val="0"/>
      <w:marBottom w:val="0"/>
      <w:divBdr>
        <w:top w:val="none" w:sz="0" w:space="0" w:color="auto"/>
        <w:left w:val="none" w:sz="0" w:space="0" w:color="auto"/>
        <w:bottom w:val="none" w:sz="0" w:space="0" w:color="auto"/>
        <w:right w:val="none" w:sz="0" w:space="0" w:color="auto"/>
      </w:divBdr>
    </w:div>
    <w:div w:id="1539313926">
      <w:bodyDiv w:val="1"/>
      <w:marLeft w:val="0"/>
      <w:marRight w:val="0"/>
      <w:marTop w:val="0"/>
      <w:marBottom w:val="0"/>
      <w:divBdr>
        <w:top w:val="none" w:sz="0" w:space="0" w:color="auto"/>
        <w:left w:val="none" w:sz="0" w:space="0" w:color="auto"/>
        <w:bottom w:val="none" w:sz="0" w:space="0" w:color="auto"/>
        <w:right w:val="none" w:sz="0" w:space="0" w:color="auto"/>
      </w:divBdr>
    </w:div>
    <w:div w:id="1539395643">
      <w:bodyDiv w:val="1"/>
      <w:marLeft w:val="0"/>
      <w:marRight w:val="0"/>
      <w:marTop w:val="0"/>
      <w:marBottom w:val="0"/>
      <w:divBdr>
        <w:top w:val="none" w:sz="0" w:space="0" w:color="auto"/>
        <w:left w:val="none" w:sz="0" w:space="0" w:color="auto"/>
        <w:bottom w:val="none" w:sz="0" w:space="0" w:color="auto"/>
        <w:right w:val="none" w:sz="0" w:space="0" w:color="auto"/>
      </w:divBdr>
    </w:div>
    <w:div w:id="1539665783">
      <w:bodyDiv w:val="1"/>
      <w:marLeft w:val="0"/>
      <w:marRight w:val="0"/>
      <w:marTop w:val="0"/>
      <w:marBottom w:val="0"/>
      <w:divBdr>
        <w:top w:val="none" w:sz="0" w:space="0" w:color="auto"/>
        <w:left w:val="none" w:sz="0" w:space="0" w:color="auto"/>
        <w:bottom w:val="none" w:sz="0" w:space="0" w:color="auto"/>
        <w:right w:val="none" w:sz="0" w:space="0" w:color="auto"/>
      </w:divBdr>
    </w:div>
    <w:div w:id="1539930606">
      <w:bodyDiv w:val="1"/>
      <w:marLeft w:val="0"/>
      <w:marRight w:val="0"/>
      <w:marTop w:val="0"/>
      <w:marBottom w:val="0"/>
      <w:divBdr>
        <w:top w:val="none" w:sz="0" w:space="0" w:color="auto"/>
        <w:left w:val="none" w:sz="0" w:space="0" w:color="auto"/>
        <w:bottom w:val="none" w:sz="0" w:space="0" w:color="auto"/>
        <w:right w:val="none" w:sz="0" w:space="0" w:color="auto"/>
      </w:divBdr>
    </w:div>
    <w:div w:id="1539974361">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40972764">
      <w:bodyDiv w:val="1"/>
      <w:marLeft w:val="0"/>
      <w:marRight w:val="0"/>
      <w:marTop w:val="0"/>
      <w:marBottom w:val="0"/>
      <w:divBdr>
        <w:top w:val="none" w:sz="0" w:space="0" w:color="auto"/>
        <w:left w:val="none" w:sz="0" w:space="0" w:color="auto"/>
        <w:bottom w:val="none" w:sz="0" w:space="0" w:color="auto"/>
        <w:right w:val="none" w:sz="0" w:space="0" w:color="auto"/>
      </w:divBdr>
    </w:div>
    <w:div w:id="1540973960">
      <w:bodyDiv w:val="1"/>
      <w:marLeft w:val="0"/>
      <w:marRight w:val="0"/>
      <w:marTop w:val="0"/>
      <w:marBottom w:val="0"/>
      <w:divBdr>
        <w:top w:val="none" w:sz="0" w:space="0" w:color="auto"/>
        <w:left w:val="none" w:sz="0" w:space="0" w:color="auto"/>
        <w:bottom w:val="none" w:sz="0" w:space="0" w:color="auto"/>
        <w:right w:val="none" w:sz="0" w:space="0" w:color="auto"/>
      </w:divBdr>
    </w:div>
    <w:div w:id="1541166611">
      <w:bodyDiv w:val="1"/>
      <w:marLeft w:val="0"/>
      <w:marRight w:val="0"/>
      <w:marTop w:val="0"/>
      <w:marBottom w:val="0"/>
      <w:divBdr>
        <w:top w:val="none" w:sz="0" w:space="0" w:color="auto"/>
        <w:left w:val="none" w:sz="0" w:space="0" w:color="auto"/>
        <w:bottom w:val="none" w:sz="0" w:space="0" w:color="auto"/>
        <w:right w:val="none" w:sz="0" w:space="0" w:color="auto"/>
      </w:divBdr>
    </w:div>
    <w:div w:id="1541936352">
      <w:bodyDiv w:val="1"/>
      <w:marLeft w:val="0"/>
      <w:marRight w:val="0"/>
      <w:marTop w:val="0"/>
      <w:marBottom w:val="0"/>
      <w:divBdr>
        <w:top w:val="none" w:sz="0" w:space="0" w:color="auto"/>
        <w:left w:val="none" w:sz="0" w:space="0" w:color="auto"/>
        <w:bottom w:val="none" w:sz="0" w:space="0" w:color="auto"/>
        <w:right w:val="none" w:sz="0" w:space="0" w:color="auto"/>
      </w:divBdr>
    </w:div>
    <w:div w:id="1542090512">
      <w:bodyDiv w:val="1"/>
      <w:marLeft w:val="0"/>
      <w:marRight w:val="0"/>
      <w:marTop w:val="0"/>
      <w:marBottom w:val="0"/>
      <w:divBdr>
        <w:top w:val="none" w:sz="0" w:space="0" w:color="auto"/>
        <w:left w:val="none" w:sz="0" w:space="0" w:color="auto"/>
        <w:bottom w:val="none" w:sz="0" w:space="0" w:color="auto"/>
        <w:right w:val="none" w:sz="0" w:space="0" w:color="auto"/>
      </w:divBdr>
    </w:div>
    <w:div w:id="1542134906">
      <w:bodyDiv w:val="1"/>
      <w:marLeft w:val="0"/>
      <w:marRight w:val="0"/>
      <w:marTop w:val="0"/>
      <w:marBottom w:val="0"/>
      <w:divBdr>
        <w:top w:val="none" w:sz="0" w:space="0" w:color="auto"/>
        <w:left w:val="none" w:sz="0" w:space="0" w:color="auto"/>
        <w:bottom w:val="none" w:sz="0" w:space="0" w:color="auto"/>
        <w:right w:val="none" w:sz="0" w:space="0" w:color="auto"/>
      </w:divBdr>
    </w:div>
    <w:div w:id="1542788337">
      <w:bodyDiv w:val="1"/>
      <w:marLeft w:val="0"/>
      <w:marRight w:val="0"/>
      <w:marTop w:val="0"/>
      <w:marBottom w:val="0"/>
      <w:divBdr>
        <w:top w:val="none" w:sz="0" w:space="0" w:color="auto"/>
        <w:left w:val="none" w:sz="0" w:space="0" w:color="auto"/>
        <w:bottom w:val="none" w:sz="0" w:space="0" w:color="auto"/>
        <w:right w:val="none" w:sz="0" w:space="0" w:color="auto"/>
      </w:divBdr>
    </w:div>
    <w:div w:id="1542865153">
      <w:bodyDiv w:val="1"/>
      <w:marLeft w:val="0"/>
      <w:marRight w:val="0"/>
      <w:marTop w:val="0"/>
      <w:marBottom w:val="0"/>
      <w:divBdr>
        <w:top w:val="none" w:sz="0" w:space="0" w:color="auto"/>
        <w:left w:val="none" w:sz="0" w:space="0" w:color="auto"/>
        <w:bottom w:val="none" w:sz="0" w:space="0" w:color="auto"/>
        <w:right w:val="none" w:sz="0" w:space="0" w:color="auto"/>
      </w:divBdr>
    </w:div>
    <w:div w:id="1542866910">
      <w:bodyDiv w:val="1"/>
      <w:marLeft w:val="0"/>
      <w:marRight w:val="0"/>
      <w:marTop w:val="0"/>
      <w:marBottom w:val="0"/>
      <w:divBdr>
        <w:top w:val="none" w:sz="0" w:space="0" w:color="auto"/>
        <w:left w:val="none" w:sz="0" w:space="0" w:color="auto"/>
        <w:bottom w:val="none" w:sz="0" w:space="0" w:color="auto"/>
        <w:right w:val="none" w:sz="0" w:space="0" w:color="auto"/>
      </w:divBdr>
    </w:div>
    <w:div w:id="1543444186">
      <w:bodyDiv w:val="1"/>
      <w:marLeft w:val="0"/>
      <w:marRight w:val="0"/>
      <w:marTop w:val="0"/>
      <w:marBottom w:val="0"/>
      <w:divBdr>
        <w:top w:val="none" w:sz="0" w:space="0" w:color="auto"/>
        <w:left w:val="none" w:sz="0" w:space="0" w:color="auto"/>
        <w:bottom w:val="none" w:sz="0" w:space="0" w:color="auto"/>
        <w:right w:val="none" w:sz="0" w:space="0" w:color="auto"/>
      </w:divBdr>
    </w:div>
    <w:div w:id="1543858357">
      <w:bodyDiv w:val="1"/>
      <w:marLeft w:val="0"/>
      <w:marRight w:val="0"/>
      <w:marTop w:val="0"/>
      <w:marBottom w:val="0"/>
      <w:divBdr>
        <w:top w:val="none" w:sz="0" w:space="0" w:color="auto"/>
        <w:left w:val="none" w:sz="0" w:space="0" w:color="auto"/>
        <w:bottom w:val="none" w:sz="0" w:space="0" w:color="auto"/>
        <w:right w:val="none" w:sz="0" w:space="0" w:color="auto"/>
      </w:divBdr>
    </w:div>
    <w:div w:id="1544516476">
      <w:bodyDiv w:val="1"/>
      <w:marLeft w:val="0"/>
      <w:marRight w:val="0"/>
      <w:marTop w:val="0"/>
      <w:marBottom w:val="0"/>
      <w:divBdr>
        <w:top w:val="none" w:sz="0" w:space="0" w:color="auto"/>
        <w:left w:val="none" w:sz="0" w:space="0" w:color="auto"/>
        <w:bottom w:val="none" w:sz="0" w:space="0" w:color="auto"/>
        <w:right w:val="none" w:sz="0" w:space="0" w:color="auto"/>
      </w:divBdr>
    </w:div>
    <w:div w:id="1544832696">
      <w:bodyDiv w:val="1"/>
      <w:marLeft w:val="0"/>
      <w:marRight w:val="0"/>
      <w:marTop w:val="0"/>
      <w:marBottom w:val="0"/>
      <w:divBdr>
        <w:top w:val="none" w:sz="0" w:space="0" w:color="auto"/>
        <w:left w:val="none" w:sz="0" w:space="0" w:color="auto"/>
        <w:bottom w:val="none" w:sz="0" w:space="0" w:color="auto"/>
        <w:right w:val="none" w:sz="0" w:space="0" w:color="auto"/>
      </w:divBdr>
    </w:div>
    <w:div w:id="1545170997">
      <w:bodyDiv w:val="1"/>
      <w:marLeft w:val="0"/>
      <w:marRight w:val="0"/>
      <w:marTop w:val="0"/>
      <w:marBottom w:val="0"/>
      <w:divBdr>
        <w:top w:val="none" w:sz="0" w:space="0" w:color="auto"/>
        <w:left w:val="none" w:sz="0" w:space="0" w:color="auto"/>
        <w:bottom w:val="none" w:sz="0" w:space="0" w:color="auto"/>
        <w:right w:val="none" w:sz="0" w:space="0" w:color="auto"/>
      </w:divBdr>
    </w:div>
    <w:div w:id="1546403291">
      <w:bodyDiv w:val="1"/>
      <w:marLeft w:val="0"/>
      <w:marRight w:val="0"/>
      <w:marTop w:val="0"/>
      <w:marBottom w:val="0"/>
      <w:divBdr>
        <w:top w:val="none" w:sz="0" w:space="0" w:color="auto"/>
        <w:left w:val="none" w:sz="0" w:space="0" w:color="auto"/>
        <w:bottom w:val="none" w:sz="0" w:space="0" w:color="auto"/>
        <w:right w:val="none" w:sz="0" w:space="0" w:color="auto"/>
      </w:divBdr>
    </w:div>
    <w:div w:id="1547988878">
      <w:bodyDiv w:val="1"/>
      <w:marLeft w:val="0"/>
      <w:marRight w:val="0"/>
      <w:marTop w:val="0"/>
      <w:marBottom w:val="0"/>
      <w:divBdr>
        <w:top w:val="none" w:sz="0" w:space="0" w:color="auto"/>
        <w:left w:val="none" w:sz="0" w:space="0" w:color="auto"/>
        <w:bottom w:val="none" w:sz="0" w:space="0" w:color="auto"/>
        <w:right w:val="none" w:sz="0" w:space="0" w:color="auto"/>
      </w:divBdr>
    </w:div>
    <w:div w:id="1548763208">
      <w:bodyDiv w:val="1"/>
      <w:marLeft w:val="0"/>
      <w:marRight w:val="0"/>
      <w:marTop w:val="0"/>
      <w:marBottom w:val="0"/>
      <w:divBdr>
        <w:top w:val="none" w:sz="0" w:space="0" w:color="auto"/>
        <w:left w:val="none" w:sz="0" w:space="0" w:color="auto"/>
        <w:bottom w:val="none" w:sz="0" w:space="0" w:color="auto"/>
        <w:right w:val="none" w:sz="0" w:space="0" w:color="auto"/>
      </w:divBdr>
    </w:div>
    <w:div w:id="1548949313">
      <w:bodyDiv w:val="1"/>
      <w:marLeft w:val="0"/>
      <w:marRight w:val="0"/>
      <w:marTop w:val="0"/>
      <w:marBottom w:val="0"/>
      <w:divBdr>
        <w:top w:val="none" w:sz="0" w:space="0" w:color="auto"/>
        <w:left w:val="none" w:sz="0" w:space="0" w:color="auto"/>
        <w:bottom w:val="none" w:sz="0" w:space="0" w:color="auto"/>
        <w:right w:val="none" w:sz="0" w:space="0" w:color="auto"/>
      </w:divBdr>
    </w:div>
    <w:div w:id="1548951545">
      <w:bodyDiv w:val="1"/>
      <w:marLeft w:val="0"/>
      <w:marRight w:val="0"/>
      <w:marTop w:val="0"/>
      <w:marBottom w:val="0"/>
      <w:divBdr>
        <w:top w:val="none" w:sz="0" w:space="0" w:color="auto"/>
        <w:left w:val="none" w:sz="0" w:space="0" w:color="auto"/>
        <w:bottom w:val="none" w:sz="0" w:space="0" w:color="auto"/>
        <w:right w:val="none" w:sz="0" w:space="0" w:color="auto"/>
      </w:divBdr>
    </w:div>
    <w:div w:id="1549225698">
      <w:bodyDiv w:val="1"/>
      <w:marLeft w:val="0"/>
      <w:marRight w:val="0"/>
      <w:marTop w:val="0"/>
      <w:marBottom w:val="0"/>
      <w:divBdr>
        <w:top w:val="none" w:sz="0" w:space="0" w:color="auto"/>
        <w:left w:val="none" w:sz="0" w:space="0" w:color="auto"/>
        <w:bottom w:val="none" w:sz="0" w:space="0" w:color="auto"/>
        <w:right w:val="none" w:sz="0" w:space="0" w:color="auto"/>
      </w:divBdr>
    </w:div>
    <w:div w:id="1549956058">
      <w:bodyDiv w:val="1"/>
      <w:marLeft w:val="0"/>
      <w:marRight w:val="0"/>
      <w:marTop w:val="0"/>
      <w:marBottom w:val="0"/>
      <w:divBdr>
        <w:top w:val="none" w:sz="0" w:space="0" w:color="auto"/>
        <w:left w:val="none" w:sz="0" w:space="0" w:color="auto"/>
        <w:bottom w:val="none" w:sz="0" w:space="0" w:color="auto"/>
        <w:right w:val="none" w:sz="0" w:space="0" w:color="auto"/>
      </w:divBdr>
    </w:div>
    <w:div w:id="1551847111">
      <w:bodyDiv w:val="1"/>
      <w:marLeft w:val="0"/>
      <w:marRight w:val="0"/>
      <w:marTop w:val="0"/>
      <w:marBottom w:val="0"/>
      <w:divBdr>
        <w:top w:val="none" w:sz="0" w:space="0" w:color="auto"/>
        <w:left w:val="none" w:sz="0" w:space="0" w:color="auto"/>
        <w:bottom w:val="none" w:sz="0" w:space="0" w:color="auto"/>
        <w:right w:val="none" w:sz="0" w:space="0" w:color="auto"/>
      </w:divBdr>
    </w:div>
    <w:div w:id="1551990548">
      <w:bodyDiv w:val="1"/>
      <w:marLeft w:val="0"/>
      <w:marRight w:val="0"/>
      <w:marTop w:val="0"/>
      <w:marBottom w:val="0"/>
      <w:divBdr>
        <w:top w:val="none" w:sz="0" w:space="0" w:color="auto"/>
        <w:left w:val="none" w:sz="0" w:space="0" w:color="auto"/>
        <w:bottom w:val="none" w:sz="0" w:space="0" w:color="auto"/>
        <w:right w:val="none" w:sz="0" w:space="0" w:color="auto"/>
      </w:divBdr>
    </w:div>
    <w:div w:id="1552034014">
      <w:bodyDiv w:val="1"/>
      <w:marLeft w:val="0"/>
      <w:marRight w:val="0"/>
      <w:marTop w:val="0"/>
      <w:marBottom w:val="0"/>
      <w:divBdr>
        <w:top w:val="none" w:sz="0" w:space="0" w:color="auto"/>
        <w:left w:val="none" w:sz="0" w:space="0" w:color="auto"/>
        <w:bottom w:val="none" w:sz="0" w:space="0" w:color="auto"/>
        <w:right w:val="none" w:sz="0" w:space="0" w:color="auto"/>
      </w:divBdr>
    </w:div>
    <w:div w:id="1552502731">
      <w:bodyDiv w:val="1"/>
      <w:marLeft w:val="0"/>
      <w:marRight w:val="0"/>
      <w:marTop w:val="0"/>
      <w:marBottom w:val="0"/>
      <w:divBdr>
        <w:top w:val="none" w:sz="0" w:space="0" w:color="auto"/>
        <w:left w:val="none" w:sz="0" w:space="0" w:color="auto"/>
        <w:bottom w:val="none" w:sz="0" w:space="0" w:color="auto"/>
        <w:right w:val="none" w:sz="0" w:space="0" w:color="auto"/>
      </w:divBdr>
    </w:div>
    <w:div w:id="1552810780">
      <w:bodyDiv w:val="1"/>
      <w:marLeft w:val="0"/>
      <w:marRight w:val="0"/>
      <w:marTop w:val="0"/>
      <w:marBottom w:val="0"/>
      <w:divBdr>
        <w:top w:val="none" w:sz="0" w:space="0" w:color="auto"/>
        <w:left w:val="none" w:sz="0" w:space="0" w:color="auto"/>
        <w:bottom w:val="none" w:sz="0" w:space="0" w:color="auto"/>
        <w:right w:val="none" w:sz="0" w:space="0" w:color="auto"/>
      </w:divBdr>
    </w:div>
    <w:div w:id="1552811843">
      <w:bodyDiv w:val="1"/>
      <w:marLeft w:val="0"/>
      <w:marRight w:val="0"/>
      <w:marTop w:val="0"/>
      <w:marBottom w:val="0"/>
      <w:divBdr>
        <w:top w:val="none" w:sz="0" w:space="0" w:color="auto"/>
        <w:left w:val="none" w:sz="0" w:space="0" w:color="auto"/>
        <w:bottom w:val="none" w:sz="0" w:space="0" w:color="auto"/>
        <w:right w:val="none" w:sz="0" w:space="0" w:color="auto"/>
      </w:divBdr>
    </w:div>
    <w:div w:id="1553537374">
      <w:bodyDiv w:val="1"/>
      <w:marLeft w:val="0"/>
      <w:marRight w:val="0"/>
      <w:marTop w:val="0"/>
      <w:marBottom w:val="0"/>
      <w:divBdr>
        <w:top w:val="none" w:sz="0" w:space="0" w:color="auto"/>
        <w:left w:val="none" w:sz="0" w:space="0" w:color="auto"/>
        <w:bottom w:val="none" w:sz="0" w:space="0" w:color="auto"/>
        <w:right w:val="none" w:sz="0" w:space="0" w:color="auto"/>
      </w:divBdr>
    </w:div>
    <w:div w:id="1553615031">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
    <w:div w:id="1554269471">
      <w:bodyDiv w:val="1"/>
      <w:marLeft w:val="0"/>
      <w:marRight w:val="0"/>
      <w:marTop w:val="0"/>
      <w:marBottom w:val="0"/>
      <w:divBdr>
        <w:top w:val="none" w:sz="0" w:space="0" w:color="auto"/>
        <w:left w:val="none" w:sz="0" w:space="0" w:color="auto"/>
        <w:bottom w:val="none" w:sz="0" w:space="0" w:color="auto"/>
        <w:right w:val="none" w:sz="0" w:space="0" w:color="auto"/>
      </w:divBdr>
    </w:div>
    <w:div w:id="1555114844">
      <w:bodyDiv w:val="1"/>
      <w:marLeft w:val="0"/>
      <w:marRight w:val="0"/>
      <w:marTop w:val="0"/>
      <w:marBottom w:val="0"/>
      <w:divBdr>
        <w:top w:val="none" w:sz="0" w:space="0" w:color="auto"/>
        <w:left w:val="none" w:sz="0" w:space="0" w:color="auto"/>
        <w:bottom w:val="none" w:sz="0" w:space="0" w:color="auto"/>
        <w:right w:val="none" w:sz="0" w:space="0" w:color="auto"/>
      </w:divBdr>
    </w:div>
    <w:div w:id="1555383555">
      <w:bodyDiv w:val="1"/>
      <w:marLeft w:val="0"/>
      <w:marRight w:val="0"/>
      <w:marTop w:val="0"/>
      <w:marBottom w:val="0"/>
      <w:divBdr>
        <w:top w:val="none" w:sz="0" w:space="0" w:color="auto"/>
        <w:left w:val="none" w:sz="0" w:space="0" w:color="auto"/>
        <w:bottom w:val="none" w:sz="0" w:space="0" w:color="auto"/>
        <w:right w:val="none" w:sz="0" w:space="0" w:color="auto"/>
      </w:divBdr>
    </w:div>
    <w:div w:id="1555658160">
      <w:bodyDiv w:val="1"/>
      <w:marLeft w:val="0"/>
      <w:marRight w:val="0"/>
      <w:marTop w:val="0"/>
      <w:marBottom w:val="0"/>
      <w:divBdr>
        <w:top w:val="none" w:sz="0" w:space="0" w:color="auto"/>
        <w:left w:val="none" w:sz="0" w:space="0" w:color="auto"/>
        <w:bottom w:val="none" w:sz="0" w:space="0" w:color="auto"/>
        <w:right w:val="none" w:sz="0" w:space="0" w:color="auto"/>
      </w:divBdr>
    </w:div>
    <w:div w:id="1556351214">
      <w:bodyDiv w:val="1"/>
      <w:marLeft w:val="0"/>
      <w:marRight w:val="0"/>
      <w:marTop w:val="0"/>
      <w:marBottom w:val="0"/>
      <w:divBdr>
        <w:top w:val="none" w:sz="0" w:space="0" w:color="auto"/>
        <w:left w:val="none" w:sz="0" w:space="0" w:color="auto"/>
        <w:bottom w:val="none" w:sz="0" w:space="0" w:color="auto"/>
        <w:right w:val="none" w:sz="0" w:space="0" w:color="auto"/>
      </w:divBdr>
    </w:div>
    <w:div w:id="1556431750">
      <w:bodyDiv w:val="1"/>
      <w:marLeft w:val="0"/>
      <w:marRight w:val="0"/>
      <w:marTop w:val="0"/>
      <w:marBottom w:val="0"/>
      <w:divBdr>
        <w:top w:val="none" w:sz="0" w:space="0" w:color="auto"/>
        <w:left w:val="none" w:sz="0" w:space="0" w:color="auto"/>
        <w:bottom w:val="none" w:sz="0" w:space="0" w:color="auto"/>
        <w:right w:val="none" w:sz="0" w:space="0" w:color="auto"/>
      </w:divBdr>
    </w:div>
    <w:div w:id="1556578252">
      <w:bodyDiv w:val="1"/>
      <w:marLeft w:val="0"/>
      <w:marRight w:val="0"/>
      <w:marTop w:val="0"/>
      <w:marBottom w:val="0"/>
      <w:divBdr>
        <w:top w:val="none" w:sz="0" w:space="0" w:color="auto"/>
        <w:left w:val="none" w:sz="0" w:space="0" w:color="auto"/>
        <w:bottom w:val="none" w:sz="0" w:space="0" w:color="auto"/>
        <w:right w:val="none" w:sz="0" w:space="0" w:color="auto"/>
      </w:divBdr>
    </w:div>
    <w:div w:id="1556743447">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557932225">
      <w:bodyDiv w:val="1"/>
      <w:marLeft w:val="0"/>
      <w:marRight w:val="0"/>
      <w:marTop w:val="0"/>
      <w:marBottom w:val="0"/>
      <w:divBdr>
        <w:top w:val="none" w:sz="0" w:space="0" w:color="auto"/>
        <w:left w:val="none" w:sz="0" w:space="0" w:color="auto"/>
        <w:bottom w:val="none" w:sz="0" w:space="0" w:color="auto"/>
        <w:right w:val="none" w:sz="0" w:space="0" w:color="auto"/>
      </w:divBdr>
    </w:div>
    <w:div w:id="1559314778">
      <w:bodyDiv w:val="1"/>
      <w:marLeft w:val="0"/>
      <w:marRight w:val="0"/>
      <w:marTop w:val="0"/>
      <w:marBottom w:val="0"/>
      <w:divBdr>
        <w:top w:val="none" w:sz="0" w:space="0" w:color="auto"/>
        <w:left w:val="none" w:sz="0" w:space="0" w:color="auto"/>
        <w:bottom w:val="none" w:sz="0" w:space="0" w:color="auto"/>
        <w:right w:val="none" w:sz="0" w:space="0" w:color="auto"/>
      </w:divBdr>
    </w:div>
    <w:div w:id="1559442196">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59779874">
      <w:bodyDiv w:val="1"/>
      <w:marLeft w:val="0"/>
      <w:marRight w:val="0"/>
      <w:marTop w:val="0"/>
      <w:marBottom w:val="0"/>
      <w:divBdr>
        <w:top w:val="none" w:sz="0" w:space="0" w:color="auto"/>
        <w:left w:val="none" w:sz="0" w:space="0" w:color="auto"/>
        <w:bottom w:val="none" w:sz="0" w:space="0" w:color="auto"/>
        <w:right w:val="none" w:sz="0" w:space="0" w:color="auto"/>
      </w:divBdr>
    </w:div>
    <w:div w:id="1560441437">
      <w:bodyDiv w:val="1"/>
      <w:marLeft w:val="0"/>
      <w:marRight w:val="0"/>
      <w:marTop w:val="0"/>
      <w:marBottom w:val="0"/>
      <w:divBdr>
        <w:top w:val="none" w:sz="0" w:space="0" w:color="auto"/>
        <w:left w:val="none" w:sz="0" w:space="0" w:color="auto"/>
        <w:bottom w:val="none" w:sz="0" w:space="0" w:color="auto"/>
        <w:right w:val="none" w:sz="0" w:space="0" w:color="auto"/>
      </w:divBdr>
    </w:div>
    <w:div w:id="1562253038">
      <w:bodyDiv w:val="1"/>
      <w:marLeft w:val="0"/>
      <w:marRight w:val="0"/>
      <w:marTop w:val="0"/>
      <w:marBottom w:val="0"/>
      <w:divBdr>
        <w:top w:val="none" w:sz="0" w:space="0" w:color="auto"/>
        <w:left w:val="none" w:sz="0" w:space="0" w:color="auto"/>
        <w:bottom w:val="none" w:sz="0" w:space="0" w:color="auto"/>
        <w:right w:val="none" w:sz="0" w:space="0" w:color="auto"/>
      </w:divBdr>
    </w:div>
    <w:div w:id="1562325810">
      <w:bodyDiv w:val="1"/>
      <w:marLeft w:val="0"/>
      <w:marRight w:val="0"/>
      <w:marTop w:val="0"/>
      <w:marBottom w:val="0"/>
      <w:divBdr>
        <w:top w:val="none" w:sz="0" w:space="0" w:color="auto"/>
        <w:left w:val="none" w:sz="0" w:space="0" w:color="auto"/>
        <w:bottom w:val="none" w:sz="0" w:space="0" w:color="auto"/>
        <w:right w:val="none" w:sz="0" w:space="0" w:color="auto"/>
      </w:divBdr>
    </w:div>
    <w:div w:id="1562903639">
      <w:bodyDiv w:val="1"/>
      <w:marLeft w:val="0"/>
      <w:marRight w:val="0"/>
      <w:marTop w:val="0"/>
      <w:marBottom w:val="0"/>
      <w:divBdr>
        <w:top w:val="none" w:sz="0" w:space="0" w:color="auto"/>
        <w:left w:val="none" w:sz="0" w:space="0" w:color="auto"/>
        <w:bottom w:val="none" w:sz="0" w:space="0" w:color="auto"/>
        <w:right w:val="none" w:sz="0" w:space="0" w:color="auto"/>
      </w:divBdr>
    </w:div>
    <w:div w:id="1563325428">
      <w:bodyDiv w:val="1"/>
      <w:marLeft w:val="0"/>
      <w:marRight w:val="0"/>
      <w:marTop w:val="0"/>
      <w:marBottom w:val="0"/>
      <w:divBdr>
        <w:top w:val="none" w:sz="0" w:space="0" w:color="auto"/>
        <w:left w:val="none" w:sz="0" w:space="0" w:color="auto"/>
        <w:bottom w:val="none" w:sz="0" w:space="0" w:color="auto"/>
        <w:right w:val="none" w:sz="0" w:space="0" w:color="auto"/>
      </w:divBdr>
    </w:div>
    <w:div w:id="1563364184">
      <w:bodyDiv w:val="1"/>
      <w:marLeft w:val="0"/>
      <w:marRight w:val="0"/>
      <w:marTop w:val="0"/>
      <w:marBottom w:val="0"/>
      <w:divBdr>
        <w:top w:val="none" w:sz="0" w:space="0" w:color="auto"/>
        <w:left w:val="none" w:sz="0" w:space="0" w:color="auto"/>
        <w:bottom w:val="none" w:sz="0" w:space="0" w:color="auto"/>
        <w:right w:val="none" w:sz="0" w:space="0" w:color="auto"/>
      </w:divBdr>
    </w:div>
    <w:div w:id="1563642346">
      <w:bodyDiv w:val="1"/>
      <w:marLeft w:val="0"/>
      <w:marRight w:val="0"/>
      <w:marTop w:val="0"/>
      <w:marBottom w:val="0"/>
      <w:divBdr>
        <w:top w:val="none" w:sz="0" w:space="0" w:color="auto"/>
        <w:left w:val="none" w:sz="0" w:space="0" w:color="auto"/>
        <w:bottom w:val="none" w:sz="0" w:space="0" w:color="auto"/>
        <w:right w:val="none" w:sz="0" w:space="0" w:color="auto"/>
      </w:divBdr>
    </w:div>
    <w:div w:id="1563759164">
      <w:bodyDiv w:val="1"/>
      <w:marLeft w:val="0"/>
      <w:marRight w:val="0"/>
      <w:marTop w:val="0"/>
      <w:marBottom w:val="0"/>
      <w:divBdr>
        <w:top w:val="none" w:sz="0" w:space="0" w:color="auto"/>
        <w:left w:val="none" w:sz="0" w:space="0" w:color="auto"/>
        <w:bottom w:val="none" w:sz="0" w:space="0" w:color="auto"/>
        <w:right w:val="none" w:sz="0" w:space="0" w:color="auto"/>
      </w:divBdr>
    </w:div>
    <w:div w:id="1564869546">
      <w:bodyDiv w:val="1"/>
      <w:marLeft w:val="0"/>
      <w:marRight w:val="0"/>
      <w:marTop w:val="0"/>
      <w:marBottom w:val="0"/>
      <w:divBdr>
        <w:top w:val="none" w:sz="0" w:space="0" w:color="auto"/>
        <w:left w:val="none" w:sz="0" w:space="0" w:color="auto"/>
        <w:bottom w:val="none" w:sz="0" w:space="0" w:color="auto"/>
        <w:right w:val="none" w:sz="0" w:space="0" w:color="auto"/>
      </w:divBdr>
    </w:div>
    <w:div w:id="1565024823">
      <w:bodyDiv w:val="1"/>
      <w:marLeft w:val="0"/>
      <w:marRight w:val="0"/>
      <w:marTop w:val="0"/>
      <w:marBottom w:val="0"/>
      <w:divBdr>
        <w:top w:val="none" w:sz="0" w:space="0" w:color="auto"/>
        <w:left w:val="none" w:sz="0" w:space="0" w:color="auto"/>
        <w:bottom w:val="none" w:sz="0" w:space="0" w:color="auto"/>
        <w:right w:val="none" w:sz="0" w:space="0" w:color="auto"/>
      </w:divBdr>
    </w:div>
    <w:div w:id="1565141607">
      <w:bodyDiv w:val="1"/>
      <w:marLeft w:val="0"/>
      <w:marRight w:val="0"/>
      <w:marTop w:val="0"/>
      <w:marBottom w:val="0"/>
      <w:divBdr>
        <w:top w:val="none" w:sz="0" w:space="0" w:color="auto"/>
        <w:left w:val="none" w:sz="0" w:space="0" w:color="auto"/>
        <w:bottom w:val="none" w:sz="0" w:space="0" w:color="auto"/>
        <w:right w:val="none" w:sz="0" w:space="0" w:color="auto"/>
      </w:divBdr>
    </w:div>
    <w:div w:id="1565598779">
      <w:bodyDiv w:val="1"/>
      <w:marLeft w:val="0"/>
      <w:marRight w:val="0"/>
      <w:marTop w:val="0"/>
      <w:marBottom w:val="0"/>
      <w:divBdr>
        <w:top w:val="none" w:sz="0" w:space="0" w:color="auto"/>
        <w:left w:val="none" w:sz="0" w:space="0" w:color="auto"/>
        <w:bottom w:val="none" w:sz="0" w:space="0" w:color="auto"/>
        <w:right w:val="none" w:sz="0" w:space="0" w:color="auto"/>
      </w:divBdr>
    </w:div>
    <w:div w:id="1566257356">
      <w:bodyDiv w:val="1"/>
      <w:marLeft w:val="0"/>
      <w:marRight w:val="0"/>
      <w:marTop w:val="0"/>
      <w:marBottom w:val="0"/>
      <w:divBdr>
        <w:top w:val="none" w:sz="0" w:space="0" w:color="auto"/>
        <w:left w:val="none" w:sz="0" w:space="0" w:color="auto"/>
        <w:bottom w:val="none" w:sz="0" w:space="0" w:color="auto"/>
        <w:right w:val="none" w:sz="0" w:space="0" w:color="auto"/>
      </w:divBdr>
    </w:div>
    <w:div w:id="1566721589">
      <w:bodyDiv w:val="1"/>
      <w:marLeft w:val="0"/>
      <w:marRight w:val="0"/>
      <w:marTop w:val="0"/>
      <w:marBottom w:val="0"/>
      <w:divBdr>
        <w:top w:val="none" w:sz="0" w:space="0" w:color="auto"/>
        <w:left w:val="none" w:sz="0" w:space="0" w:color="auto"/>
        <w:bottom w:val="none" w:sz="0" w:space="0" w:color="auto"/>
        <w:right w:val="none" w:sz="0" w:space="0" w:color="auto"/>
      </w:divBdr>
    </w:div>
    <w:div w:id="1569001953">
      <w:bodyDiv w:val="1"/>
      <w:marLeft w:val="0"/>
      <w:marRight w:val="0"/>
      <w:marTop w:val="0"/>
      <w:marBottom w:val="0"/>
      <w:divBdr>
        <w:top w:val="none" w:sz="0" w:space="0" w:color="auto"/>
        <w:left w:val="none" w:sz="0" w:space="0" w:color="auto"/>
        <w:bottom w:val="none" w:sz="0" w:space="0" w:color="auto"/>
        <w:right w:val="none" w:sz="0" w:space="0" w:color="auto"/>
      </w:divBdr>
    </w:div>
    <w:div w:id="1569073979">
      <w:bodyDiv w:val="1"/>
      <w:marLeft w:val="0"/>
      <w:marRight w:val="0"/>
      <w:marTop w:val="0"/>
      <w:marBottom w:val="0"/>
      <w:divBdr>
        <w:top w:val="none" w:sz="0" w:space="0" w:color="auto"/>
        <w:left w:val="none" w:sz="0" w:space="0" w:color="auto"/>
        <w:bottom w:val="none" w:sz="0" w:space="0" w:color="auto"/>
        <w:right w:val="none" w:sz="0" w:space="0" w:color="auto"/>
      </w:divBdr>
    </w:div>
    <w:div w:id="1569614226">
      <w:bodyDiv w:val="1"/>
      <w:marLeft w:val="0"/>
      <w:marRight w:val="0"/>
      <w:marTop w:val="0"/>
      <w:marBottom w:val="0"/>
      <w:divBdr>
        <w:top w:val="none" w:sz="0" w:space="0" w:color="auto"/>
        <w:left w:val="none" w:sz="0" w:space="0" w:color="auto"/>
        <w:bottom w:val="none" w:sz="0" w:space="0" w:color="auto"/>
        <w:right w:val="none" w:sz="0" w:space="0" w:color="auto"/>
      </w:divBdr>
    </w:div>
    <w:div w:id="1569881451">
      <w:bodyDiv w:val="1"/>
      <w:marLeft w:val="0"/>
      <w:marRight w:val="0"/>
      <w:marTop w:val="0"/>
      <w:marBottom w:val="0"/>
      <w:divBdr>
        <w:top w:val="none" w:sz="0" w:space="0" w:color="auto"/>
        <w:left w:val="none" w:sz="0" w:space="0" w:color="auto"/>
        <w:bottom w:val="none" w:sz="0" w:space="0" w:color="auto"/>
        <w:right w:val="none" w:sz="0" w:space="0" w:color="auto"/>
      </w:divBdr>
    </w:div>
    <w:div w:id="1569917825">
      <w:bodyDiv w:val="1"/>
      <w:marLeft w:val="0"/>
      <w:marRight w:val="0"/>
      <w:marTop w:val="0"/>
      <w:marBottom w:val="0"/>
      <w:divBdr>
        <w:top w:val="none" w:sz="0" w:space="0" w:color="auto"/>
        <w:left w:val="none" w:sz="0" w:space="0" w:color="auto"/>
        <w:bottom w:val="none" w:sz="0" w:space="0" w:color="auto"/>
        <w:right w:val="none" w:sz="0" w:space="0" w:color="auto"/>
      </w:divBdr>
    </w:div>
    <w:div w:id="1570001337">
      <w:bodyDiv w:val="1"/>
      <w:marLeft w:val="0"/>
      <w:marRight w:val="0"/>
      <w:marTop w:val="0"/>
      <w:marBottom w:val="0"/>
      <w:divBdr>
        <w:top w:val="none" w:sz="0" w:space="0" w:color="auto"/>
        <w:left w:val="none" w:sz="0" w:space="0" w:color="auto"/>
        <w:bottom w:val="none" w:sz="0" w:space="0" w:color="auto"/>
        <w:right w:val="none" w:sz="0" w:space="0" w:color="auto"/>
      </w:divBdr>
    </w:div>
    <w:div w:id="1570848793">
      <w:bodyDiv w:val="1"/>
      <w:marLeft w:val="0"/>
      <w:marRight w:val="0"/>
      <w:marTop w:val="0"/>
      <w:marBottom w:val="0"/>
      <w:divBdr>
        <w:top w:val="none" w:sz="0" w:space="0" w:color="auto"/>
        <w:left w:val="none" w:sz="0" w:space="0" w:color="auto"/>
        <w:bottom w:val="none" w:sz="0" w:space="0" w:color="auto"/>
        <w:right w:val="none" w:sz="0" w:space="0" w:color="auto"/>
      </w:divBdr>
    </w:div>
    <w:div w:id="1571503988">
      <w:bodyDiv w:val="1"/>
      <w:marLeft w:val="0"/>
      <w:marRight w:val="0"/>
      <w:marTop w:val="0"/>
      <w:marBottom w:val="0"/>
      <w:divBdr>
        <w:top w:val="none" w:sz="0" w:space="0" w:color="auto"/>
        <w:left w:val="none" w:sz="0" w:space="0" w:color="auto"/>
        <w:bottom w:val="none" w:sz="0" w:space="0" w:color="auto"/>
        <w:right w:val="none" w:sz="0" w:space="0" w:color="auto"/>
      </w:divBdr>
    </w:div>
    <w:div w:id="1572230036">
      <w:bodyDiv w:val="1"/>
      <w:marLeft w:val="0"/>
      <w:marRight w:val="0"/>
      <w:marTop w:val="0"/>
      <w:marBottom w:val="0"/>
      <w:divBdr>
        <w:top w:val="none" w:sz="0" w:space="0" w:color="auto"/>
        <w:left w:val="none" w:sz="0" w:space="0" w:color="auto"/>
        <w:bottom w:val="none" w:sz="0" w:space="0" w:color="auto"/>
        <w:right w:val="none" w:sz="0" w:space="0" w:color="auto"/>
      </w:divBdr>
    </w:div>
    <w:div w:id="1572353781">
      <w:bodyDiv w:val="1"/>
      <w:marLeft w:val="0"/>
      <w:marRight w:val="0"/>
      <w:marTop w:val="0"/>
      <w:marBottom w:val="0"/>
      <w:divBdr>
        <w:top w:val="none" w:sz="0" w:space="0" w:color="auto"/>
        <w:left w:val="none" w:sz="0" w:space="0" w:color="auto"/>
        <w:bottom w:val="none" w:sz="0" w:space="0" w:color="auto"/>
        <w:right w:val="none" w:sz="0" w:space="0" w:color="auto"/>
      </w:divBdr>
    </w:div>
    <w:div w:id="1572960167">
      <w:bodyDiv w:val="1"/>
      <w:marLeft w:val="0"/>
      <w:marRight w:val="0"/>
      <w:marTop w:val="0"/>
      <w:marBottom w:val="0"/>
      <w:divBdr>
        <w:top w:val="none" w:sz="0" w:space="0" w:color="auto"/>
        <w:left w:val="none" w:sz="0" w:space="0" w:color="auto"/>
        <w:bottom w:val="none" w:sz="0" w:space="0" w:color="auto"/>
        <w:right w:val="none" w:sz="0" w:space="0" w:color="auto"/>
      </w:divBdr>
    </w:div>
    <w:div w:id="1573781620">
      <w:bodyDiv w:val="1"/>
      <w:marLeft w:val="0"/>
      <w:marRight w:val="0"/>
      <w:marTop w:val="0"/>
      <w:marBottom w:val="0"/>
      <w:divBdr>
        <w:top w:val="none" w:sz="0" w:space="0" w:color="auto"/>
        <w:left w:val="none" w:sz="0" w:space="0" w:color="auto"/>
        <w:bottom w:val="none" w:sz="0" w:space="0" w:color="auto"/>
        <w:right w:val="none" w:sz="0" w:space="0" w:color="auto"/>
      </w:divBdr>
    </w:div>
    <w:div w:id="1574781842">
      <w:bodyDiv w:val="1"/>
      <w:marLeft w:val="0"/>
      <w:marRight w:val="0"/>
      <w:marTop w:val="0"/>
      <w:marBottom w:val="0"/>
      <w:divBdr>
        <w:top w:val="none" w:sz="0" w:space="0" w:color="auto"/>
        <w:left w:val="none" w:sz="0" w:space="0" w:color="auto"/>
        <w:bottom w:val="none" w:sz="0" w:space="0" w:color="auto"/>
        <w:right w:val="none" w:sz="0" w:space="0" w:color="auto"/>
      </w:divBdr>
    </w:div>
    <w:div w:id="1575042365">
      <w:bodyDiv w:val="1"/>
      <w:marLeft w:val="0"/>
      <w:marRight w:val="0"/>
      <w:marTop w:val="0"/>
      <w:marBottom w:val="0"/>
      <w:divBdr>
        <w:top w:val="none" w:sz="0" w:space="0" w:color="auto"/>
        <w:left w:val="none" w:sz="0" w:space="0" w:color="auto"/>
        <w:bottom w:val="none" w:sz="0" w:space="0" w:color="auto"/>
        <w:right w:val="none" w:sz="0" w:space="0" w:color="auto"/>
      </w:divBdr>
    </w:div>
    <w:div w:id="1576352714">
      <w:bodyDiv w:val="1"/>
      <w:marLeft w:val="0"/>
      <w:marRight w:val="0"/>
      <w:marTop w:val="0"/>
      <w:marBottom w:val="0"/>
      <w:divBdr>
        <w:top w:val="none" w:sz="0" w:space="0" w:color="auto"/>
        <w:left w:val="none" w:sz="0" w:space="0" w:color="auto"/>
        <w:bottom w:val="none" w:sz="0" w:space="0" w:color="auto"/>
        <w:right w:val="none" w:sz="0" w:space="0" w:color="auto"/>
      </w:divBdr>
    </w:div>
    <w:div w:id="1577276033">
      <w:bodyDiv w:val="1"/>
      <w:marLeft w:val="0"/>
      <w:marRight w:val="0"/>
      <w:marTop w:val="0"/>
      <w:marBottom w:val="0"/>
      <w:divBdr>
        <w:top w:val="none" w:sz="0" w:space="0" w:color="auto"/>
        <w:left w:val="none" w:sz="0" w:space="0" w:color="auto"/>
        <w:bottom w:val="none" w:sz="0" w:space="0" w:color="auto"/>
        <w:right w:val="none" w:sz="0" w:space="0" w:color="auto"/>
      </w:divBdr>
    </w:div>
    <w:div w:id="1577401442">
      <w:bodyDiv w:val="1"/>
      <w:marLeft w:val="0"/>
      <w:marRight w:val="0"/>
      <w:marTop w:val="0"/>
      <w:marBottom w:val="0"/>
      <w:divBdr>
        <w:top w:val="none" w:sz="0" w:space="0" w:color="auto"/>
        <w:left w:val="none" w:sz="0" w:space="0" w:color="auto"/>
        <w:bottom w:val="none" w:sz="0" w:space="0" w:color="auto"/>
        <w:right w:val="none" w:sz="0" w:space="0" w:color="auto"/>
      </w:divBdr>
    </w:div>
    <w:div w:id="1577519014">
      <w:bodyDiv w:val="1"/>
      <w:marLeft w:val="0"/>
      <w:marRight w:val="0"/>
      <w:marTop w:val="0"/>
      <w:marBottom w:val="0"/>
      <w:divBdr>
        <w:top w:val="none" w:sz="0" w:space="0" w:color="auto"/>
        <w:left w:val="none" w:sz="0" w:space="0" w:color="auto"/>
        <w:bottom w:val="none" w:sz="0" w:space="0" w:color="auto"/>
        <w:right w:val="none" w:sz="0" w:space="0" w:color="auto"/>
      </w:divBdr>
    </w:div>
    <w:div w:id="1577669568">
      <w:bodyDiv w:val="1"/>
      <w:marLeft w:val="0"/>
      <w:marRight w:val="0"/>
      <w:marTop w:val="0"/>
      <w:marBottom w:val="0"/>
      <w:divBdr>
        <w:top w:val="none" w:sz="0" w:space="0" w:color="auto"/>
        <w:left w:val="none" w:sz="0" w:space="0" w:color="auto"/>
        <w:bottom w:val="none" w:sz="0" w:space="0" w:color="auto"/>
        <w:right w:val="none" w:sz="0" w:space="0" w:color="auto"/>
      </w:divBdr>
    </w:div>
    <w:div w:id="1577789005">
      <w:bodyDiv w:val="1"/>
      <w:marLeft w:val="0"/>
      <w:marRight w:val="0"/>
      <w:marTop w:val="0"/>
      <w:marBottom w:val="0"/>
      <w:divBdr>
        <w:top w:val="none" w:sz="0" w:space="0" w:color="auto"/>
        <w:left w:val="none" w:sz="0" w:space="0" w:color="auto"/>
        <w:bottom w:val="none" w:sz="0" w:space="0" w:color="auto"/>
        <w:right w:val="none" w:sz="0" w:space="0" w:color="auto"/>
      </w:divBdr>
    </w:div>
    <w:div w:id="1577980473">
      <w:bodyDiv w:val="1"/>
      <w:marLeft w:val="0"/>
      <w:marRight w:val="0"/>
      <w:marTop w:val="0"/>
      <w:marBottom w:val="0"/>
      <w:divBdr>
        <w:top w:val="none" w:sz="0" w:space="0" w:color="auto"/>
        <w:left w:val="none" w:sz="0" w:space="0" w:color="auto"/>
        <w:bottom w:val="none" w:sz="0" w:space="0" w:color="auto"/>
        <w:right w:val="none" w:sz="0" w:space="0" w:color="auto"/>
      </w:divBdr>
    </w:div>
    <w:div w:id="1578173855">
      <w:bodyDiv w:val="1"/>
      <w:marLeft w:val="0"/>
      <w:marRight w:val="0"/>
      <w:marTop w:val="0"/>
      <w:marBottom w:val="0"/>
      <w:divBdr>
        <w:top w:val="none" w:sz="0" w:space="0" w:color="auto"/>
        <w:left w:val="none" w:sz="0" w:space="0" w:color="auto"/>
        <w:bottom w:val="none" w:sz="0" w:space="0" w:color="auto"/>
        <w:right w:val="none" w:sz="0" w:space="0" w:color="auto"/>
      </w:divBdr>
    </w:div>
    <w:div w:id="1578510968">
      <w:bodyDiv w:val="1"/>
      <w:marLeft w:val="0"/>
      <w:marRight w:val="0"/>
      <w:marTop w:val="0"/>
      <w:marBottom w:val="0"/>
      <w:divBdr>
        <w:top w:val="none" w:sz="0" w:space="0" w:color="auto"/>
        <w:left w:val="none" w:sz="0" w:space="0" w:color="auto"/>
        <w:bottom w:val="none" w:sz="0" w:space="0" w:color="auto"/>
        <w:right w:val="none" w:sz="0" w:space="0" w:color="auto"/>
      </w:divBdr>
    </w:div>
    <w:div w:id="1579055681">
      <w:bodyDiv w:val="1"/>
      <w:marLeft w:val="0"/>
      <w:marRight w:val="0"/>
      <w:marTop w:val="0"/>
      <w:marBottom w:val="0"/>
      <w:divBdr>
        <w:top w:val="none" w:sz="0" w:space="0" w:color="auto"/>
        <w:left w:val="none" w:sz="0" w:space="0" w:color="auto"/>
        <w:bottom w:val="none" w:sz="0" w:space="0" w:color="auto"/>
        <w:right w:val="none" w:sz="0" w:space="0" w:color="auto"/>
      </w:divBdr>
    </w:div>
    <w:div w:id="1580482555">
      <w:bodyDiv w:val="1"/>
      <w:marLeft w:val="0"/>
      <w:marRight w:val="0"/>
      <w:marTop w:val="0"/>
      <w:marBottom w:val="0"/>
      <w:divBdr>
        <w:top w:val="none" w:sz="0" w:space="0" w:color="auto"/>
        <w:left w:val="none" w:sz="0" w:space="0" w:color="auto"/>
        <w:bottom w:val="none" w:sz="0" w:space="0" w:color="auto"/>
        <w:right w:val="none" w:sz="0" w:space="0" w:color="auto"/>
      </w:divBdr>
    </w:div>
    <w:div w:id="1581023127">
      <w:bodyDiv w:val="1"/>
      <w:marLeft w:val="0"/>
      <w:marRight w:val="0"/>
      <w:marTop w:val="0"/>
      <w:marBottom w:val="0"/>
      <w:divBdr>
        <w:top w:val="none" w:sz="0" w:space="0" w:color="auto"/>
        <w:left w:val="none" w:sz="0" w:space="0" w:color="auto"/>
        <w:bottom w:val="none" w:sz="0" w:space="0" w:color="auto"/>
        <w:right w:val="none" w:sz="0" w:space="0" w:color="auto"/>
      </w:divBdr>
    </w:div>
    <w:div w:id="1581212822">
      <w:bodyDiv w:val="1"/>
      <w:marLeft w:val="0"/>
      <w:marRight w:val="0"/>
      <w:marTop w:val="0"/>
      <w:marBottom w:val="0"/>
      <w:divBdr>
        <w:top w:val="none" w:sz="0" w:space="0" w:color="auto"/>
        <w:left w:val="none" w:sz="0" w:space="0" w:color="auto"/>
        <w:bottom w:val="none" w:sz="0" w:space="0" w:color="auto"/>
        <w:right w:val="none" w:sz="0" w:space="0" w:color="auto"/>
      </w:divBdr>
    </w:div>
    <w:div w:id="1581449936">
      <w:bodyDiv w:val="1"/>
      <w:marLeft w:val="0"/>
      <w:marRight w:val="0"/>
      <w:marTop w:val="0"/>
      <w:marBottom w:val="0"/>
      <w:divBdr>
        <w:top w:val="none" w:sz="0" w:space="0" w:color="auto"/>
        <w:left w:val="none" w:sz="0" w:space="0" w:color="auto"/>
        <w:bottom w:val="none" w:sz="0" w:space="0" w:color="auto"/>
        <w:right w:val="none" w:sz="0" w:space="0" w:color="auto"/>
      </w:divBdr>
    </w:div>
    <w:div w:id="1581450698">
      <w:bodyDiv w:val="1"/>
      <w:marLeft w:val="0"/>
      <w:marRight w:val="0"/>
      <w:marTop w:val="0"/>
      <w:marBottom w:val="0"/>
      <w:divBdr>
        <w:top w:val="none" w:sz="0" w:space="0" w:color="auto"/>
        <w:left w:val="none" w:sz="0" w:space="0" w:color="auto"/>
        <w:bottom w:val="none" w:sz="0" w:space="0" w:color="auto"/>
        <w:right w:val="none" w:sz="0" w:space="0" w:color="auto"/>
      </w:divBdr>
    </w:div>
    <w:div w:id="1581599541">
      <w:bodyDiv w:val="1"/>
      <w:marLeft w:val="0"/>
      <w:marRight w:val="0"/>
      <w:marTop w:val="0"/>
      <w:marBottom w:val="0"/>
      <w:divBdr>
        <w:top w:val="none" w:sz="0" w:space="0" w:color="auto"/>
        <w:left w:val="none" w:sz="0" w:space="0" w:color="auto"/>
        <w:bottom w:val="none" w:sz="0" w:space="0" w:color="auto"/>
        <w:right w:val="none" w:sz="0" w:space="0" w:color="auto"/>
      </w:divBdr>
    </w:div>
    <w:div w:id="1581938501">
      <w:bodyDiv w:val="1"/>
      <w:marLeft w:val="0"/>
      <w:marRight w:val="0"/>
      <w:marTop w:val="0"/>
      <w:marBottom w:val="0"/>
      <w:divBdr>
        <w:top w:val="none" w:sz="0" w:space="0" w:color="auto"/>
        <w:left w:val="none" w:sz="0" w:space="0" w:color="auto"/>
        <w:bottom w:val="none" w:sz="0" w:space="0" w:color="auto"/>
        <w:right w:val="none" w:sz="0" w:space="0" w:color="auto"/>
      </w:divBdr>
    </w:div>
    <w:div w:id="1582329820">
      <w:bodyDiv w:val="1"/>
      <w:marLeft w:val="0"/>
      <w:marRight w:val="0"/>
      <w:marTop w:val="0"/>
      <w:marBottom w:val="0"/>
      <w:divBdr>
        <w:top w:val="none" w:sz="0" w:space="0" w:color="auto"/>
        <w:left w:val="none" w:sz="0" w:space="0" w:color="auto"/>
        <w:bottom w:val="none" w:sz="0" w:space="0" w:color="auto"/>
        <w:right w:val="none" w:sz="0" w:space="0" w:color="auto"/>
      </w:divBdr>
    </w:div>
    <w:div w:id="1583292396">
      <w:bodyDiv w:val="1"/>
      <w:marLeft w:val="0"/>
      <w:marRight w:val="0"/>
      <w:marTop w:val="0"/>
      <w:marBottom w:val="0"/>
      <w:divBdr>
        <w:top w:val="none" w:sz="0" w:space="0" w:color="auto"/>
        <w:left w:val="none" w:sz="0" w:space="0" w:color="auto"/>
        <w:bottom w:val="none" w:sz="0" w:space="0" w:color="auto"/>
        <w:right w:val="none" w:sz="0" w:space="0" w:color="auto"/>
      </w:divBdr>
    </w:div>
    <w:div w:id="1583953987">
      <w:bodyDiv w:val="1"/>
      <w:marLeft w:val="0"/>
      <w:marRight w:val="0"/>
      <w:marTop w:val="0"/>
      <w:marBottom w:val="0"/>
      <w:divBdr>
        <w:top w:val="none" w:sz="0" w:space="0" w:color="auto"/>
        <w:left w:val="none" w:sz="0" w:space="0" w:color="auto"/>
        <w:bottom w:val="none" w:sz="0" w:space="0" w:color="auto"/>
        <w:right w:val="none" w:sz="0" w:space="0" w:color="auto"/>
      </w:divBdr>
    </w:div>
    <w:div w:id="1584072820">
      <w:bodyDiv w:val="1"/>
      <w:marLeft w:val="0"/>
      <w:marRight w:val="0"/>
      <w:marTop w:val="0"/>
      <w:marBottom w:val="0"/>
      <w:divBdr>
        <w:top w:val="none" w:sz="0" w:space="0" w:color="auto"/>
        <w:left w:val="none" w:sz="0" w:space="0" w:color="auto"/>
        <w:bottom w:val="none" w:sz="0" w:space="0" w:color="auto"/>
        <w:right w:val="none" w:sz="0" w:space="0" w:color="auto"/>
      </w:divBdr>
    </w:div>
    <w:div w:id="1585872382">
      <w:bodyDiv w:val="1"/>
      <w:marLeft w:val="0"/>
      <w:marRight w:val="0"/>
      <w:marTop w:val="0"/>
      <w:marBottom w:val="0"/>
      <w:divBdr>
        <w:top w:val="none" w:sz="0" w:space="0" w:color="auto"/>
        <w:left w:val="none" w:sz="0" w:space="0" w:color="auto"/>
        <w:bottom w:val="none" w:sz="0" w:space="0" w:color="auto"/>
        <w:right w:val="none" w:sz="0" w:space="0" w:color="auto"/>
      </w:divBdr>
    </w:div>
    <w:div w:id="1586186717">
      <w:bodyDiv w:val="1"/>
      <w:marLeft w:val="0"/>
      <w:marRight w:val="0"/>
      <w:marTop w:val="0"/>
      <w:marBottom w:val="0"/>
      <w:divBdr>
        <w:top w:val="none" w:sz="0" w:space="0" w:color="auto"/>
        <w:left w:val="none" w:sz="0" w:space="0" w:color="auto"/>
        <w:bottom w:val="none" w:sz="0" w:space="0" w:color="auto"/>
        <w:right w:val="none" w:sz="0" w:space="0" w:color="auto"/>
      </w:divBdr>
    </w:div>
    <w:div w:id="1586456376">
      <w:bodyDiv w:val="1"/>
      <w:marLeft w:val="0"/>
      <w:marRight w:val="0"/>
      <w:marTop w:val="0"/>
      <w:marBottom w:val="0"/>
      <w:divBdr>
        <w:top w:val="none" w:sz="0" w:space="0" w:color="auto"/>
        <w:left w:val="none" w:sz="0" w:space="0" w:color="auto"/>
        <w:bottom w:val="none" w:sz="0" w:space="0" w:color="auto"/>
        <w:right w:val="none" w:sz="0" w:space="0" w:color="auto"/>
      </w:divBdr>
    </w:div>
    <w:div w:id="1587107338">
      <w:bodyDiv w:val="1"/>
      <w:marLeft w:val="0"/>
      <w:marRight w:val="0"/>
      <w:marTop w:val="0"/>
      <w:marBottom w:val="0"/>
      <w:divBdr>
        <w:top w:val="none" w:sz="0" w:space="0" w:color="auto"/>
        <w:left w:val="none" w:sz="0" w:space="0" w:color="auto"/>
        <w:bottom w:val="none" w:sz="0" w:space="0" w:color="auto"/>
        <w:right w:val="none" w:sz="0" w:space="0" w:color="auto"/>
      </w:divBdr>
    </w:div>
    <w:div w:id="1587110494">
      <w:bodyDiv w:val="1"/>
      <w:marLeft w:val="0"/>
      <w:marRight w:val="0"/>
      <w:marTop w:val="0"/>
      <w:marBottom w:val="0"/>
      <w:divBdr>
        <w:top w:val="none" w:sz="0" w:space="0" w:color="auto"/>
        <w:left w:val="none" w:sz="0" w:space="0" w:color="auto"/>
        <w:bottom w:val="none" w:sz="0" w:space="0" w:color="auto"/>
        <w:right w:val="none" w:sz="0" w:space="0" w:color="auto"/>
      </w:divBdr>
    </w:div>
    <w:div w:id="1587111901">
      <w:bodyDiv w:val="1"/>
      <w:marLeft w:val="0"/>
      <w:marRight w:val="0"/>
      <w:marTop w:val="0"/>
      <w:marBottom w:val="0"/>
      <w:divBdr>
        <w:top w:val="none" w:sz="0" w:space="0" w:color="auto"/>
        <w:left w:val="none" w:sz="0" w:space="0" w:color="auto"/>
        <w:bottom w:val="none" w:sz="0" w:space="0" w:color="auto"/>
        <w:right w:val="none" w:sz="0" w:space="0" w:color="auto"/>
      </w:divBdr>
    </w:div>
    <w:div w:id="1587226999">
      <w:bodyDiv w:val="1"/>
      <w:marLeft w:val="0"/>
      <w:marRight w:val="0"/>
      <w:marTop w:val="0"/>
      <w:marBottom w:val="0"/>
      <w:divBdr>
        <w:top w:val="none" w:sz="0" w:space="0" w:color="auto"/>
        <w:left w:val="none" w:sz="0" w:space="0" w:color="auto"/>
        <w:bottom w:val="none" w:sz="0" w:space="0" w:color="auto"/>
        <w:right w:val="none" w:sz="0" w:space="0" w:color="auto"/>
      </w:divBdr>
    </w:div>
    <w:div w:id="1587837222">
      <w:bodyDiv w:val="1"/>
      <w:marLeft w:val="0"/>
      <w:marRight w:val="0"/>
      <w:marTop w:val="0"/>
      <w:marBottom w:val="0"/>
      <w:divBdr>
        <w:top w:val="none" w:sz="0" w:space="0" w:color="auto"/>
        <w:left w:val="none" w:sz="0" w:space="0" w:color="auto"/>
        <w:bottom w:val="none" w:sz="0" w:space="0" w:color="auto"/>
        <w:right w:val="none" w:sz="0" w:space="0" w:color="auto"/>
      </w:divBdr>
    </w:div>
    <w:div w:id="1588147396">
      <w:bodyDiv w:val="1"/>
      <w:marLeft w:val="0"/>
      <w:marRight w:val="0"/>
      <w:marTop w:val="0"/>
      <w:marBottom w:val="0"/>
      <w:divBdr>
        <w:top w:val="none" w:sz="0" w:space="0" w:color="auto"/>
        <w:left w:val="none" w:sz="0" w:space="0" w:color="auto"/>
        <w:bottom w:val="none" w:sz="0" w:space="0" w:color="auto"/>
        <w:right w:val="none" w:sz="0" w:space="0" w:color="auto"/>
      </w:divBdr>
    </w:div>
    <w:div w:id="1589196266">
      <w:bodyDiv w:val="1"/>
      <w:marLeft w:val="0"/>
      <w:marRight w:val="0"/>
      <w:marTop w:val="0"/>
      <w:marBottom w:val="0"/>
      <w:divBdr>
        <w:top w:val="none" w:sz="0" w:space="0" w:color="auto"/>
        <w:left w:val="none" w:sz="0" w:space="0" w:color="auto"/>
        <w:bottom w:val="none" w:sz="0" w:space="0" w:color="auto"/>
        <w:right w:val="none" w:sz="0" w:space="0" w:color="auto"/>
      </w:divBdr>
    </w:div>
    <w:div w:id="1590386255">
      <w:bodyDiv w:val="1"/>
      <w:marLeft w:val="0"/>
      <w:marRight w:val="0"/>
      <w:marTop w:val="0"/>
      <w:marBottom w:val="0"/>
      <w:divBdr>
        <w:top w:val="none" w:sz="0" w:space="0" w:color="auto"/>
        <w:left w:val="none" w:sz="0" w:space="0" w:color="auto"/>
        <w:bottom w:val="none" w:sz="0" w:space="0" w:color="auto"/>
        <w:right w:val="none" w:sz="0" w:space="0" w:color="auto"/>
      </w:divBdr>
    </w:div>
    <w:div w:id="1592468977">
      <w:bodyDiv w:val="1"/>
      <w:marLeft w:val="0"/>
      <w:marRight w:val="0"/>
      <w:marTop w:val="0"/>
      <w:marBottom w:val="0"/>
      <w:divBdr>
        <w:top w:val="none" w:sz="0" w:space="0" w:color="auto"/>
        <w:left w:val="none" w:sz="0" w:space="0" w:color="auto"/>
        <w:bottom w:val="none" w:sz="0" w:space="0" w:color="auto"/>
        <w:right w:val="none" w:sz="0" w:space="0" w:color="auto"/>
      </w:divBdr>
    </w:div>
    <w:div w:id="1593198703">
      <w:bodyDiv w:val="1"/>
      <w:marLeft w:val="0"/>
      <w:marRight w:val="0"/>
      <w:marTop w:val="0"/>
      <w:marBottom w:val="0"/>
      <w:divBdr>
        <w:top w:val="none" w:sz="0" w:space="0" w:color="auto"/>
        <w:left w:val="none" w:sz="0" w:space="0" w:color="auto"/>
        <w:bottom w:val="none" w:sz="0" w:space="0" w:color="auto"/>
        <w:right w:val="none" w:sz="0" w:space="0" w:color="auto"/>
      </w:divBdr>
    </w:div>
    <w:div w:id="1593389747">
      <w:bodyDiv w:val="1"/>
      <w:marLeft w:val="0"/>
      <w:marRight w:val="0"/>
      <w:marTop w:val="0"/>
      <w:marBottom w:val="0"/>
      <w:divBdr>
        <w:top w:val="none" w:sz="0" w:space="0" w:color="auto"/>
        <w:left w:val="none" w:sz="0" w:space="0" w:color="auto"/>
        <w:bottom w:val="none" w:sz="0" w:space="0" w:color="auto"/>
        <w:right w:val="none" w:sz="0" w:space="0" w:color="auto"/>
      </w:divBdr>
    </w:div>
    <w:div w:id="1593512761">
      <w:bodyDiv w:val="1"/>
      <w:marLeft w:val="0"/>
      <w:marRight w:val="0"/>
      <w:marTop w:val="0"/>
      <w:marBottom w:val="0"/>
      <w:divBdr>
        <w:top w:val="none" w:sz="0" w:space="0" w:color="auto"/>
        <w:left w:val="none" w:sz="0" w:space="0" w:color="auto"/>
        <w:bottom w:val="none" w:sz="0" w:space="0" w:color="auto"/>
        <w:right w:val="none" w:sz="0" w:space="0" w:color="auto"/>
      </w:divBdr>
    </w:div>
    <w:div w:id="1593665510">
      <w:bodyDiv w:val="1"/>
      <w:marLeft w:val="0"/>
      <w:marRight w:val="0"/>
      <w:marTop w:val="0"/>
      <w:marBottom w:val="0"/>
      <w:divBdr>
        <w:top w:val="none" w:sz="0" w:space="0" w:color="auto"/>
        <w:left w:val="none" w:sz="0" w:space="0" w:color="auto"/>
        <w:bottom w:val="none" w:sz="0" w:space="0" w:color="auto"/>
        <w:right w:val="none" w:sz="0" w:space="0" w:color="auto"/>
      </w:divBdr>
    </w:div>
    <w:div w:id="1595556253">
      <w:bodyDiv w:val="1"/>
      <w:marLeft w:val="0"/>
      <w:marRight w:val="0"/>
      <w:marTop w:val="0"/>
      <w:marBottom w:val="0"/>
      <w:divBdr>
        <w:top w:val="none" w:sz="0" w:space="0" w:color="auto"/>
        <w:left w:val="none" w:sz="0" w:space="0" w:color="auto"/>
        <w:bottom w:val="none" w:sz="0" w:space="0" w:color="auto"/>
        <w:right w:val="none" w:sz="0" w:space="0" w:color="auto"/>
      </w:divBdr>
    </w:div>
    <w:div w:id="1595746276">
      <w:bodyDiv w:val="1"/>
      <w:marLeft w:val="0"/>
      <w:marRight w:val="0"/>
      <w:marTop w:val="0"/>
      <w:marBottom w:val="0"/>
      <w:divBdr>
        <w:top w:val="none" w:sz="0" w:space="0" w:color="auto"/>
        <w:left w:val="none" w:sz="0" w:space="0" w:color="auto"/>
        <w:bottom w:val="none" w:sz="0" w:space="0" w:color="auto"/>
        <w:right w:val="none" w:sz="0" w:space="0" w:color="auto"/>
      </w:divBdr>
    </w:div>
    <w:div w:id="1596864486">
      <w:bodyDiv w:val="1"/>
      <w:marLeft w:val="0"/>
      <w:marRight w:val="0"/>
      <w:marTop w:val="0"/>
      <w:marBottom w:val="0"/>
      <w:divBdr>
        <w:top w:val="none" w:sz="0" w:space="0" w:color="auto"/>
        <w:left w:val="none" w:sz="0" w:space="0" w:color="auto"/>
        <w:bottom w:val="none" w:sz="0" w:space="0" w:color="auto"/>
        <w:right w:val="none" w:sz="0" w:space="0" w:color="auto"/>
      </w:divBdr>
    </w:div>
    <w:div w:id="1597400733">
      <w:bodyDiv w:val="1"/>
      <w:marLeft w:val="0"/>
      <w:marRight w:val="0"/>
      <w:marTop w:val="0"/>
      <w:marBottom w:val="0"/>
      <w:divBdr>
        <w:top w:val="none" w:sz="0" w:space="0" w:color="auto"/>
        <w:left w:val="none" w:sz="0" w:space="0" w:color="auto"/>
        <w:bottom w:val="none" w:sz="0" w:space="0" w:color="auto"/>
        <w:right w:val="none" w:sz="0" w:space="0" w:color="auto"/>
      </w:divBdr>
    </w:div>
    <w:div w:id="1597707749">
      <w:bodyDiv w:val="1"/>
      <w:marLeft w:val="0"/>
      <w:marRight w:val="0"/>
      <w:marTop w:val="0"/>
      <w:marBottom w:val="0"/>
      <w:divBdr>
        <w:top w:val="none" w:sz="0" w:space="0" w:color="auto"/>
        <w:left w:val="none" w:sz="0" w:space="0" w:color="auto"/>
        <w:bottom w:val="none" w:sz="0" w:space="0" w:color="auto"/>
        <w:right w:val="none" w:sz="0" w:space="0" w:color="auto"/>
      </w:divBdr>
    </w:div>
    <w:div w:id="1598489537">
      <w:bodyDiv w:val="1"/>
      <w:marLeft w:val="0"/>
      <w:marRight w:val="0"/>
      <w:marTop w:val="0"/>
      <w:marBottom w:val="0"/>
      <w:divBdr>
        <w:top w:val="none" w:sz="0" w:space="0" w:color="auto"/>
        <w:left w:val="none" w:sz="0" w:space="0" w:color="auto"/>
        <w:bottom w:val="none" w:sz="0" w:space="0" w:color="auto"/>
        <w:right w:val="none" w:sz="0" w:space="0" w:color="auto"/>
      </w:divBdr>
    </w:div>
    <w:div w:id="1598825408">
      <w:bodyDiv w:val="1"/>
      <w:marLeft w:val="0"/>
      <w:marRight w:val="0"/>
      <w:marTop w:val="0"/>
      <w:marBottom w:val="0"/>
      <w:divBdr>
        <w:top w:val="none" w:sz="0" w:space="0" w:color="auto"/>
        <w:left w:val="none" w:sz="0" w:space="0" w:color="auto"/>
        <w:bottom w:val="none" w:sz="0" w:space="0" w:color="auto"/>
        <w:right w:val="none" w:sz="0" w:space="0" w:color="auto"/>
      </w:divBdr>
    </w:div>
    <w:div w:id="1598975287">
      <w:bodyDiv w:val="1"/>
      <w:marLeft w:val="0"/>
      <w:marRight w:val="0"/>
      <w:marTop w:val="0"/>
      <w:marBottom w:val="0"/>
      <w:divBdr>
        <w:top w:val="none" w:sz="0" w:space="0" w:color="auto"/>
        <w:left w:val="none" w:sz="0" w:space="0" w:color="auto"/>
        <w:bottom w:val="none" w:sz="0" w:space="0" w:color="auto"/>
        <w:right w:val="none" w:sz="0" w:space="0" w:color="auto"/>
      </w:divBdr>
    </w:div>
    <w:div w:id="1599482389">
      <w:bodyDiv w:val="1"/>
      <w:marLeft w:val="0"/>
      <w:marRight w:val="0"/>
      <w:marTop w:val="0"/>
      <w:marBottom w:val="0"/>
      <w:divBdr>
        <w:top w:val="none" w:sz="0" w:space="0" w:color="auto"/>
        <w:left w:val="none" w:sz="0" w:space="0" w:color="auto"/>
        <w:bottom w:val="none" w:sz="0" w:space="0" w:color="auto"/>
        <w:right w:val="none" w:sz="0" w:space="0" w:color="auto"/>
      </w:divBdr>
    </w:div>
    <w:div w:id="1600481170">
      <w:bodyDiv w:val="1"/>
      <w:marLeft w:val="0"/>
      <w:marRight w:val="0"/>
      <w:marTop w:val="0"/>
      <w:marBottom w:val="0"/>
      <w:divBdr>
        <w:top w:val="none" w:sz="0" w:space="0" w:color="auto"/>
        <w:left w:val="none" w:sz="0" w:space="0" w:color="auto"/>
        <w:bottom w:val="none" w:sz="0" w:space="0" w:color="auto"/>
        <w:right w:val="none" w:sz="0" w:space="0" w:color="auto"/>
      </w:divBdr>
    </w:div>
    <w:div w:id="1600482137">
      <w:bodyDiv w:val="1"/>
      <w:marLeft w:val="0"/>
      <w:marRight w:val="0"/>
      <w:marTop w:val="0"/>
      <w:marBottom w:val="0"/>
      <w:divBdr>
        <w:top w:val="none" w:sz="0" w:space="0" w:color="auto"/>
        <w:left w:val="none" w:sz="0" w:space="0" w:color="auto"/>
        <w:bottom w:val="none" w:sz="0" w:space="0" w:color="auto"/>
        <w:right w:val="none" w:sz="0" w:space="0" w:color="auto"/>
      </w:divBdr>
    </w:div>
    <w:div w:id="1601374918">
      <w:bodyDiv w:val="1"/>
      <w:marLeft w:val="0"/>
      <w:marRight w:val="0"/>
      <w:marTop w:val="0"/>
      <w:marBottom w:val="0"/>
      <w:divBdr>
        <w:top w:val="none" w:sz="0" w:space="0" w:color="auto"/>
        <w:left w:val="none" w:sz="0" w:space="0" w:color="auto"/>
        <w:bottom w:val="none" w:sz="0" w:space="0" w:color="auto"/>
        <w:right w:val="none" w:sz="0" w:space="0" w:color="auto"/>
      </w:divBdr>
    </w:div>
    <w:div w:id="1601714269">
      <w:bodyDiv w:val="1"/>
      <w:marLeft w:val="0"/>
      <w:marRight w:val="0"/>
      <w:marTop w:val="0"/>
      <w:marBottom w:val="0"/>
      <w:divBdr>
        <w:top w:val="none" w:sz="0" w:space="0" w:color="auto"/>
        <w:left w:val="none" w:sz="0" w:space="0" w:color="auto"/>
        <w:bottom w:val="none" w:sz="0" w:space="0" w:color="auto"/>
        <w:right w:val="none" w:sz="0" w:space="0" w:color="auto"/>
      </w:divBdr>
    </w:div>
    <w:div w:id="1602569671">
      <w:bodyDiv w:val="1"/>
      <w:marLeft w:val="0"/>
      <w:marRight w:val="0"/>
      <w:marTop w:val="0"/>
      <w:marBottom w:val="0"/>
      <w:divBdr>
        <w:top w:val="none" w:sz="0" w:space="0" w:color="auto"/>
        <w:left w:val="none" w:sz="0" w:space="0" w:color="auto"/>
        <w:bottom w:val="none" w:sz="0" w:space="0" w:color="auto"/>
        <w:right w:val="none" w:sz="0" w:space="0" w:color="auto"/>
      </w:divBdr>
    </w:div>
    <w:div w:id="1603561746">
      <w:bodyDiv w:val="1"/>
      <w:marLeft w:val="0"/>
      <w:marRight w:val="0"/>
      <w:marTop w:val="0"/>
      <w:marBottom w:val="0"/>
      <w:divBdr>
        <w:top w:val="none" w:sz="0" w:space="0" w:color="auto"/>
        <w:left w:val="none" w:sz="0" w:space="0" w:color="auto"/>
        <w:bottom w:val="none" w:sz="0" w:space="0" w:color="auto"/>
        <w:right w:val="none" w:sz="0" w:space="0" w:color="auto"/>
      </w:divBdr>
    </w:div>
    <w:div w:id="1606112193">
      <w:bodyDiv w:val="1"/>
      <w:marLeft w:val="0"/>
      <w:marRight w:val="0"/>
      <w:marTop w:val="0"/>
      <w:marBottom w:val="0"/>
      <w:divBdr>
        <w:top w:val="none" w:sz="0" w:space="0" w:color="auto"/>
        <w:left w:val="none" w:sz="0" w:space="0" w:color="auto"/>
        <w:bottom w:val="none" w:sz="0" w:space="0" w:color="auto"/>
        <w:right w:val="none" w:sz="0" w:space="0" w:color="auto"/>
      </w:divBdr>
    </w:div>
    <w:div w:id="1606423316">
      <w:bodyDiv w:val="1"/>
      <w:marLeft w:val="0"/>
      <w:marRight w:val="0"/>
      <w:marTop w:val="0"/>
      <w:marBottom w:val="0"/>
      <w:divBdr>
        <w:top w:val="none" w:sz="0" w:space="0" w:color="auto"/>
        <w:left w:val="none" w:sz="0" w:space="0" w:color="auto"/>
        <w:bottom w:val="none" w:sz="0" w:space="0" w:color="auto"/>
        <w:right w:val="none" w:sz="0" w:space="0" w:color="auto"/>
      </w:divBdr>
    </w:div>
    <w:div w:id="1606691101">
      <w:bodyDiv w:val="1"/>
      <w:marLeft w:val="0"/>
      <w:marRight w:val="0"/>
      <w:marTop w:val="0"/>
      <w:marBottom w:val="0"/>
      <w:divBdr>
        <w:top w:val="none" w:sz="0" w:space="0" w:color="auto"/>
        <w:left w:val="none" w:sz="0" w:space="0" w:color="auto"/>
        <w:bottom w:val="none" w:sz="0" w:space="0" w:color="auto"/>
        <w:right w:val="none" w:sz="0" w:space="0" w:color="auto"/>
      </w:divBdr>
    </w:div>
    <w:div w:id="1607035131">
      <w:bodyDiv w:val="1"/>
      <w:marLeft w:val="0"/>
      <w:marRight w:val="0"/>
      <w:marTop w:val="0"/>
      <w:marBottom w:val="0"/>
      <w:divBdr>
        <w:top w:val="none" w:sz="0" w:space="0" w:color="auto"/>
        <w:left w:val="none" w:sz="0" w:space="0" w:color="auto"/>
        <w:bottom w:val="none" w:sz="0" w:space="0" w:color="auto"/>
        <w:right w:val="none" w:sz="0" w:space="0" w:color="auto"/>
      </w:divBdr>
    </w:div>
    <w:div w:id="1607036207">
      <w:bodyDiv w:val="1"/>
      <w:marLeft w:val="0"/>
      <w:marRight w:val="0"/>
      <w:marTop w:val="0"/>
      <w:marBottom w:val="0"/>
      <w:divBdr>
        <w:top w:val="none" w:sz="0" w:space="0" w:color="auto"/>
        <w:left w:val="none" w:sz="0" w:space="0" w:color="auto"/>
        <w:bottom w:val="none" w:sz="0" w:space="0" w:color="auto"/>
        <w:right w:val="none" w:sz="0" w:space="0" w:color="auto"/>
      </w:divBdr>
    </w:div>
    <w:div w:id="1607040853">
      <w:bodyDiv w:val="1"/>
      <w:marLeft w:val="0"/>
      <w:marRight w:val="0"/>
      <w:marTop w:val="0"/>
      <w:marBottom w:val="0"/>
      <w:divBdr>
        <w:top w:val="none" w:sz="0" w:space="0" w:color="auto"/>
        <w:left w:val="none" w:sz="0" w:space="0" w:color="auto"/>
        <w:bottom w:val="none" w:sz="0" w:space="0" w:color="auto"/>
        <w:right w:val="none" w:sz="0" w:space="0" w:color="auto"/>
      </w:divBdr>
    </w:div>
    <w:div w:id="1607080130">
      <w:bodyDiv w:val="1"/>
      <w:marLeft w:val="0"/>
      <w:marRight w:val="0"/>
      <w:marTop w:val="0"/>
      <w:marBottom w:val="0"/>
      <w:divBdr>
        <w:top w:val="none" w:sz="0" w:space="0" w:color="auto"/>
        <w:left w:val="none" w:sz="0" w:space="0" w:color="auto"/>
        <w:bottom w:val="none" w:sz="0" w:space="0" w:color="auto"/>
        <w:right w:val="none" w:sz="0" w:space="0" w:color="auto"/>
      </w:divBdr>
    </w:div>
    <w:div w:id="1607427258">
      <w:bodyDiv w:val="1"/>
      <w:marLeft w:val="0"/>
      <w:marRight w:val="0"/>
      <w:marTop w:val="0"/>
      <w:marBottom w:val="0"/>
      <w:divBdr>
        <w:top w:val="none" w:sz="0" w:space="0" w:color="auto"/>
        <w:left w:val="none" w:sz="0" w:space="0" w:color="auto"/>
        <w:bottom w:val="none" w:sz="0" w:space="0" w:color="auto"/>
        <w:right w:val="none" w:sz="0" w:space="0" w:color="auto"/>
      </w:divBdr>
    </w:div>
    <w:div w:id="1607808092">
      <w:bodyDiv w:val="1"/>
      <w:marLeft w:val="0"/>
      <w:marRight w:val="0"/>
      <w:marTop w:val="0"/>
      <w:marBottom w:val="0"/>
      <w:divBdr>
        <w:top w:val="none" w:sz="0" w:space="0" w:color="auto"/>
        <w:left w:val="none" w:sz="0" w:space="0" w:color="auto"/>
        <w:bottom w:val="none" w:sz="0" w:space="0" w:color="auto"/>
        <w:right w:val="none" w:sz="0" w:space="0" w:color="auto"/>
      </w:divBdr>
    </w:div>
    <w:div w:id="1607813544">
      <w:bodyDiv w:val="1"/>
      <w:marLeft w:val="0"/>
      <w:marRight w:val="0"/>
      <w:marTop w:val="0"/>
      <w:marBottom w:val="0"/>
      <w:divBdr>
        <w:top w:val="none" w:sz="0" w:space="0" w:color="auto"/>
        <w:left w:val="none" w:sz="0" w:space="0" w:color="auto"/>
        <w:bottom w:val="none" w:sz="0" w:space="0" w:color="auto"/>
        <w:right w:val="none" w:sz="0" w:space="0" w:color="auto"/>
      </w:divBdr>
    </w:div>
    <w:div w:id="1608148702">
      <w:bodyDiv w:val="1"/>
      <w:marLeft w:val="0"/>
      <w:marRight w:val="0"/>
      <w:marTop w:val="0"/>
      <w:marBottom w:val="0"/>
      <w:divBdr>
        <w:top w:val="none" w:sz="0" w:space="0" w:color="auto"/>
        <w:left w:val="none" w:sz="0" w:space="0" w:color="auto"/>
        <w:bottom w:val="none" w:sz="0" w:space="0" w:color="auto"/>
        <w:right w:val="none" w:sz="0" w:space="0" w:color="auto"/>
      </w:divBdr>
    </w:div>
    <w:div w:id="1608779147">
      <w:bodyDiv w:val="1"/>
      <w:marLeft w:val="0"/>
      <w:marRight w:val="0"/>
      <w:marTop w:val="0"/>
      <w:marBottom w:val="0"/>
      <w:divBdr>
        <w:top w:val="none" w:sz="0" w:space="0" w:color="auto"/>
        <w:left w:val="none" w:sz="0" w:space="0" w:color="auto"/>
        <w:bottom w:val="none" w:sz="0" w:space="0" w:color="auto"/>
        <w:right w:val="none" w:sz="0" w:space="0" w:color="auto"/>
      </w:divBdr>
    </w:div>
    <w:div w:id="1608852127">
      <w:bodyDiv w:val="1"/>
      <w:marLeft w:val="0"/>
      <w:marRight w:val="0"/>
      <w:marTop w:val="0"/>
      <w:marBottom w:val="0"/>
      <w:divBdr>
        <w:top w:val="none" w:sz="0" w:space="0" w:color="auto"/>
        <w:left w:val="none" w:sz="0" w:space="0" w:color="auto"/>
        <w:bottom w:val="none" w:sz="0" w:space="0" w:color="auto"/>
        <w:right w:val="none" w:sz="0" w:space="0" w:color="auto"/>
      </w:divBdr>
    </w:div>
    <w:div w:id="1608924463">
      <w:bodyDiv w:val="1"/>
      <w:marLeft w:val="0"/>
      <w:marRight w:val="0"/>
      <w:marTop w:val="0"/>
      <w:marBottom w:val="0"/>
      <w:divBdr>
        <w:top w:val="none" w:sz="0" w:space="0" w:color="auto"/>
        <w:left w:val="none" w:sz="0" w:space="0" w:color="auto"/>
        <w:bottom w:val="none" w:sz="0" w:space="0" w:color="auto"/>
        <w:right w:val="none" w:sz="0" w:space="0" w:color="auto"/>
      </w:divBdr>
    </w:div>
    <w:div w:id="1609580067">
      <w:bodyDiv w:val="1"/>
      <w:marLeft w:val="0"/>
      <w:marRight w:val="0"/>
      <w:marTop w:val="0"/>
      <w:marBottom w:val="0"/>
      <w:divBdr>
        <w:top w:val="none" w:sz="0" w:space="0" w:color="auto"/>
        <w:left w:val="none" w:sz="0" w:space="0" w:color="auto"/>
        <w:bottom w:val="none" w:sz="0" w:space="0" w:color="auto"/>
        <w:right w:val="none" w:sz="0" w:space="0" w:color="auto"/>
      </w:divBdr>
    </w:div>
    <w:div w:id="1610626192">
      <w:bodyDiv w:val="1"/>
      <w:marLeft w:val="0"/>
      <w:marRight w:val="0"/>
      <w:marTop w:val="0"/>
      <w:marBottom w:val="0"/>
      <w:divBdr>
        <w:top w:val="none" w:sz="0" w:space="0" w:color="auto"/>
        <w:left w:val="none" w:sz="0" w:space="0" w:color="auto"/>
        <w:bottom w:val="none" w:sz="0" w:space="0" w:color="auto"/>
        <w:right w:val="none" w:sz="0" w:space="0" w:color="auto"/>
      </w:divBdr>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11084878">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1667681">
      <w:bodyDiv w:val="1"/>
      <w:marLeft w:val="0"/>
      <w:marRight w:val="0"/>
      <w:marTop w:val="0"/>
      <w:marBottom w:val="0"/>
      <w:divBdr>
        <w:top w:val="none" w:sz="0" w:space="0" w:color="auto"/>
        <w:left w:val="none" w:sz="0" w:space="0" w:color="auto"/>
        <w:bottom w:val="none" w:sz="0" w:space="0" w:color="auto"/>
        <w:right w:val="none" w:sz="0" w:space="0" w:color="auto"/>
      </w:divBdr>
    </w:div>
    <w:div w:id="1611937622">
      <w:bodyDiv w:val="1"/>
      <w:marLeft w:val="0"/>
      <w:marRight w:val="0"/>
      <w:marTop w:val="0"/>
      <w:marBottom w:val="0"/>
      <w:divBdr>
        <w:top w:val="none" w:sz="0" w:space="0" w:color="auto"/>
        <w:left w:val="none" w:sz="0" w:space="0" w:color="auto"/>
        <w:bottom w:val="none" w:sz="0" w:space="0" w:color="auto"/>
        <w:right w:val="none" w:sz="0" w:space="0" w:color="auto"/>
      </w:divBdr>
    </w:div>
    <w:div w:id="1611937942">
      <w:bodyDiv w:val="1"/>
      <w:marLeft w:val="0"/>
      <w:marRight w:val="0"/>
      <w:marTop w:val="0"/>
      <w:marBottom w:val="0"/>
      <w:divBdr>
        <w:top w:val="none" w:sz="0" w:space="0" w:color="auto"/>
        <w:left w:val="none" w:sz="0" w:space="0" w:color="auto"/>
        <w:bottom w:val="none" w:sz="0" w:space="0" w:color="auto"/>
        <w:right w:val="none" w:sz="0" w:space="0" w:color="auto"/>
      </w:divBdr>
    </w:div>
    <w:div w:id="1612128153">
      <w:bodyDiv w:val="1"/>
      <w:marLeft w:val="0"/>
      <w:marRight w:val="0"/>
      <w:marTop w:val="0"/>
      <w:marBottom w:val="0"/>
      <w:divBdr>
        <w:top w:val="none" w:sz="0" w:space="0" w:color="auto"/>
        <w:left w:val="none" w:sz="0" w:space="0" w:color="auto"/>
        <w:bottom w:val="none" w:sz="0" w:space="0" w:color="auto"/>
        <w:right w:val="none" w:sz="0" w:space="0" w:color="auto"/>
      </w:divBdr>
    </w:div>
    <w:div w:id="1612396215">
      <w:bodyDiv w:val="1"/>
      <w:marLeft w:val="0"/>
      <w:marRight w:val="0"/>
      <w:marTop w:val="0"/>
      <w:marBottom w:val="0"/>
      <w:divBdr>
        <w:top w:val="none" w:sz="0" w:space="0" w:color="auto"/>
        <w:left w:val="none" w:sz="0" w:space="0" w:color="auto"/>
        <w:bottom w:val="none" w:sz="0" w:space="0" w:color="auto"/>
        <w:right w:val="none" w:sz="0" w:space="0" w:color="auto"/>
      </w:divBdr>
    </w:div>
    <w:div w:id="1612736887">
      <w:bodyDiv w:val="1"/>
      <w:marLeft w:val="0"/>
      <w:marRight w:val="0"/>
      <w:marTop w:val="0"/>
      <w:marBottom w:val="0"/>
      <w:divBdr>
        <w:top w:val="none" w:sz="0" w:space="0" w:color="auto"/>
        <w:left w:val="none" w:sz="0" w:space="0" w:color="auto"/>
        <w:bottom w:val="none" w:sz="0" w:space="0" w:color="auto"/>
        <w:right w:val="none" w:sz="0" w:space="0" w:color="auto"/>
      </w:divBdr>
    </w:div>
    <w:div w:id="1612741354">
      <w:bodyDiv w:val="1"/>
      <w:marLeft w:val="0"/>
      <w:marRight w:val="0"/>
      <w:marTop w:val="0"/>
      <w:marBottom w:val="0"/>
      <w:divBdr>
        <w:top w:val="none" w:sz="0" w:space="0" w:color="auto"/>
        <w:left w:val="none" w:sz="0" w:space="0" w:color="auto"/>
        <w:bottom w:val="none" w:sz="0" w:space="0" w:color="auto"/>
        <w:right w:val="none" w:sz="0" w:space="0" w:color="auto"/>
      </w:divBdr>
    </w:div>
    <w:div w:id="1613246198">
      <w:bodyDiv w:val="1"/>
      <w:marLeft w:val="0"/>
      <w:marRight w:val="0"/>
      <w:marTop w:val="0"/>
      <w:marBottom w:val="0"/>
      <w:divBdr>
        <w:top w:val="none" w:sz="0" w:space="0" w:color="auto"/>
        <w:left w:val="none" w:sz="0" w:space="0" w:color="auto"/>
        <w:bottom w:val="none" w:sz="0" w:space="0" w:color="auto"/>
        <w:right w:val="none" w:sz="0" w:space="0" w:color="auto"/>
      </w:divBdr>
    </w:div>
    <w:div w:id="1614896269">
      <w:bodyDiv w:val="1"/>
      <w:marLeft w:val="0"/>
      <w:marRight w:val="0"/>
      <w:marTop w:val="0"/>
      <w:marBottom w:val="0"/>
      <w:divBdr>
        <w:top w:val="none" w:sz="0" w:space="0" w:color="auto"/>
        <w:left w:val="none" w:sz="0" w:space="0" w:color="auto"/>
        <w:bottom w:val="none" w:sz="0" w:space="0" w:color="auto"/>
        <w:right w:val="none" w:sz="0" w:space="0" w:color="auto"/>
      </w:divBdr>
    </w:div>
    <w:div w:id="1615399906">
      <w:bodyDiv w:val="1"/>
      <w:marLeft w:val="0"/>
      <w:marRight w:val="0"/>
      <w:marTop w:val="0"/>
      <w:marBottom w:val="0"/>
      <w:divBdr>
        <w:top w:val="none" w:sz="0" w:space="0" w:color="auto"/>
        <w:left w:val="none" w:sz="0" w:space="0" w:color="auto"/>
        <w:bottom w:val="none" w:sz="0" w:space="0" w:color="auto"/>
        <w:right w:val="none" w:sz="0" w:space="0" w:color="auto"/>
      </w:divBdr>
    </w:div>
    <w:div w:id="1615552786">
      <w:bodyDiv w:val="1"/>
      <w:marLeft w:val="0"/>
      <w:marRight w:val="0"/>
      <w:marTop w:val="0"/>
      <w:marBottom w:val="0"/>
      <w:divBdr>
        <w:top w:val="none" w:sz="0" w:space="0" w:color="auto"/>
        <w:left w:val="none" w:sz="0" w:space="0" w:color="auto"/>
        <w:bottom w:val="none" w:sz="0" w:space="0" w:color="auto"/>
        <w:right w:val="none" w:sz="0" w:space="0" w:color="auto"/>
      </w:divBdr>
    </w:div>
    <w:div w:id="1616013841">
      <w:bodyDiv w:val="1"/>
      <w:marLeft w:val="0"/>
      <w:marRight w:val="0"/>
      <w:marTop w:val="0"/>
      <w:marBottom w:val="0"/>
      <w:divBdr>
        <w:top w:val="none" w:sz="0" w:space="0" w:color="auto"/>
        <w:left w:val="none" w:sz="0" w:space="0" w:color="auto"/>
        <w:bottom w:val="none" w:sz="0" w:space="0" w:color="auto"/>
        <w:right w:val="none" w:sz="0" w:space="0" w:color="auto"/>
      </w:divBdr>
    </w:div>
    <w:div w:id="1616135507">
      <w:bodyDiv w:val="1"/>
      <w:marLeft w:val="0"/>
      <w:marRight w:val="0"/>
      <w:marTop w:val="0"/>
      <w:marBottom w:val="0"/>
      <w:divBdr>
        <w:top w:val="none" w:sz="0" w:space="0" w:color="auto"/>
        <w:left w:val="none" w:sz="0" w:space="0" w:color="auto"/>
        <w:bottom w:val="none" w:sz="0" w:space="0" w:color="auto"/>
        <w:right w:val="none" w:sz="0" w:space="0" w:color="auto"/>
      </w:divBdr>
    </w:div>
    <w:div w:id="1616476673">
      <w:bodyDiv w:val="1"/>
      <w:marLeft w:val="0"/>
      <w:marRight w:val="0"/>
      <w:marTop w:val="0"/>
      <w:marBottom w:val="0"/>
      <w:divBdr>
        <w:top w:val="none" w:sz="0" w:space="0" w:color="auto"/>
        <w:left w:val="none" w:sz="0" w:space="0" w:color="auto"/>
        <w:bottom w:val="none" w:sz="0" w:space="0" w:color="auto"/>
        <w:right w:val="none" w:sz="0" w:space="0" w:color="auto"/>
      </w:divBdr>
    </w:div>
    <w:div w:id="1617446285">
      <w:bodyDiv w:val="1"/>
      <w:marLeft w:val="0"/>
      <w:marRight w:val="0"/>
      <w:marTop w:val="0"/>
      <w:marBottom w:val="0"/>
      <w:divBdr>
        <w:top w:val="none" w:sz="0" w:space="0" w:color="auto"/>
        <w:left w:val="none" w:sz="0" w:space="0" w:color="auto"/>
        <w:bottom w:val="none" w:sz="0" w:space="0" w:color="auto"/>
        <w:right w:val="none" w:sz="0" w:space="0" w:color="auto"/>
      </w:divBdr>
    </w:div>
    <w:div w:id="1617834842">
      <w:bodyDiv w:val="1"/>
      <w:marLeft w:val="0"/>
      <w:marRight w:val="0"/>
      <w:marTop w:val="0"/>
      <w:marBottom w:val="0"/>
      <w:divBdr>
        <w:top w:val="none" w:sz="0" w:space="0" w:color="auto"/>
        <w:left w:val="none" w:sz="0" w:space="0" w:color="auto"/>
        <w:bottom w:val="none" w:sz="0" w:space="0" w:color="auto"/>
        <w:right w:val="none" w:sz="0" w:space="0" w:color="auto"/>
      </w:divBdr>
    </w:div>
    <w:div w:id="1618488757">
      <w:bodyDiv w:val="1"/>
      <w:marLeft w:val="0"/>
      <w:marRight w:val="0"/>
      <w:marTop w:val="0"/>
      <w:marBottom w:val="0"/>
      <w:divBdr>
        <w:top w:val="none" w:sz="0" w:space="0" w:color="auto"/>
        <w:left w:val="none" w:sz="0" w:space="0" w:color="auto"/>
        <w:bottom w:val="none" w:sz="0" w:space="0" w:color="auto"/>
        <w:right w:val="none" w:sz="0" w:space="0" w:color="auto"/>
      </w:divBdr>
    </w:div>
    <w:div w:id="1618682633">
      <w:bodyDiv w:val="1"/>
      <w:marLeft w:val="0"/>
      <w:marRight w:val="0"/>
      <w:marTop w:val="0"/>
      <w:marBottom w:val="0"/>
      <w:divBdr>
        <w:top w:val="none" w:sz="0" w:space="0" w:color="auto"/>
        <w:left w:val="none" w:sz="0" w:space="0" w:color="auto"/>
        <w:bottom w:val="none" w:sz="0" w:space="0" w:color="auto"/>
        <w:right w:val="none" w:sz="0" w:space="0" w:color="auto"/>
      </w:divBdr>
    </w:div>
    <w:div w:id="1619025656">
      <w:bodyDiv w:val="1"/>
      <w:marLeft w:val="0"/>
      <w:marRight w:val="0"/>
      <w:marTop w:val="0"/>
      <w:marBottom w:val="0"/>
      <w:divBdr>
        <w:top w:val="none" w:sz="0" w:space="0" w:color="auto"/>
        <w:left w:val="none" w:sz="0" w:space="0" w:color="auto"/>
        <w:bottom w:val="none" w:sz="0" w:space="0" w:color="auto"/>
        <w:right w:val="none" w:sz="0" w:space="0" w:color="auto"/>
      </w:divBdr>
    </w:div>
    <w:div w:id="1619675310">
      <w:bodyDiv w:val="1"/>
      <w:marLeft w:val="0"/>
      <w:marRight w:val="0"/>
      <w:marTop w:val="0"/>
      <w:marBottom w:val="0"/>
      <w:divBdr>
        <w:top w:val="none" w:sz="0" w:space="0" w:color="auto"/>
        <w:left w:val="none" w:sz="0" w:space="0" w:color="auto"/>
        <w:bottom w:val="none" w:sz="0" w:space="0" w:color="auto"/>
        <w:right w:val="none" w:sz="0" w:space="0" w:color="auto"/>
      </w:divBdr>
    </w:div>
    <w:div w:id="1619994689">
      <w:bodyDiv w:val="1"/>
      <w:marLeft w:val="0"/>
      <w:marRight w:val="0"/>
      <w:marTop w:val="0"/>
      <w:marBottom w:val="0"/>
      <w:divBdr>
        <w:top w:val="none" w:sz="0" w:space="0" w:color="auto"/>
        <w:left w:val="none" w:sz="0" w:space="0" w:color="auto"/>
        <w:bottom w:val="none" w:sz="0" w:space="0" w:color="auto"/>
        <w:right w:val="none" w:sz="0" w:space="0" w:color="auto"/>
      </w:divBdr>
    </w:div>
    <w:div w:id="1620260946">
      <w:bodyDiv w:val="1"/>
      <w:marLeft w:val="0"/>
      <w:marRight w:val="0"/>
      <w:marTop w:val="0"/>
      <w:marBottom w:val="0"/>
      <w:divBdr>
        <w:top w:val="none" w:sz="0" w:space="0" w:color="auto"/>
        <w:left w:val="none" w:sz="0" w:space="0" w:color="auto"/>
        <w:bottom w:val="none" w:sz="0" w:space="0" w:color="auto"/>
        <w:right w:val="none" w:sz="0" w:space="0" w:color="auto"/>
      </w:divBdr>
    </w:div>
    <w:div w:id="1620644976">
      <w:bodyDiv w:val="1"/>
      <w:marLeft w:val="0"/>
      <w:marRight w:val="0"/>
      <w:marTop w:val="0"/>
      <w:marBottom w:val="0"/>
      <w:divBdr>
        <w:top w:val="none" w:sz="0" w:space="0" w:color="auto"/>
        <w:left w:val="none" w:sz="0" w:space="0" w:color="auto"/>
        <w:bottom w:val="none" w:sz="0" w:space="0" w:color="auto"/>
        <w:right w:val="none" w:sz="0" w:space="0" w:color="auto"/>
      </w:divBdr>
    </w:div>
    <w:div w:id="1620843836">
      <w:bodyDiv w:val="1"/>
      <w:marLeft w:val="0"/>
      <w:marRight w:val="0"/>
      <w:marTop w:val="0"/>
      <w:marBottom w:val="0"/>
      <w:divBdr>
        <w:top w:val="none" w:sz="0" w:space="0" w:color="auto"/>
        <w:left w:val="none" w:sz="0" w:space="0" w:color="auto"/>
        <w:bottom w:val="none" w:sz="0" w:space="0" w:color="auto"/>
        <w:right w:val="none" w:sz="0" w:space="0" w:color="auto"/>
      </w:divBdr>
    </w:div>
    <w:div w:id="1621111381">
      <w:bodyDiv w:val="1"/>
      <w:marLeft w:val="0"/>
      <w:marRight w:val="0"/>
      <w:marTop w:val="0"/>
      <w:marBottom w:val="0"/>
      <w:divBdr>
        <w:top w:val="none" w:sz="0" w:space="0" w:color="auto"/>
        <w:left w:val="none" w:sz="0" w:space="0" w:color="auto"/>
        <w:bottom w:val="none" w:sz="0" w:space="0" w:color="auto"/>
        <w:right w:val="none" w:sz="0" w:space="0" w:color="auto"/>
      </w:divBdr>
    </w:div>
    <w:div w:id="1621914559">
      <w:bodyDiv w:val="1"/>
      <w:marLeft w:val="0"/>
      <w:marRight w:val="0"/>
      <w:marTop w:val="0"/>
      <w:marBottom w:val="0"/>
      <w:divBdr>
        <w:top w:val="none" w:sz="0" w:space="0" w:color="auto"/>
        <w:left w:val="none" w:sz="0" w:space="0" w:color="auto"/>
        <w:bottom w:val="none" w:sz="0" w:space="0" w:color="auto"/>
        <w:right w:val="none" w:sz="0" w:space="0" w:color="auto"/>
      </w:divBdr>
    </w:div>
    <w:div w:id="1622027466">
      <w:bodyDiv w:val="1"/>
      <w:marLeft w:val="0"/>
      <w:marRight w:val="0"/>
      <w:marTop w:val="0"/>
      <w:marBottom w:val="0"/>
      <w:divBdr>
        <w:top w:val="none" w:sz="0" w:space="0" w:color="auto"/>
        <w:left w:val="none" w:sz="0" w:space="0" w:color="auto"/>
        <w:bottom w:val="none" w:sz="0" w:space="0" w:color="auto"/>
        <w:right w:val="none" w:sz="0" w:space="0" w:color="auto"/>
      </w:divBdr>
    </w:div>
    <w:div w:id="1622028212">
      <w:bodyDiv w:val="1"/>
      <w:marLeft w:val="0"/>
      <w:marRight w:val="0"/>
      <w:marTop w:val="0"/>
      <w:marBottom w:val="0"/>
      <w:divBdr>
        <w:top w:val="none" w:sz="0" w:space="0" w:color="auto"/>
        <w:left w:val="none" w:sz="0" w:space="0" w:color="auto"/>
        <w:bottom w:val="none" w:sz="0" w:space="0" w:color="auto"/>
        <w:right w:val="none" w:sz="0" w:space="0" w:color="auto"/>
      </w:divBdr>
    </w:div>
    <w:div w:id="1622301957">
      <w:bodyDiv w:val="1"/>
      <w:marLeft w:val="0"/>
      <w:marRight w:val="0"/>
      <w:marTop w:val="0"/>
      <w:marBottom w:val="0"/>
      <w:divBdr>
        <w:top w:val="none" w:sz="0" w:space="0" w:color="auto"/>
        <w:left w:val="none" w:sz="0" w:space="0" w:color="auto"/>
        <w:bottom w:val="none" w:sz="0" w:space="0" w:color="auto"/>
        <w:right w:val="none" w:sz="0" w:space="0" w:color="auto"/>
      </w:divBdr>
    </w:div>
    <w:div w:id="1623613978">
      <w:bodyDiv w:val="1"/>
      <w:marLeft w:val="0"/>
      <w:marRight w:val="0"/>
      <w:marTop w:val="0"/>
      <w:marBottom w:val="0"/>
      <w:divBdr>
        <w:top w:val="none" w:sz="0" w:space="0" w:color="auto"/>
        <w:left w:val="none" w:sz="0" w:space="0" w:color="auto"/>
        <w:bottom w:val="none" w:sz="0" w:space="0" w:color="auto"/>
        <w:right w:val="none" w:sz="0" w:space="0" w:color="auto"/>
      </w:divBdr>
    </w:div>
    <w:div w:id="1623728682">
      <w:bodyDiv w:val="1"/>
      <w:marLeft w:val="0"/>
      <w:marRight w:val="0"/>
      <w:marTop w:val="0"/>
      <w:marBottom w:val="0"/>
      <w:divBdr>
        <w:top w:val="none" w:sz="0" w:space="0" w:color="auto"/>
        <w:left w:val="none" w:sz="0" w:space="0" w:color="auto"/>
        <w:bottom w:val="none" w:sz="0" w:space="0" w:color="auto"/>
        <w:right w:val="none" w:sz="0" w:space="0" w:color="auto"/>
      </w:divBdr>
    </w:div>
    <w:div w:id="1623995850">
      <w:bodyDiv w:val="1"/>
      <w:marLeft w:val="0"/>
      <w:marRight w:val="0"/>
      <w:marTop w:val="0"/>
      <w:marBottom w:val="0"/>
      <w:divBdr>
        <w:top w:val="none" w:sz="0" w:space="0" w:color="auto"/>
        <w:left w:val="none" w:sz="0" w:space="0" w:color="auto"/>
        <w:bottom w:val="none" w:sz="0" w:space="0" w:color="auto"/>
        <w:right w:val="none" w:sz="0" w:space="0" w:color="auto"/>
      </w:divBdr>
    </w:div>
    <w:div w:id="1625188015">
      <w:bodyDiv w:val="1"/>
      <w:marLeft w:val="0"/>
      <w:marRight w:val="0"/>
      <w:marTop w:val="0"/>
      <w:marBottom w:val="0"/>
      <w:divBdr>
        <w:top w:val="none" w:sz="0" w:space="0" w:color="auto"/>
        <w:left w:val="none" w:sz="0" w:space="0" w:color="auto"/>
        <w:bottom w:val="none" w:sz="0" w:space="0" w:color="auto"/>
        <w:right w:val="none" w:sz="0" w:space="0" w:color="auto"/>
      </w:divBdr>
    </w:div>
    <w:div w:id="1626962023">
      <w:bodyDiv w:val="1"/>
      <w:marLeft w:val="0"/>
      <w:marRight w:val="0"/>
      <w:marTop w:val="0"/>
      <w:marBottom w:val="0"/>
      <w:divBdr>
        <w:top w:val="none" w:sz="0" w:space="0" w:color="auto"/>
        <w:left w:val="none" w:sz="0" w:space="0" w:color="auto"/>
        <w:bottom w:val="none" w:sz="0" w:space="0" w:color="auto"/>
        <w:right w:val="none" w:sz="0" w:space="0" w:color="auto"/>
      </w:divBdr>
    </w:div>
    <w:div w:id="1627463769">
      <w:bodyDiv w:val="1"/>
      <w:marLeft w:val="0"/>
      <w:marRight w:val="0"/>
      <w:marTop w:val="0"/>
      <w:marBottom w:val="0"/>
      <w:divBdr>
        <w:top w:val="none" w:sz="0" w:space="0" w:color="auto"/>
        <w:left w:val="none" w:sz="0" w:space="0" w:color="auto"/>
        <w:bottom w:val="none" w:sz="0" w:space="0" w:color="auto"/>
        <w:right w:val="none" w:sz="0" w:space="0" w:color="auto"/>
      </w:divBdr>
    </w:div>
    <w:div w:id="1628003067">
      <w:bodyDiv w:val="1"/>
      <w:marLeft w:val="0"/>
      <w:marRight w:val="0"/>
      <w:marTop w:val="0"/>
      <w:marBottom w:val="0"/>
      <w:divBdr>
        <w:top w:val="none" w:sz="0" w:space="0" w:color="auto"/>
        <w:left w:val="none" w:sz="0" w:space="0" w:color="auto"/>
        <w:bottom w:val="none" w:sz="0" w:space="0" w:color="auto"/>
        <w:right w:val="none" w:sz="0" w:space="0" w:color="auto"/>
      </w:divBdr>
    </w:div>
    <w:div w:id="1628051989">
      <w:bodyDiv w:val="1"/>
      <w:marLeft w:val="0"/>
      <w:marRight w:val="0"/>
      <w:marTop w:val="0"/>
      <w:marBottom w:val="0"/>
      <w:divBdr>
        <w:top w:val="none" w:sz="0" w:space="0" w:color="auto"/>
        <w:left w:val="none" w:sz="0" w:space="0" w:color="auto"/>
        <w:bottom w:val="none" w:sz="0" w:space="0" w:color="auto"/>
        <w:right w:val="none" w:sz="0" w:space="0" w:color="auto"/>
      </w:divBdr>
    </w:div>
    <w:div w:id="1628588022">
      <w:bodyDiv w:val="1"/>
      <w:marLeft w:val="0"/>
      <w:marRight w:val="0"/>
      <w:marTop w:val="0"/>
      <w:marBottom w:val="0"/>
      <w:divBdr>
        <w:top w:val="none" w:sz="0" w:space="0" w:color="auto"/>
        <w:left w:val="none" w:sz="0" w:space="0" w:color="auto"/>
        <w:bottom w:val="none" w:sz="0" w:space="0" w:color="auto"/>
        <w:right w:val="none" w:sz="0" w:space="0" w:color="auto"/>
      </w:divBdr>
    </w:div>
    <w:div w:id="1629047270">
      <w:bodyDiv w:val="1"/>
      <w:marLeft w:val="0"/>
      <w:marRight w:val="0"/>
      <w:marTop w:val="0"/>
      <w:marBottom w:val="0"/>
      <w:divBdr>
        <w:top w:val="none" w:sz="0" w:space="0" w:color="auto"/>
        <w:left w:val="none" w:sz="0" w:space="0" w:color="auto"/>
        <w:bottom w:val="none" w:sz="0" w:space="0" w:color="auto"/>
        <w:right w:val="none" w:sz="0" w:space="0" w:color="auto"/>
      </w:divBdr>
    </w:div>
    <w:div w:id="1629242166">
      <w:bodyDiv w:val="1"/>
      <w:marLeft w:val="0"/>
      <w:marRight w:val="0"/>
      <w:marTop w:val="0"/>
      <w:marBottom w:val="0"/>
      <w:divBdr>
        <w:top w:val="none" w:sz="0" w:space="0" w:color="auto"/>
        <w:left w:val="none" w:sz="0" w:space="0" w:color="auto"/>
        <w:bottom w:val="none" w:sz="0" w:space="0" w:color="auto"/>
        <w:right w:val="none" w:sz="0" w:space="0" w:color="auto"/>
      </w:divBdr>
    </w:div>
    <w:div w:id="1629627837">
      <w:bodyDiv w:val="1"/>
      <w:marLeft w:val="0"/>
      <w:marRight w:val="0"/>
      <w:marTop w:val="0"/>
      <w:marBottom w:val="0"/>
      <w:divBdr>
        <w:top w:val="none" w:sz="0" w:space="0" w:color="auto"/>
        <w:left w:val="none" w:sz="0" w:space="0" w:color="auto"/>
        <w:bottom w:val="none" w:sz="0" w:space="0" w:color="auto"/>
        <w:right w:val="none" w:sz="0" w:space="0" w:color="auto"/>
      </w:divBdr>
    </w:div>
    <w:div w:id="1630088569">
      <w:bodyDiv w:val="1"/>
      <w:marLeft w:val="0"/>
      <w:marRight w:val="0"/>
      <w:marTop w:val="0"/>
      <w:marBottom w:val="0"/>
      <w:divBdr>
        <w:top w:val="none" w:sz="0" w:space="0" w:color="auto"/>
        <w:left w:val="none" w:sz="0" w:space="0" w:color="auto"/>
        <w:bottom w:val="none" w:sz="0" w:space="0" w:color="auto"/>
        <w:right w:val="none" w:sz="0" w:space="0" w:color="auto"/>
      </w:divBdr>
    </w:div>
    <w:div w:id="1630286680">
      <w:bodyDiv w:val="1"/>
      <w:marLeft w:val="0"/>
      <w:marRight w:val="0"/>
      <w:marTop w:val="0"/>
      <w:marBottom w:val="0"/>
      <w:divBdr>
        <w:top w:val="none" w:sz="0" w:space="0" w:color="auto"/>
        <w:left w:val="none" w:sz="0" w:space="0" w:color="auto"/>
        <w:bottom w:val="none" w:sz="0" w:space="0" w:color="auto"/>
        <w:right w:val="none" w:sz="0" w:space="0" w:color="auto"/>
      </w:divBdr>
    </w:div>
    <w:div w:id="1631013748">
      <w:bodyDiv w:val="1"/>
      <w:marLeft w:val="0"/>
      <w:marRight w:val="0"/>
      <w:marTop w:val="0"/>
      <w:marBottom w:val="0"/>
      <w:divBdr>
        <w:top w:val="none" w:sz="0" w:space="0" w:color="auto"/>
        <w:left w:val="none" w:sz="0" w:space="0" w:color="auto"/>
        <w:bottom w:val="none" w:sz="0" w:space="0" w:color="auto"/>
        <w:right w:val="none" w:sz="0" w:space="0" w:color="auto"/>
      </w:divBdr>
    </w:div>
    <w:div w:id="1631278614">
      <w:bodyDiv w:val="1"/>
      <w:marLeft w:val="0"/>
      <w:marRight w:val="0"/>
      <w:marTop w:val="0"/>
      <w:marBottom w:val="0"/>
      <w:divBdr>
        <w:top w:val="none" w:sz="0" w:space="0" w:color="auto"/>
        <w:left w:val="none" w:sz="0" w:space="0" w:color="auto"/>
        <w:bottom w:val="none" w:sz="0" w:space="0" w:color="auto"/>
        <w:right w:val="none" w:sz="0" w:space="0" w:color="auto"/>
      </w:divBdr>
    </w:div>
    <w:div w:id="1631324278">
      <w:bodyDiv w:val="1"/>
      <w:marLeft w:val="0"/>
      <w:marRight w:val="0"/>
      <w:marTop w:val="0"/>
      <w:marBottom w:val="0"/>
      <w:divBdr>
        <w:top w:val="none" w:sz="0" w:space="0" w:color="auto"/>
        <w:left w:val="none" w:sz="0" w:space="0" w:color="auto"/>
        <w:bottom w:val="none" w:sz="0" w:space="0" w:color="auto"/>
        <w:right w:val="none" w:sz="0" w:space="0" w:color="auto"/>
      </w:divBdr>
    </w:div>
    <w:div w:id="1631328019">
      <w:bodyDiv w:val="1"/>
      <w:marLeft w:val="0"/>
      <w:marRight w:val="0"/>
      <w:marTop w:val="0"/>
      <w:marBottom w:val="0"/>
      <w:divBdr>
        <w:top w:val="none" w:sz="0" w:space="0" w:color="auto"/>
        <w:left w:val="none" w:sz="0" w:space="0" w:color="auto"/>
        <w:bottom w:val="none" w:sz="0" w:space="0" w:color="auto"/>
        <w:right w:val="none" w:sz="0" w:space="0" w:color="auto"/>
      </w:divBdr>
    </w:div>
    <w:div w:id="1632594160">
      <w:bodyDiv w:val="1"/>
      <w:marLeft w:val="0"/>
      <w:marRight w:val="0"/>
      <w:marTop w:val="0"/>
      <w:marBottom w:val="0"/>
      <w:divBdr>
        <w:top w:val="none" w:sz="0" w:space="0" w:color="auto"/>
        <w:left w:val="none" w:sz="0" w:space="0" w:color="auto"/>
        <w:bottom w:val="none" w:sz="0" w:space="0" w:color="auto"/>
        <w:right w:val="none" w:sz="0" w:space="0" w:color="auto"/>
      </w:divBdr>
    </w:div>
    <w:div w:id="1633174497">
      <w:bodyDiv w:val="1"/>
      <w:marLeft w:val="0"/>
      <w:marRight w:val="0"/>
      <w:marTop w:val="0"/>
      <w:marBottom w:val="0"/>
      <w:divBdr>
        <w:top w:val="none" w:sz="0" w:space="0" w:color="auto"/>
        <w:left w:val="none" w:sz="0" w:space="0" w:color="auto"/>
        <w:bottom w:val="none" w:sz="0" w:space="0" w:color="auto"/>
        <w:right w:val="none" w:sz="0" w:space="0" w:color="auto"/>
      </w:divBdr>
    </w:div>
    <w:div w:id="1633175542">
      <w:bodyDiv w:val="1"/>
      <w:marLeft w:val="0"/>
      <w:marRight w:val="0"/>
      <w:marTop w:val="0"/>
      <w:marBottom w:val="0"/>
      <w:divBdr>
        <w:top w:val="none" w:sz="0" w:space="0" w:color="auto"/>
        <w:left w:val="none" w:sz="0" w:space="0" w:color="auto"/>
        <w:bottom w:val="none" w:sz="0" w:space="0" w:color="auto"/>
        <w:right w:val="none" w:sz="0" w:space="0" w:color="auto"/>
      </w:divBdr>
    </w:div>
    <w:div w:id="1633487590">
      <w:bodyDiv w:val="1"/>
      <w:marLeft w:val="0"/>
      <w:marRight w:val="0"/>
      <w:marTop w:val="0"/>
      <w:marBottom w:val="0"/>
      <w:divBdr>
        <w:top w:val="none" w:sz="0" w:space="0" w:color="auto"/>
        <w:left w:val="none" w:sz="0" w:space="0" w:color="auto"/>
        <w:bottom w:val="none" w:sz="0" w:space="0" w:color="auto"/>
        <w:right w:val="none" w:sz="0" w:space="0" w:color="auto"/>
      </w:divBdr>
    </w:div>
    <w:div w:id="1633513339">
      <w:bodyDiv w:val="1"/>
      <w:marLeft w:val="0"/>
      <w:marRight w:val="0"/>
      <w:marTop w:val="0"/>
      <w:marBottom w:val="0"/>
      <w:divBdr>
        <w:top w:val="none" w:sz="0" w:space="0" w:color="auto"/>
        <w:left w:val="none" w:sz="0" w:space="0" w:color="auto"/>
        <w:bottom w:val="none" w:sz="0" w:space="0" w:color="auto"/>
        <w:right w:val="none" w:sz="0" w:space="0" w:color="auto"/>
      </w:divBdr>
    </w:div>
    <w:div w:id="1633946167">
      <w:bodyDiv w:val="1"/>
      <w:marLeft w:val="0"/>
      <w:marRight w:val="0"/>
      <w:marTop w:val="0"/>
      <w:marBottom w:val="0"/>
      <w:divBdr>
        <w:top w:val="none" w:sz="0" w:space="0" w:color="auto"/>
        <w:left w:val="none" w:sz="0" w:space="0" w:color="auto"/>
        <w:bottom w:val="none" w:sz="0" w:space="0" w:color="auto"/>
        <w:right w:val="none" w:sz="0" w:space="0" w:color="auto"/>
      </w:divBdr>
    </w:div>
    <w:div w:id="1633949454">
      <w:bodyDiv w:val="1"/>
      <w:marLeft w:val="0"/>
      <w:marRight w:val="0"/>
      <w:marTop w:val="0"/>
      <w:marBottom w:val="0"/>
      <w:divBdr>
        <w:top w:val="none" w:sz="0" w:space="0" w:color="auto"/>
        <w:left w:val="none" w:sz="0" w:space="0" w:color="auto"/>
        <w:bottom w:val="none" w:sz="0" w:space="0" w:color="auto"/>
        <w:right w:val="none" w:sz="0" w:space="0" w:color="auto"/>
      </w:divBdr>
    </w:div>
    <w:div w:id="1634287625">
      <w:bodyDiv w:val="1"/>
      <w:marLeft w:val="0"/>
      <w:marRight w:val="0"/>
      <w:marTop w:val="0"/>
      <w:marBottom w:val="0"/>
      <w:divBdr>
        <w:top w:val="none" w:sz="0" w:space="0" w:color="auto"/>
        <w:left w:val="none" w:sz="0" w:space="0" w:color="auto"/>
        <w:bottom w:val="none" w:sz="0" w:space="0" w:color="auto"/>
        <w:right w:val="none" w:sz="0" w:space="0" w:color="auto"/>
      </w:divBdr>
    </w:div>
    <w:div w:id="1634484216">
      <w:bodyDiv w:val="1"/>
      <w:marLeft w:val="0"/>
      <w:marRight w:val="0"/>
      <w:marTop w:val="0"/>
      <w:marBottom w:val="0"/>
      <w:divBdr>
        <w:top w:val="none" w:sz="0" w:space="0" w:color="auto"/>
        <w:left w:val="none" w:sz="0" w:space="0" w:color="auto"/>
        <w:bottom w:val="none" w:sz="0" w:space="0" w:color="auto"/>
        <w:right w:val="none" w:sz="0" w:space="0" w:color="auto"/>
      </w:divBdr>
    </w:div>
    <w:div w:id="1634484808">
      <w:bodyDiv w:val="1"/>
      <w:marLeft w:val="0"/>
      <w:marRight w:val="0"/>
      <w:marTop w:val="0"/>
      <w:marBottom w:val="0"/>
      <w:divBdr>
        <w:top w:val="none" w:sz="0" w:space="0" w:color="auto"/>
        <w:left w:val="none" w:sz="0" w:space="0" w:color="auto"/>
        <w:bottom w:val="none" w:sz="0" w:space="0" w:color="auto"/>
        <w:right w:val="none" w:sz="0" w:space="0" w:color="auto"/>
      </w:divBdr>
    </w:div>
    <w:div w:id="1634554402">
      <w:bodyDiv w:val="1"/>
      <w:marLeft w:val="0"/>
      <w:marRight w:val="0"/>
      <w:marTop w:val="0"/>
      <w:marBottom w:val="0"/>
      <w:divBdr>
        <w:top w:val="none" w:sz="0" w:space="0" w:color="auto"/>
        <w:left w:val="none" w:sz="0" w:space="0" w:color="auto"/>
        <w:bottom w:val="none" w:sz="0" w:space="0" w:color="auto"/>
        <w:right w:val="none" w:sz="0" w:space="0" w:color="auto"/>
      </w:divBdr>
    </w:div>
    <w:div w:id="1636108500">
      <w:bodyDiv w:val="1"/>
      <w:marLeft w:val="0"/>
      <w:marRight w:val="0"/>
      <w:marTop w:val="0"/>
      <w:marBottom w:val="0"/>
      <w:divBdr>
        <w:top w:val="none" w:sz="0" w:space="0" w:color="auto"/>
        <w:left w:val="none" w:sz="0" w:space="0" w:color="auto"/>
        <w:bottom w:val="none" w:sz="0" w:space="0" w:color="auto"/>
        <w:right w:val="none" w:sz="0" w:space="0" w:color="auto"/>
      </w:divBdr>
    </w:div>
    <w:div w:id="1636137963">
      <w:bodyDiv w:val="1"/>
      <w:marLeft w:val="0"/>
      <w:marRight w:val="0"/>
      <w:marTop w:val="0"/>
      <w:marBottom w:val="0"/>
      <w:divBdr>
        <w:top w:val="none" w:sz="0" w:space="0" w:color="auto"/>
        <w:left w:val="none" w:sz="0" w:space="0" w:color="auto"/>
        <w:bottom w:val="none" w:sz="0" w:space="0" w:color="auto"/>
        <w:right w:val="none" w:sz="0" w:space="0" w:color="auto"/>
      </w:divBdr>
    </w:div>
    <w:div w:id="1636447777">
      <w:bodyDiv w:val="1"/>
      <w:marLeft w:val="0"/>
      <w:marRight w:val="0"/>
      <w:marTop w:val="0"/>
      <w:marBottom w:val="0"/>
      <w:divBdr>
        <w:top w:val="none" w:sz="0" w:space="0" w:color="auto"/>
        <w:left w:val="none" w:sz="0" w:space="0" w:color="auto"/>
        <w:bottom w:val="none" w:sz="0" w:space="0" w:color="auto"/>
        <w:right w:val="none" w:sz="0" w:space="0" w:color="auto"/>
      </w:divBdr>
    </w:div>
    <w:div w:id="1636568644">
      <w:bodyDiv w:val="1"/>
      <w:marLeft w:val="0"/>
      <w:marRight w:val="0"/>
      <w:marTop w:val="0"/>
      <w:marBottom w:val="0"/>
      <w:divBdr>
        <w:top w:val="none" w:sz="0" w:space="0" w:color="auto"/>
        <w:left w:val="none" w:sz="0" w:space="0" w:color="auto"/>
        <w:bottom w:val="none" w:sz="0" w:space="0" w:color="auto"/>
        <w:right w:val="none" w:sz="0" w:space="0" w:color="auto"/>
      </w:divBdr>
    </w:div>
    <w:div w:id="1636905854">
      <w:bodyDiv w:val="1"/>
      <w:marLeft w:val="0"/>
      <w:marRight w:val="0"/>
      <w:marTop w:val="0"/>
      <w:marBottom w:val="0"/>
      <w:divBdr>
        <w:top w:val="none" w:sz="0" w:space="0" w:color="auto"/>
        <w:left w:val="none" w:sz="0" w:space="0" w:color="auto"/>
        <w:bottom w:val="none" w:sz="0" w:space="0" w:color="auto"/>
        <w:right w:val="none" w:sz="0" w:space="0" w:color="auto"/>
      </w:divBdr>
    </w:div>
    <w:div w:id="1636988083">
      <w:bodyDiv w:val="1"/>
      <w:marLeft w:val="0"/>
      <w:marRight w:val="0"/>
      <w:marTop w:val="0"/>
      <w:marBottom w:val="0"/>
      <w:divBdr>
        <w:top w:val="none" w:sz="0" w:space="0" w:color="auto"/>
        <w:left w:val="none" w:sz="0" w:space="0" w:color="auto"/>
        <w:bottom w:val="none" w:sz="0" w:space="0" w:color="auto"/>
        <w:right w:val="none" w:sz="0" w:space="0" w:color="auto"/>
      </w:divBdr>
    </w:div>
    <w:div w:id="1637294720">
      <w:bodyDiv w:val="1"/>
      <w:marLeft w:val="0"/>
      <w:marRight w:val="0"/>
      <w:marTop w:val="0"/>
      <w:marBottom w:val="0"/>
      <w:divBdr>
        <w:top w:val="none" w:sz="0" w:space="0" w:color="auto"/>
        <w:left w:val="none" w:sz="0" w:space="0" w:color="auto"/>
        <w:bottom w:val="none" w:sz="0" w:space="0" w:color="auto"/>
        <w:right w:val="none" w:sz="0" w:space="0" w:color="auto"/>
      </w:divBdr>
    </w:div>
    <w:div w:id="1637565568">
      <w:bodyDiv w:val="1"/>
      <w:marLeft w:val="0"/>
      <w:marRight w:val="0"/>
      <w:marTop w:val="0"/>
      <w:marBottom w:val="0"/>
      <w:divBdr>
        <w:top w:val="none" w:sz="0" w:space="0" w:color="auto"/>
        <w:left w:val="none" w:sz="0" w:space="0" w:color="auto"/>
        <w:bottom w:val="none" w:sz="0" w:space="0" w:color="auto"/>
        <w:right w:val="none" w:sz="0" w:space="0" w:color="auto"/>
      </w:divBdr>
    </w:div>
    <w:div w:id="1638994445">
      <w:bodyDiv w:val="1"/>
      <w:marLeft w:val="0"/>
      <w:marRight w:val="0"/>
      <w:marTop w:val="0"/>
      <w:marBottom w:val="0"/>
      <w:divBdr>
        <w:top w:val="none" w:sz="0" w:space="0" w:color="auto"/>
        <w:left w:val="none" w:sz="0" w:space="0" w:color="auto"/>
        <w:bottom w:val="none" w:sz="0" w:space="0" w:color="auto"/>
        <w:right w:val="none" w:sz="0" w:space="0" w:color="auto"/>
      </w:divBdr>
    </w:div>
    <w:div w:id="1638996454">
      <w:bodyDiv w:val="1"/>
      <w:marLeft w:val="0"/>
      <w:marRight w:val="0"/>
      <w:marTop w:val="0"/>
      <w:marBottom w:val="0"/>
      <w:divBdr>
        <w:top w:val="none" w:sz="0" w:space="0" w:color="auto"/>
        <w:left w:val="none" w:sz="0" w:space="0" w:color="auto"/>
        <w:bottom w:val="none" w:sz="0" w:space="0" w:color="auto"/>
        <w:right w:val="none" w:sz="0" w:space="0" w:color="auto"/>
      </w:divBdr>
    </w:div>
    <w:div w:id="1640186125">
      <w:bodyDiv w:val="1"/>
      <w:marLeft w:val="0"/>
      <w:marRight w:val="0"/>
      <w:marTop w:val="0"/>
      <w:marBottom w:val="0"/>
      <w:divBdr>
        <w:top w:val="none" w:sz="0" w:space="0" w:color="auto"/>
        <w:left w:val="none" w:sz="0" w:space="0" w:color="auto"/>
        <w:bottom w:val="none" w:sz="0" w:space="0" w:color="auto"/>
        <w:right w:val="none" w:sz="0" w:space="0" w:color="auto"/>
      </w:divBdr>
    </w:div>
    <w:div w:id="1640457032">
      <w:bodyDiv w:val="1"/>
      <w:marLeft w:val="0"/>
      <w:marRight w:val="0"/>
      <w:marTop w:val="0"/>
      <w:marBottom w:val="0"/>
      <w:divBdr>
        <w:top w:val="none" w:sz="0" w:space="0" w:color="auto"/>
        <w:left w:val="none" w:sz="0" w:space="0" w:color="auto"/>
        <w:bottom w:val="none" w:sz="0" w:space="0" w:color="auto"/>
        <w:right w:val="none" w:sz="0" w:space="0" w:color="auto"/>
      </w:divBdr>
    </w:div>
    <w:div w:id="1640987302">
      <w:bodyDiv w:val="1"/>
      <w:marLeft w:val="0"/>
      <w:marRight w:val="0"/>
      <w:marTop w:val="0"/>
      <w:marBottom w:val="0"/>
      <w:divBdr>
        <w:top w:val="none" w:sz="0" w:space="0" w:color="auto"/>
        <w:left w:val="none" w:sz="0" w:space="0" w:color="auto"/>
        <w:bottom w:val="none" w:sz="0" w:space="0" w:color="auto"/>
        <w:right w:val="none" w:sz="0" w:space="0" w:color="auto"/>
      </w:divBdr>
    </w:div>
    <w:div w:id="1641114815">
      <w:bodyDiv w:val="1"/>
      <w:marLeft w:val="0"/>
      <w:marRight w:val="0"/>
      <w:marTop w:val="0"/>
      <w:marBottom w:val="0"/>
      <w:divBdr>
        <w:top w:val="none" w:sz="0" w:space="0" w:color="auto"/>
        <w:left w:val="none" w:sz="0" w:space="0" w:color="auto"/>
        <w:bottom w:val="none" w:sz="0" w:space="0" w:color="auto"/>
        <w:right w:val="none" w:sz="0" w:space="0" w:color="auto"/>
      </w:divBdr>
    </w:div>
    <w:div w:id="1641156696">
      <w:bodyDiv w:val="1"/>
      <w:marLeft w:val="0"/>
      <w:marRight w:val="0"/>
      <w:marTop w:val="0"/>
      <w:marBottom w:val="0"/>
      <w:divBdr>
        <w:top w:val="none" w:sz="0" w:space="0" w:color="auto"/>
        <w:left w:val="none" w:sz="0" w:space="0" w:color="auto"/>
        <w:bottom w:val="none" w:sz="0" w:space="0" w:color="auto"/>
        <w:right w:val="none" w:sz="0" w:space="0" w:color="auto"/>
      </w:divBdr>
    </w:div>
    <w:div w:id="1641494339">
      <w:bodyDiv w:val="1"/>
      <w:marLeft w:val="0"/>
      <w:marRight w:val="0"/>
      <w:marTop w:val="0"/>
      <w:marBottom w:val="0"/>
      <w:divBdr>
        <w:top w:val="none" w:sz="0" w:space="0" w:color="auto"/>
        <w:left w:val="none" w:sz="0" w:space="0" w:color="auto"/>
        <w:bottom w:val="none" w:sz="0" w:space="0" w:color="auto"/>
        <w:right w:val="none" w:sz="0" w:space="0" w:color="auto"/>
      </w:divBdr>
    </w:div>
    <w:div w:id="1641494483">
      <w:bodyDiv w:val="1"/>
      <w:marLeft w:val="0"/>
      <w:marRight w:val="0"/>
      <w:marTop w:val="0"/>
      <w:marBottom w:val="0"/>
      <w:divBdr>
        <w:top w:val="none" w:sz="0" w:space="0" w:color="auto"/>
        <w:left w:val="none" w:sz="0" w:space="0" w:color="auto"/>
        <w:bottom w:val="none" w:sz="0" w:space="0" w:color="auto"/>
        <w:right w:val="none" w:sz="0" w:space="0" w:color="auto"/>
      </w:divBdr>
    </w:div>
    <w:div w:id="1641496382">
      <w:bodyDiv w:val="1"/>
      <w:marLeft w:val="0"/>
      <w:marRight w:val="0"/>
      <w:marTop w:val="0"/>
      <w:marBottom w:val="0"/>
      <w:divBdr>
        <w:top w:val="none" w:sz="0" w:space="0" w:color="auto"/>
        <w:left w:val="none" w:sz="0" w:space="0" w:color="auto"/>
        <w:bottom w:val="none" w:sz="0" w:space="0" w:color="auto"/>
        <w:right w:val="none" w:sz="0" w:space="0" w:color="auto"/>
      </w:divBdr>
    </w:div>
    <w:div w:id="1641839836">
      <w:bodyDiv w:val="1"/>
      <w:marLeft w:val="0"/>
      <w:marRight w:val="0"/>
      <w:marTop w:val="0"/>
      <w:marBottom w:val="0"/>
      <w:divBdr>
        <w:top w:val="none" w:sz="0" w:space="0" w:color="auto"/>
        <w:left w:val="none" w:sz="0" w:space="0" w:color="auto"/>
        <w:bottom w:val="none" w:sz="0" w:space="0" w:color="auto"/>
        <w:right w:val="none" w:sz="0" w:space="0" w:color="auto"/>
      </w:divBdr>
    </w:div>
    <w:div w:id="1644890067">
      <w:bodyDiv w:val="1"/>
      <w:marLeft w:val="0"/>
      <w:marRight w:val="0"/>
      <w:marTop w:val="0"/>
      <w:marBottom w:val="0"/>
      <w:divBdr>
        <w:top w:val="none" w:sz="0" w:space="0" w:color="auto"/>
        <w:left w:val="none" w:sz="0" w:space="0" w:color="auto"/>
        <w:bottom w:val="none" w:sz="0" w:space="0" w:color="auto"/>
        <w:right w:val="none" w:sz="0" w:space="0" w:color="auto"/>
      </w:divBdr>
    </w:div>
    <w:div w:id="1644920727">
      <w:bodyDiv w:val="1"/>
      <w:marLeft w:val="0"/>
      <w:marRight w:val="0"/>
      <w:marTop w:val="0"/>
      <w:marBottom w:val="0"/>
      <w:divBdr>
        <w:top w:val="none" w:sz="0" w:space="0" w:color="auto"/>
        <w:left w:val="none" w:sz="0" w:space="0" w:color="auto"/>
        <w:bottom w:val="none" w:sz="0" w:space="0" w:color="auto"/>
        <w:right w:val="none" w:sz="0" w:space="0" w:color="auto"/>
      </w:divBdr>
    </w:div>
    <w:div w:id="1645310230">
      <w:bodyDiv w:val="1"/>
      <w:marLeft w:val="0"/>
      <w:marRight w:val="0"/>
      <w:marTop w:val="0"/>
      <w:marBottom w:val="0"/>
      <w:divBdr>
        <w:top w:val="none" w:sz="0" w:space="0" w:color="auto"/>
        <w:left w:val="none" w:sz="0" w:space="0" w:color="auto"/>
        <w:bottom w:val="none" w:sz="0" w:space="0" w:color="auto"/>
        <w:right w:val="none" w:sz="0" w:space="0" w:color="auto"/>
      </w:divBdr>
    </w:div>
    <w:div w:id="1646009264">
      <w:bodyDiv w:val="1"/>
      <w:marLeft w:val="0"/>
      <w:marRight w:val="0"/>
      <w:marTop w:val="0"/>
      <w:marBottom w:val="0"/>
      <w:divBdr>
        <w:top w:val="none" w:sz="0" w:space="0" w:color="auto"/>
        <w:left w:val="none" w:sz="0" w:space="0" w:color="auto"/>
        <w:bottom w:val="none" w:sz="0" w:space="0" w:color="auto"/>
        <w:right w:val="none" w:sz="0" w:space="0" w:color="auto"/>
      </w:divBdr>
    </w:div>
    <w:div w:id="1646156689">
      <w:bodyDiv w:val="1"/>
      <w:marLeft w:val="0"/>
      <w:marRight w:val="0"/>
      <w:marTop w:val="0"/>
      <w:marBottom w:val="0"/>
      <w:divBdr>
        <w:top w:val="none" w:sz="0" w:space="0" w:color="auto"/>
        <w:left w:val="none" w:sz="0" w:space="0" w:color="auto"/>
        <w:bottom w:val="none" w:sz="0" w:space="0" w:color="auto"/>
        <w:right w:val="none" w:sz="0" w:space="0" w:color="auto"/>
      </w:divBdr>
    </w:div>
    <w:div w:id="1646423783">
      <w:bodyDiv w:val="1"/>
      <w:marLeft w:val="0"/>
      <w:marRight w:val="0"/>
      <w:marTop w:val="0"/>
      <w:marBottom w:val="0"/>
      <w:divBdr>
        <w:top w:val="none" w:sz="0" w:space="0" w:color="auto"/>
        <w:left w:val="none" w:sz="0" w:space="0" w:color="auto"/>
        <w:bottom w:val="none" w:sz="0" w:space="0" w:color="auto"/>
        <w:right w:val="none" w:sz="0" w:space="0" w:color="auto"/>
      </w:divBdr>
    </w:div>
    <w:div w:id="1647397189">
      <w:bodyDiv w:val="1"/>
      <w:marLeft w:val="0"/>
      <w:marRight w:val="0"/>
      <w:marTop w:val="0"/>
      <w:marBottom w:val="0"/>
      <w:divBdr>
        <w:top w:val="none" w:sz="0" w:space="0" w:color="auto"/>
        <w:left w:val="none" w:sz="0" w:space="0" w:color="auto"/>
        <w:bottom w:val="none" w:sz="0" w:space="0" w:color="auto"/>
        <w:right w:val="none" w:sz="0" w:space="0" w:color="auto"/>
      </w:divBdr>
    </w:div>
    <w:div w:id="1648391221">
      <w:bodyDiv w:val="1"/>
      <w:marLeft w:val="0"/>
      <w:marRight w:val="0"/>
      <w:marTop w:val="0"/>
      <w:marBottom w:val="0"/>
      <w:divBdr>
        <w:top w:val="none" w:sz="0" w:space="0" w:color="auto"/>
        <w:left w:val="none" w:sz="0" w:space="0" w:color="auto"/>
        <w:bottom w:val="none" w:sz="0" w:space="0" w:color="auto"/>
        <w:right w:val="none" w:sz="0" w:space="0" w:color="auto"/>
      </w:divBdr>
    </w:div>
    <w:div w:id="1648510962">
      <w:bodyDiv w:val="1"/>
      <w:marLeft w:val="0"/>
      <w:marRight w:val="0"/>
      <w:marTop w:val="0"/>
      <w:marBottom w:val="0"/>
      <w:divBdr>
        <w:top w:val="none" w:sz="0" w:space="0" w:color="auto"/>
        <w:left w:val="none" w:sz="0" w:space="0" w:color="auto"/>
        <w:bottom w:val="none" w:sz="0" w:space="0" w:color="auto"/>
        <w:right w:val="none" w:sz="0" w:space="0" w:color="auto"/>
      </w:divBdr>
    </w:div>
    <w:div w:id="1649892868">
      <w:bodyDiv w:val="1"/>
      <w:marLeft w:val="0"/>
      <w:marRight w:val="0"/>
      <w:marTop w:val="0"/>
      <w:marBottom w:val="0"/>
      <w:divBdr>
        <w:top w:val="none" w:sz="0" w:space="0" w:color="auto"/>
        <w:left w:val="none" w:sz="0" w:space="0" w:color="auto"/>
        <w:bottom w:val="none" w:sz="0" w:space="0" w:color="auto"/>
        <w:right w:val="none" w:sz="0" w:space="0" w:color="auto"/>
      </w:divBdr>
    </w:div>
    <w:div w:id="1649936872">
      <w:bodyDiv w:val="1"/>
      <w:marLeft w:val="0"/>
      <w:marRight w:val="0"/>
      <w:marTop w:val="0"/>
      <w:marBottom w:val="0"/>
      <w:divBdr>
        <w:top w:val="none" w:sz="0" w:space="0" w:color="auto"/>
        <w:left w:val="none" w:sz="0" w:space="0" w:color="auto"/>
        <w:bottom w:val="none" w:sz="0" w:space="0" w:color="auto"/>
        <w:right w:val="none" w:sz="0" w:space="0" w:color="auto"/>
      </w:divBdr>
    </w:div>
    <w:div w:id="1651060136">
      <w:bodyDiv w:val="1"/>
      <w:marLeft w:val="0"/>
      <w:marRight w:val="0"/>
      <w:marTop w:val="0"/>
      <w:marBottom w:val="0"/>
      <w:divBdr>
        <w:top w:val="none" w:sz="0" w:space="0" w:color="auto"/>
        <w:left w:val="none" w:sz="0" w:space="0" w:color="auto"/>
        <w:bottom w:val="none" w:sz="0" w:space="0" w:color="auto"/>
        <w:right w:val="none" w:sz="0" w:space="0" w:color="auto"/>
      </w:divBdr>
    </w:div>
    <w:div w:id="1651255196">
      <w:bodyDiv w:val="1"/>
      <w:marLeft w:val="0"/>
      <w:marRight w:val="0"/>
      <w:marTop w:val="0"/>
      <w:marBottom w:val="0"/>
      <w:divBdr>
        <w:top w:val="none" w:sz="0" w:space="0" w:color="auto"/>
        <w:left w:val="none" w:sz="0" w:space="0" w:color="auto"/>
        <w:bottom w:val="none" w:sz="0" w:space="0" w:color="auto"/>
        <w:right w:val="none" w:sz="0" w:space="0" w:color="auto"/>
      </w:divBdr>
    </w:div>
    <w:div w:id="1651902140">
      <w:bodyDiv w:val="1"/>
      <w:marLeft w:val="0"/>
      <w:marRight w:val="0"/>
      <w:marTop w:val="0"/>
      <w:marBottom w:val="0"/>
      <w:divBdr>
        <w:top w:val="none" w:sz="0" w:space="0" w:color="auto"/>
        <w:left w:val="none" w:sz="0" w:space="0" w:color="auto"/>
        <w:bottom w:val="none" w:sz="0" w:space="0" w:color="auto"/>
        <w:right w:val="none" w:sz="0" w:space="0" w:color="auto"/>
      </w:divBdr>
    </w:div>
    <w:div w:id="1652756044">
      <w:bodyDiv w:val="1"/>
      <w:marLeft w:val="0"/>
      <w:marRight w:val="0"/>
      <w:marTop w:val="0"/>
      <w:marBottom w:val="0"/>
      <w:divBdr>
        <w:top w:val="none" w:sz="0" w:space="0" w:color="auto"/>
        <w:left w:val="none" w:sz="0" w:space="0" w:color="auto"/>
        <w:bottom w:val="none" w:sz="0" w:space="0" w:color="auto"/>
        <w:right w:val="none" w:sz="0" w:space="0" w:color="auto"/>
      </w:divBdr>
    </w:div>
    <w:div w:id="1653758398">
      <w:bodyDiv w:val="1"/>
      <w:marLeft w:val="0"/>
      <w:marRight w:val="0"/>
      <w:marTop w:val="0"/>
      <w:marBottom w:val="0"/>
      <w:divBdr>
        <w:top w:val="none" w:sz="0" w:space="0" w:color="auto"/>
        <w:left w:val="none" w:sz="0" w:space="0" w:color="auto"/>
        <w:bottom w:val="none" w:sz="0" w:space="0" w:color="auto"/>
        <w:right w:val="none" w:sz="0" w:space="0" w:color="auto"/>
      </w:divBdr>
    </w:div>
    <w:div w:id="1654214427">
      <w:bodyDiv w:val="1"/>
      <w:marLeft w:val="0"/>
      <w:marRight w:val="0"/>
      <w:marTop w:val="0"/>
      <w:marBottom w:val="0"/>
      <w:divBdr>
        <w:top w:val="none" w:sz="0" w:space="0" w:color="auto"/>
        <w:left w:val="none" w:sz="0" w:space="0" w:color="auto"/>
        <w:bottom w:val="none" w:sz="0" w:space="0" w:color="auto"/>
        <w:right w:val="none" w:sz="0" w:space="0" w:color="auto"/>
      </w:divBdr>
    </w:div>
    <w:div w:id="1654874378">
      <w:bodyDiv w:val="1"/>
      <w:marLeft w:val="0"/>
      <w:marRight w:val="0"/>
      <w:marTop w:val="0"/>
      <w:marBottom w:val="0"/>
      <w:divBdr>
        <w:top w:val="none" w:sz="0" w:space="0" w:color="auto"/>
        <w:left w:val="none" w:sz="0" w:space="0" w:color="auto"/>
        <w:bottom w:val="none" w:sz="0" w:space="0" w:color="auto"/>
        <w:right w:val="none" w:sz="0" w:space="0" w:color="auto"/>
      </w:divBdr>
    </w:div>
    <w:div w:id="1654915642">
      <w:bodyDiv w:val="1"/>
      <w:marLeft w:val="0"/>
      <w:marRight w:val="0"/>
      <w:marTop w:val="0"/>
      <w:marBottom w:val="0"/>
      <w:divBdr>
        <w:top w:val="none" w:sz="0" w:space="0" w:color="auto"/>
        <w:left w:val="none" w:sz="0" w:space="0" w:color="auto"/>
        <w:bottom w:val="none" w:sz="0" w:space="0" w:color="auto"/>
        <w:right w:val="none" w:sz="0" w:space="0" w:color="auto"/>
      </w:divBdr>
    </w:div>
    <w:div w:id="1655602889">
      <w:bodyDiv w:val="1"/>
      <w:marLeft w:val="0"/>
      <w:marRight w:val="0"/>
      <w:marTop w:val="0"/>
      <w:marBottom w:val="0"/>
      <w:divBdr>
        <w:top w:val="none" w:sz="0" w:space="0" w:color="auto"/>
        <w:left w:val="none" w:sz="0" w:space="0" w:color="auto"/>
        <w:bottom w:val="none" w:sz="0" w:space="0" w:color="auto"/>
        <w:right w:val="none" w:sz="0" w:space="0" w:color="auto"/>
      </w:divBdr>
    </w:div>
    <w:div w:id="1655717124">
      <w:bodyDiv w:val="1"/>
      <w:marLeft w:val="0"/>
      <w:marRight w:val="0"/>
      <w:marTop w:val="0"/>
      <w:marBottom w:val="0"/>
      <w:divBdr>
        <w:top w:val="none" w:sz="0" w:space="0" w:color="auto"/>
        <w:left w:val="none" w:sz="0" w:space="0" w:color="auto"/>
        <w:bottom w:val="none" w:sz="0" w:space="0" w:color="auto"/>
        <w:right w:val="none" w:sz="0" w:space="0" w:color="auto"/>
      </w:divBdr>
    </w:div>
    <w:div w:id="1655990916">
      <w:bodyDiv w:val="1"/>
      <w:marLeft w:val="0"/>
      <w:marRight w:val="0"/>
      <w:marTop w:val="0"/>
      <w:marBottom w:val="0"/>
      <w:divBdr>
        <w:top w:val="none" w:sz="0" w:space="0" w:color="auto"/>
        <w:left w:val="none" w:sz="0" w:space="0" w:color="auto"/>
        <w:bottom w:val="none" w:sz="0" w:space="0" w:color="auto"/>
        <w:right w:val="none" w:sz="0" w:space="0" w:color="auto"/>
      </w:divBdr>
    </w:div>
    <w:div w:id="1656182137">
      <w:bodyDiv w:val="1"/>
      <w:marLeft w:val="0"/>
      <w:marRight w:val="0"/>
      <w:marTop w:val="0"/>
      <w:marBottom w:val="0"/>
      <w:divBdr>
        <w:top w:val="none" w:sz="0" w:space="0" w:color="auto"/>
        <w:left w:val="none" w:sz="0" w:space="0" w:color="auto"/>
        <w:bottom w:val="none" w:sz="0" w:space="0" w:color="auto"/>
        <w:right w:val="none" w:sz="0" w:space="0" w:color="auto"/>
      </w:divBdr>
    </w:div>
    <w:div w:id="1657296151">
      <w:bodyDiv w:val="1"/>
      <w:marLeft w:val="0"/>
      <w:marRight w:val="0"/>
      <w:marTop w:val="0"/>
      <w:marBottom w:val="0"/>
      <w:divBdr>
        <w:top w:val="none" w:sz="0" w:space="0" w:color="auto"/>
        <w:left w:val="none" w:sz="0" w:space="0" w:color="auto"/>
        <w:bottom w:val="none" w:sz="0" w:space="0" w:color="auto"/>
        <w:right w:val="none" w:sz="0" w:space="0" w:color="auto"/>
      </w:divBdr>
    </w:div>
    <w:div w:id="1659534326">
      <w:bodyDiv w:val="1"/>
      <w:marLeft w:val="0"/>
      <w:marRight w:val="0"/>
      <w:marTop w:val="0"/>
      <w:marBottom w:val="0"/>
      <w:divBdr>
        <w:top w:val="none" w:sz="0" w:space="0" w:color="auto"/>
        <w:left w:val="none" w:sz="0" w:space="0" w:color="auto"/>
        <w:bottom w:val="none" w:sz="0" w:space="0" w:color="auto"/>
        <w:right w:val="none" w:sz="0" w:space="0" w:color="auto"/>
      </w:divBdr>
    </w:div>
    <w:div w:id="1659574380">
      <w:bodyDiv w:val="1"/>
      <w:marLeft w:val="0"/>
      <w:marRight w:val="0"/>
      <w:marTop w:val="0"/>
      <w:marBottom w:val="0"/>
      <w:divBdr>
        <w:top w:val="none" w:sz="0" w:space="0" w:color="auto"/>
        <w:left w:val="none" w:sz="0" w:space="0" w:color="auto"/>
        <w:bottom w:val="none" w:sz="0" w:space="0" w:color="auto"/>
        <w:right w:val="none" w:sz="0" w:space="0" w:color="auto"/>
      </w:divBdr>
    </w:div>
    <w:div w:id="1659579996">
      <w:bodyDiv w:val="1"/>
      <w:marLeft w:val="0"/>
      <w:marRight w:val="0"/>
      <w:marTop w:val="0"/>
      <w:marBottom w:val="0"/>
      <w:divBdr>
        <w:top w:val="none" w:sz="0" w:space="0" w:color="auto"/>
        <w:left w:val="none" w:sz="0" w:space="0" w:color="auto"/>
        <w:bottom w:val="none" w:sz="0" w:space="0" w:color="auto"/>
        <w:right w:val="none" w:sz="0" w:space="0" w:color="auto"/>
      </w:divBdr>
    </w:div>
    <w:div w:id="1659770098">
      <w:bodyDiv w:val="1"/>
      <w:marLeft w:val="0"/>
      <w:marRight w:val="0"/>
      <w:marTop w:val="0"/>
      <w:marBottom w:val="0"/>
      <w:divBdr>
        <w:top w:val="none" w:sz="0" w:space="0" w:color="auto"/>
        <w:left w:val="none" w:sz="0" w:space="0" w:color="auto"/>
        <w:bottom w:val="none" w:sz="0" w:space="0" w:color="auto"/>
        <w:right w:val="none" w:sz="0" w:space="0" w:color="auto"/>
      </w:divBdr>
    </w:div>
    <w:div w:id="1659915562">
      <w:bodyDiv w:val="1"/>
      <w:marLeft w:val="0"/>
      <w:marRight w:val="0"/>
      <w:marTop w:val="0"/>
      <w:marBottom w:val="0"/>
      <w:divBdr>
        <w:top w:val="none" w:sz="0" w:space="0" w:color="auto"/>
        <w:left w:val="none" w:sz="0" w:space="0" w:color="auto"/>
        <w:bottom w:val="none" w:sz="0" w:space="0" w:color="auto"/>
        <w:right w:val="none" w:sz="0" w:space="0" w:color="auto"/>
      </w:divBdr>
    </w:div>
    <w:div w:id="1659924147">
      <w:bodyDiv w:val="1"/>
      <w:marLeft w:val="0"/>
      <w:marRight w:val="0"/>
      <w:marTop w:val="0"/>
      <w:marBottom w:val="0"/>
      <w:divBdr>
        <w:top w:val="none" w:sz="0" w:space="0" w:color="auto"/>
        <w:left w:val="none" w:sz="0" w:space="0" w:color="auto"/>
        <w:bottom w:val="none" w:sz="0" w:space="0" w:color="auto"/>
        <w:right w:val="none" w:sz="0" w:space="0" w:color="auto"/>
      </w:divBdr>
    </w:div>
    <w:div w:id="1659966234">
      <w:bodyDiv w:val="1"/>
      <w:marLeft w:val="0"/>
      <w:marRight w:val="0"/>
      <w:marTop w:val="0"/>
      <w:marBottom w:val="0"/>
      <w:divBdr>
        <w:top w:val="none" w:sz="0" w:space="0" w:color="auto"/>
        <w:left w:val="none" w:sz="0" w:space="0" w:color="auto"/>
        <w:bottom w:val="none" w:sz="0" w:space="0" w:color="auto"/>
        <w:right w:val="none" w:sz="0" w:space="0" w:color="auto"/>
      </w:divBdr>
    </w:div>
    <w:div w:id="1660307649">
      <w:bodyDiv w:val="1"/>
      <w:marLeft w:val="0"/>
      <w:marRight w:val="0"/>
      <w:marTop w:val="0"/>
      <w:marBottom w:val="0"/>
      <w:divBdr>
        <w:top w:val="none" w:sz="0" w:space="0" w:color="auto"/>
        <w:left w:val="none" w:sz="0" w:space="0" w:color="auto"/>
        <w:bottom w:val="none" w:sz="0" w:space="0" w:color="auto"/>
        <w:right w:val="none" w:sz="0" w:space="0" w:color="auto"/>
      </w:divBdr>
    </w:div>
    <w:div w:id="1661155818">
      <w:bodyDiv w:val="1"/>
      <w:marLeft w:val="0"/>
      <w:marRight w:val="0"/>
      <w:marTop w:val="0"/>
      <w:marBottom w:val="0"/>
      <w:divBdr>
        <w:top w:val="none" w:sz="0" w:space="0" w:color="auto"/>
        <w:left w:val="none" w:sz="0" w:space="0" w:color="auto"/>
        <w:bottom w:val="none" w:sz="0" w:space="0" w:color="auto"/>
        <w:right w:val="none" w:sz="0" w:space="0" w:color="auto"/>
      </w:divBdr>
    </w:div>
    <w:div w:id="1661885347">
      <w:bodyDiv w:val="1"/>
      <w:marLeft w:val="0"/>
      <w:marRight w:val="0"/>
      <w:marTop w:val="0"/>
      <w:marBottom w:val="0"/>
      <w:divBdr>
        <w:top w:val="none" w:sz="0" w:space="0" w:color="auto"/>
        <w:left w:val="none" w:sz="0" w:space="0" w:color="auto"/>
        <w:bottom w:val="none" w:sz="0" w:space="0" w:color="auto"/>
        <w:right w:val="none" w:sz="0" w:space="0" w:color="auto"/>
      </w:divBdr>
    </w:div>
    <w:div w:id="1662805617">
      <w:bodyDiv w:val="1"/>
      <w:marLeft w:val="0"/>
      <w:marRight w:val="0"/>
      <w:marTop w:val="0"/>
      <w:marBottom w:val="0"/>
      <w:divBdr>
        <w:top w:val="none" w:sz="0" w:space="0" w:color="auto"/>
        <w:left w:val="none" w:sz="0" w:space="0" w:color="auto"/>
        <w:bottom w:val="none" w:sz="0" w:space="0" w:color="auto"/>
        <w:right w:val="none" w:sz="0" w:space="0" w:color="auto"/>
      </w:divBdr>
    </w:div>
    <w:div w:id="1663583201">
      <w:bodyDiv w:val="1"/>
      <w:marLeft w:val="0"/>
      <w:marRight w:val="0"/>
      <w:marTop w:val="0"/>
      <w:marBottom w:val="0"/>
      <w:divBdr>
        <w:top w:val="none" w:sz="0" w:space="0" w:color="auto"/>
        <w:left w:val="none" w:sz="0" w:space="0" w:color="auto"/>
        <w:bottom w:val="none" w:sz="0" w:space="0" w:color="auto"/>
        <w:right w:val="none" w:sz="0" w:space="0" w:color="auto"/>
      </w:divBdr>
    </w:div>
    <w:div w:id="1663779474">
      <w:bodyDiv w:val="1"/>
      <w:marLeft w:val="0"/>
      <w:marRight w:val="0"/>
      <w:marTop w:val="0"/>
      <w:marBottom w:val="0"/>
      <w:divBdr>
        <w:top w:val="none" w:sz="0" w:space="0" w:color="auto"/>
        <w:left w:val="none" w:sz="0" w:space="0" w:color="auto"/>
        <w:bottom w:val="none" w:sz="0" w:space="0" w:color="auto"/>
        <w:right w:val="none" w:sz="0" w:space="0" w:color="auto"/>
      </w:divBdr>
    </w:div>
    <w:div w:id="1664580907">
      <w:bodyDiv w:val="1"/>
      <w:marLeft w:val="0"/>
      <w:marRight w:val="0"/>
      <w:marTop w:val="0"/>
      <w:marBottom w:val="0"/>
      <w:divBdr>
        <w:top w:val="none" w:sz="0" w:space="0" w:color="auto"/>
        <w:left w:val="none" w:sz="0" w:space="0" w:color="auto"/>
        <w:bottom w:val="none" w:sz="0" w:space="0" w:color="auto"/>
        <w:right w:val="none" w:sz="0" w:space="0" w:color="auto"/>
      </w:divBdr>
    </w:div>
    <w:div w:id="1665353292">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6320213">
      <w:bodyDiv w:val="1"/>
      <w:marLeft w:val="0"/>
      <w:marRight w:val="0"/>
      <w:marTop w:val="0"/>
      <w:marBottom w:val="0"/>
      <w:divBdr>
        <w:top w:val="none" w:sz="0" w:space="0" w:color="auto"/>
        <w:left w:val="none" w:sz="0" w:space="0" w:color="auto"/>
        <w:bottom w:val="none" w:sz="0" w:space="0" w:color="auto"/>
        <w:right w:val="none" w:sz="0" w:space="0" w:color="auto"/>
      </w:divBdr>
    </w:div>
    <w:div w:id="1667825969">
      <w:bodyDiv w:val="1"/>
      <w:marLeft w:val="0"/>
      <w:marRight w:val="0"/>
      <w:marTop w:val="0"/>
      <w:marBottom w:val="0"/>
      <w:divBdr>
        <w:top w:val="none" w:sz="0" w:space="0" w:color="auto"/>
        <w:left w:val="none" w:sz="0" w:space="0" w:color="auto"/>
        <w:bottom w:val="none" w:sz="0" w:space="0" w:color="auto"/>
        <w:right w:val="none" w:sz="0" w:space="0" w:color="auto"/>
      </w:divBdr>
    </w:div>
    <w:div w:id="1668047461">
      <w:bodyDiv w:val="1"/>
      <w:marLeft w:val="0"/>
      <w:marRight w:val="0"/>
      <w:marTop w:val="0"/>
      <w:marBottom w:val="0"/>
      <w:divBdr>
        <w:top w:val="none" w:sz="0" w:space="0" w:color="auto"/>
        <w:left w:val="none" w:sz="0" w:space="0" w:color="auto"/>
        <w:bottom w:val="none" w:sz="0" w:space="0" w:color="auto"/>
        <w:right w:val="none" w:sz="0" w:space="0" w:color="auto"/>
      </w:divBdr>
    </w:div>
    <w:div w:id="1668509304">
      <w:bodyDiv w:val="1"/>
      <w:marLeft w:val="0"/>
      <w:marRight w:val="0"/>
      <w:marTop w:val="0"/>
      <w:marBottom w:val="0"/>
      <w:divBdr>
        <w:top w:val="none" w:sz="0" w:space="0" w:color="auto"/>
        <w:left w:val="none" w:sz="0" w:space="0" w:color="auto"/>
        <w:bottom w:val="none" w:sz="0" w:space="0" w:color="auto"/>
        <w:right w:val="none" w:sz="0" w:space="0" w:color="auto"/>
      </w:divBdr>
    </w:div>
    <w:div w:id="1668631453">
      <w:bodyDiv w:val="1"/>
      <w:marLeft w:val="0"/>
      <w:marRight w:val="0"/>
      <w:marTop w:val="0"/>
      <w:marBottom w:val="0"/>
      <w:divBdr>
        <w:top w:val="none" w:sz="0" w:space="0" w:color="auto"/>
        <w:left w:val="none" w:sz="0" w:space="0" w:color="auto"/>
        <w:bottom w:val="none" w:sz="0" w:space="0" w:color="auto"/>
        <w:right w:val="none" w:sz="0" w:space="0" w:color="auto"/>
      </w:divBdr>
    </w:div>
    <w:div w:id="1668825702">
      <w:bodyDiv w:val="1"/>
      <w:marLeft w:val="0"/>
      <w:marRight w:val="0"/>
      <w:marTop w:val="0"/>
      <w:marBottom w:val="0"/>
      <w:divBdr>
        <w:top w:val="none" w:sz="0" w:space="0" w:color="auto"/>
        <w:left w:val="none" w:sz="0" w:space="0" w:color="auto"/>
        <w:bottom w:val="none" w:sz="0" w:space="0" w:color="auto"/>
        <w:right w:val="none" w:sz="0" w:space="0" w:color="auto"/>
      </w:divBdr>
    </w:div>
    <w:div w:id="1668896251">
      <w:bodyDiv w:val="1"/>
      <w:marLeft w:val="0"/>
      <w:marRight w:val="0"/>
      <w:marTop w:val="0"/>
      <w:marBottom w:val="0"/>
      <w:divBdr>
        <w:top w:val="none" w:sz="0" w:space="0" w:color="auto"/>
        <w:left w:val="none" w:sz="0" w:space="0" w:color="auto"/>
        <w:bottom w:val="none" w:sz="0" w:space="0" w:color="auto"/>
        <w:right w:val="none" w:sz="0" w:space="0" w:color="auto"/>
      </w:divBdr>
    </w:div>
    <w:div w:id="1669092293">
      <w:bodyDiv w:val="1"/>
      <w:marLeft w:val="0"/>
      <w:marRight w:val="0"/>
      <w:marTop w:val="0"/>
      <w:marBottom w:val="0"/>
      <w:divBdr>
        <w:top w:val="none" w:sz="0" w:space="0" w:color="auto"/>
        <w:left w:val="none" w:sz="0" w:space="0" w:color="auto"/>
        <w:bottom w:val="none" w:sz="0" w:space="0" w:color="auto"/>
        <w:right w:val="none" w:sz="0" w:space="0" w:color="auto"/>
      </w:divBdr>
    </w:div>
    <w:div w:id="1669676303">
      <w:bodyDiv w:val="1"/>
      <w:marLeft w:val="0"/>
      <w:marRight w:val="0"/>
      <w:marTop w:val="0"/>
      <w:marBottom w:val="0"/>
      <w:divBdr>
        <w:top w:val="none" w:sz="0" w:space="0" w:color="auto"/>
        <w:left w:val="none" w:sz="0" w:space="0" w:color="auto"/>
        <w:bottom w:val="none" w:sz="0" w:space="0" w:color="auto"/>
        <w:right w:val="none" w:sz="0" w:space="0" w:color="auto"/>
      </w:divBdr>
    </w:div>
    <w:div w:id="1669751749">
      <w:bodyDiv w:val="1"/>
      <w:marLeft w:val="0"/>
      <w:marRight w:val="0"/>
      <w:marTop w:val="0"/>
      <w:marBottom w:val="0"/>
      <w:divBdr>
        <w:top w:val="none" w:sz="0" w:space="0" w:color="auto"/>
        <w:left w:val="none" w:sz="0" w:space="0" w:color="auto"/>
        <w:bottom w:val="none" w:sz="0" w:space="0" w:color="auto"/>
        <w:right w:val="none" w:sz="0" w:space="0" w:color="auto"/>
      </w:divBdr>
    </w:div>
    <w:div w:id="1670214500">
      <w:bodyDiv w:val="1"/>
      <w:marLeft w:val="0"/>
      <w:marRight w:val="0"/>
      <w:marTop w:val="0"/>
      <w:marBottom w:val="0"/>
      <w:divBdr>
        <w:top w:val="none" w:sz="0" w:space="0" w:color="auto"/>
        <w:left w:val="none" w:sz="0" w:space="0" w:color="auto"/>
        <w:bottom w:val="none" w:sz="0" w:space="0" w:color="auto"/>
        <w:right w:val="none" w:sz="0" w:space="0" w:color="auto"/>
      </w:divBdr>
    </w:div>
    <w:div w:id="1670325611">
      <w:bodyDiv w:val="1"/>
      <w:marLeft w:val="0"/>
      <w:marRight w:val="0"/>
      <w:marTop w:val="0"/>
      <w:marBottom w:val="0"/>
      <w:divBdr>
        <w:top w:val="none" w:sz="0" w:space="0" w:color="auto"/>
        <w:left w:val="none" w:sz="0" w:space="0" w:color="auto"/>
        <w:bottom w:val="none" w:sz="0" w:space="0" w:color="auto"/>
        <w:right w:val="none" w:sz="0" w:space="0" w:color="auto"/>
      </w:divBdr>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671369481">
      <w:bodyDiv w:val="1"/>
      <w:marLeft w:val="0"/>
      <w:marRight w:val="0"/>
      <w:marTop w:val="0"/>
      <w:marBottom w:val="0"/>
      <w:divBdr>
        <w:top w:val="none" w:sz="0" w:space="0" w:color="auto"/>
        <w:left w:val="none" w:sz="0" w:space="0" w:color="auto"/>
        <w:bottom w:val="none" w:sz="0" w:space="0" w:color="auto"/>
        <w:right w:val="none" w:sz="0" w:space="0" w:color="auto"/>
      </w:divBdr>
    </w:div>
    <w:div w:id="1671370500">
      <w:bodyDiv w:val="1"/>
      <w:marLeft w:val="0"/>
      <w:marRight w:val="0"/>
      <w:marTop w:val="0"/>
      <w:marBottom w:val="0"/>
      <w:divBdr>
        <w:top w:val="none" w:sz="0" w:space="0" w:color="auto"/>
        <w:left w:val="none" w:sz="0" w:space="0" w:color="auto"/>
        <w:bottom w:val="none" w:sz="0" w:space="0" w:color="auto"/>
        <w:right w:val="none" w:sz="0" w:space="0" w:color="auto"/>
      </w:divBdr>
    </w:div>
    <w:div w:id="1671643771">
      <w:bodyDiv w:val="1"/>
      <w:marLeft w:val="0"/>
      <w:marRight w:val="0"/>
      <w:marTop w:val="0"/>
      <w:marBottom w:val="0"/>
      <w:divBdr>
        <w:top w:val="none" w:sz="0" w:space="0" w:color="auto"/>
        <w:left w:val="none" w:sz="0" w:space="0" w:color="auto"/>
        <w:bottom w:val="none" w:sz="0" w:space="0" w:color="auto"/>
        <w:right w:val="none" w:sz="0" w:space="0" w:color="auto"/>
      </w:divBdr>
    </w:div>
    <w:div w:id="1672103943">
      <w:bodyDiv w:val="1"/>
      <w:marLeft w:val="0"/>
      <w:marRight w:val="0"/>
      <w:marTop w:val="0"/>
      <w:marBottom w:val="0"/>
      <w:divBdr>
        <w:top w:val="none" w:sz="0" w:space="0" w:color="auto"/>
        <w:left w:val="none" w:sz="0" w:space="0" w:color="auto"/>
        <w:bottom w:val="none" w:sz="0" w:space="0" w:color="auto"/>
        <w:right w:val="none" w:sz="0" w:space="0" w:color="auto"/>
      </w:divBdr>
    </w:div>
    <w:div w:id="1672752700">
      <w:bodyDiv w:val="1"/>
      <w:marLeft w:val="0"/>
      <w:marRight w:val="0"/>
      <w:marTop w:val="0"/>
      <w:marBottom w:val="0"/>
      <w:divBdr>
        <w:top w:val="none" w:sz="0" w:space="0" w:color="auto"/>
        <w:left w:val="none" w:sz="0" w:space="0" w:color="auto"/>
        <w:bottom w:val="none" w:sz="0" w:space="0" w:color="auto"/>
        <w:right w:val="none" w:sz="0" w:space="0" w:color="auto"/>
      </w:divBdr>
    </w:div>
    <w:div w:id="1672831353">
      <w:bodyDiv w:val="1"/>
      <w:marLeft w:val="0"/>
      <w:marRight w:val="0"/>
      <w:marTop w:val="0"/>
      <w:marBottom w:val="0"/>
      <w:divBdr>
        <w:top w:val="none" w:sz="0" w:space="0" w:color="auto"/>
        <w:left w:val="none" w:sz="0" w:space="0" w:color="auto"/>
        <w:bottom w:val="none" w:sz="0" w:space="0" w:color="auto"/>
        <w:right w:val="none" w:sz="0" w:space="0" w:color="auto"/>
      </w:divBdr>
    </w:div>
    <w:div w:id="1672947601">
      <w:bodyDiv w:val="1"/>
      <w:marLeft w:val="0"/>
      <w:marRight w:val="0"/>
      <w:marTop w:val="0"/>
      <w:marBottom w:val="0"/>
      <w:divBdr>
        <w:top w:val="none" w:sz="0" w:space="0" w:color="auto"/>
        <w:left w:val="none" w:sz="0" w:space="0" w:color="auto"/>
        <w:bottom w:val="none" w:sz="0" w:space="0" w:color="auto"/>
        <w:right w:val="none" w:sz="0" w:space="0" w:color="auto"/>
      </w:divBdr>
    </w:div>
    <w:div w:id="1673214509">
      <w:bodyDiv w:val="1"/>
      <w:marLeft w:val="0"/>
      <w:marRight w:val="0"/>
      <w:marTop w:val="0"/>
      <w:marBottom w:val="0"/>
      <w:divBdr>
        <w:top w:val="none" w:sz="0" w:space="0" w:color="auto"/>
        <w:left w:val="none" w:sz="0" w:space="0" w:color="auto"/>
        <w:bottom w:val="none" w:sz="0" w:space="0" w:color="auto"/>
        <w:right w:val="none" w:sz="0" w:space="0" w:color="auto"/>
      </w:divBdr>
    </w:div>
    <w:div w:id="1673335402">
      <w:bodyDiv w:val="1"/>
      <w:marLeft w:val="0"/>
      <w:marRight w:val="0"/>
      <w:marTop w:val="0"/>
      <w:marBottom w:val="0"/>
      <w:divBdr>
        <w:top w:val="none" w:sz="0" w:space="0" w:color="auto"/>
        <w:left w:val="none" w:sz="0" w:space="0" w:color="auto"/>
        <w:bottom w:val="none" w:sz="0" w:space="0" w:color="auto"/>
        <w:right w:val="none" w:sz="0" w:space="0" w:color="auto"/>
      </w:divBdr>
    </w:div>
    <w:div w:id="1673724481">
      <w:bodyDiv w:val="1"/>
      <w:marLeft w:val="0"/>
      <w:marRight w:val="0"/>
      <w:marTop w:val="0"/>
      <w:marBottom w:val="0"/>
      <w:divBdr>
        <w:top w:val="none" w:sz="0" w:space="0" w:color="auto"/>
        <w:left w:val="none" w:sz="0" w:space="0" w:color="auto"/>
        <w:bottom w:val="none" w:sz="0" w:space="0" w:color="auto"/>
        <w:right w:val="none" w:sz="0" w:space="0" w:color="auto"/>
      </w:divBdr>
    </w:div>
    <w:div w:id="1674524776">
      <w:bodyDiv w:val="1"/>
      <w:marLeft w:val="0"/>
      <w:marRight w:val="0"/>
      <w:marTop w:val="0"/>
      <w:marBottom w:val="0"/>
      <w:divBdr>
        <w:top w:val="none" w:sz="0" w:space="0" w:color="auto"/>
        <w:left w:val="none" w:sz="0" w:space="0" w:color="auto"/>
        <w:bottom w:val="none" w:sz="0" w:space="0" w:color="auto"/>
        <w:right w:val="none" w:sz="0" w:space="0" w:color="auto"/>
      </w:divBdr>
    </w:div>
    <w:div w:id="1675835860">
      <w:bodyDiv w:val="1"/>
      <w:marLeft w:val="0"/>
      <w:marRight w:val="0"/>
      <w:marTop w:val="0"/>
      <w:marBottom w:val="0"/>
      <w:divBdr>
        <w:top w:val="none" w:sz="0" w:space="0" w:color="auto"/>
        <w:left w:val="none" w:sz="0" w:space="0" w:color="auto"/>
        <w:bottom w:val="none" w:sz="0" w:space="0" w:color="auto"/>
        <w:right w:val="none" w:sz="0" w:space="0" w:color="auto"/>
      </w:divBdr>
    </w:div>
    <w:div w:id="167787786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035810">
      <w:bodyDiv w:val="1"/>
      <w:marLeft w:val="0"/>
      <w:marRight w:val="0"/>
      <w:marTop w:val="0"/>
      <w:marBottom w:val="0"/>
      <w:divBdr>
        <w:top w:val="none" w:sz="0" w:space="0" w:color="auto"/>
        <w:left w:val="none" w:sz="0" w:space="0" w:color="auto"/>
        <w:bottom w:val="none" w:sz="0" w:space="0" w:color="auto"/>
        <w:right w:val="none" w:sz="0" w:space="0" w:color="auto"/>
      </w:divBdr>
    </w:div>
    <w:div w:id="1680158856">
      <w:bodyDiv w:val="1"/>
      <w:marLeft w:val="0"/>
      <w:marRight w:val="0"/>
      <w:marTop w:val="0"/>
      <w:marBottom w:val="0"/>
      <w:divBdr>
        <w:top w:val="none" w:sz="0" w:space="0" w:color="auto"/>
        <w:left w:val="none" w:sz="0" w:space="0" w:color="auto"/>
        <w:bottom w:val="none" w:sz="0" w:space="0" w:color="auto"/>
        <w:right w:val="none" w:sz="0" w:space="0" w:color="auto"/>
      </w:divBdr>
    </w:div>
    <w:div w:id="1680501639">
      <w:bodyDiv w:val="1"/>
      <w:marLeft w:val="0"/>
      <w:marRight w:val="0"/>
      <w:marTop w:val="0"/>
      <w:marBottom w:val="0"/>
      <w:divBdr>
        <w:top w:val="none" w:sz="0" w:space="0" w:color="auto"/>
        <w:left w:val="none" w:sz="0" w:space="0" w:color="auto"/>
        <w:bottom w:val="none" w:sz="0" w:space="0" w:color="auto"/>
        <w:right w:val="none" w:sz="0" w:space="0" w:color="auto"/>
      </w:divBdr>
    </w:div>
    <w:div w:id="1681007700">
      <w:bodyDiv w:val="1"/>
      <w:marLeft w:val="0"/>
      <w:marRight w:val="0"/>
      <w:marTop w:val="0"/>
      <w:marBottom w:val="0"/>
      <w:divBdr>
        <w:top w:val="none" w:sz="0" w:space="0" w:color="auto"/>
        <w:left w:val="none" w:sz="0" w:space="0" w:color="auto"/>
        <w:bottom w:val="none" w:sz="0" w:space="0" w:color="auto"/>
        <w:right w:val="none" w:sz="0" w:space="0" w:color="auto"/>
      </w:divBdr>
    </w:div>
    <w:div w:id="1681354784">
      <w:bodyDiv w:val="1"/>
      <w:marLeft w:val="0"/>
      <w:marRight w:val="0"/>
      <w:marTop w:val="0"/>
      <w:marBottom w:val="0"/>
      <w:divBdr>
        <w:top w:val="none" w:sz="0" w:space="0" w:color="auto"/>
        <w:left w:val="none" w:sz="0" w:space="0" w:color="auto"/>
        <w:bottom w:val="none" w:sz="0" w:space="0" w:color="auto"/>
        <w:right w:val="none" w:sz="0" w:space="0" w:color="auto"/>
      </w:divBdr>
    </w:div>
    <w:div w:id="1681735381">
      <w:bodyDiv w:val="1"/>
      <w:marLeft w:val="0"/>
      <w:marRight w:val="0"/>
      <w:marTop w:val="0"/>
      <w:marBottom w:val="0"/>
      <w:divBdr>
        <w:top w:val="none" w:sz="0" w:space="0" w:color="auto"/>
        <w:left w:val="none" w:sz="0" w:space="0" w:color="auto"/>
        <w:bottom w:val="none" w:sz="0" w:space="0" w:color="auto"/>
        <w:right w:val="none" w:sz="0" w:space="0" w:color="auto"/>
      </w:divBdr>
    </w:div>
    <w:div w:id="1681851256">
      <w:bodyDiv w:val="1"/>
      <w:marLeft w:val="0"/>
      <w:marRight w:val="0"/>
      <w:marTop w:val="0"/>
      <w:marBottom w:val="0"/>
      <w:divBdr>
        <w:top w:val="none" w:sz="0" w:space="0" w:color="auto"/>
        <w:left w:val="none" w:sz="0" w:space="0" w:color="auto"/>
        <w:bottom w:val="none" w:sz="0" w:space="0" w:color="auto"/>
        <w:right w:val="none" w:sz="0" w:space="0" w:color="auto"/>
      </w:divBdr>
    </w:div>
    <w:div w:id="1681932906">
      <w:bodyDiv w:val="1"/>
      <w:marLeft w:val="0"/>
      <w:marRight w:val="0"/>
      <w:marTop w:val="0"/>
      <w:marBottom w:val="0"/>
      <w:divBdr>
        <w:top w:val="none" w:sz="0" w:space="0" w:color="auto"/>
        <w:left w:val="none" w:sz="0" w:space="0" w:color="auto"/>
        <w:bottom w:val="none" w:sz="0" w:space="0" w:color="auto"/>
        <w:right w:val="none" w:sz="0" w:space="0" w:color="auto"/>
      </w:divBdr>
    </w:div>
    <w:div w:id="1682664721">
      <w:bodyDiv w:val="1"/>
      <w:marLeft w:val="0"/>
      <w:marRight w:val="0"/>
      <w:marTop w:val="0"/>
      <w:marBottom w:val="0"/>
      <w:divBdr>
        <w:top w:val="none" w:sz="0" w:space="0" w:color="auto"/>
        <w:left w:val="none" w:sz="0" w:space="0" w:color="auto"/>
        <w:bottom w:val="none" w:sz="0" w:space="0" w:color="auto"/>
        <w:right w:val="none" w:sz="0" w:space="0" w:color="auto"/>
      </w:divBdr>
    </w:div>
    <w:div w:id="1682900619">
      <w:bodyDiv w:val="1"/>
      <w:marLeft w:val="0"/>
      <w:marRight w:val="0"/>
      <w:marTop w:val="0"/>
      <w:marBottom w:val="0"/>
      <w:divBdr>
        <w:top w:val="none" w:sz="0" w:space="0" w:color="auto"/>
        <w:left w:val="none" w:sz="0" w:space="0" w:color="auto"/>
        <w:bottom w:val="none" w:sz="0" w:space="0" w:color="auto"/>
        <w:right w:val="none" w:sz="0" w:space="0" w:color="auto"/>
      </w:divBdr>
    </w:div>
    <w:div w:id="1683048385">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513949">
      <w:bodyDiv w:val="1"/>
      <w:marLeft w:val="0"/>
      <w:marRight w:val="0"/>
      <w:marTop w:val="0"/>
      <w:marBottom w:val="0"/>
      <w:divBdr>
        <w:top w:val="none" w:sz="0" w:space="0" w:color="auto"/>
        <w:left w:val="none" w:sz="0" w:space="0" w:color="auto"/>
        <w:bottom w:val="none" w:sz="0" w:space="0" w:color="auto"/>
        <w:right w:val="none" w:sz="0" w:space="0" w:color="auto"/>
      </w:divBdr>
    </w:div>
    <w:div w:id="1683821093">
      <w:bodyDiv w:val="1"/>
      <w:marLeft w:val="0"/>
      <w:marRight w:val="0"/>
      <w:marTop w:val="0"/>
      <w:marBottom w:val="0"/>
      <w:divBdr>
        <w:top w:val="none" w:sz="0" w:space="0" w:color="auto"/>
        <w:left w:val="none" w:sz="0" w:space="0" w:color="auto"/>
        <w:bottom w:val="none" w:sz="0" w:space="0" w:color="auto"/>
        <w:right w:val="none" w:sz="0" w:space="0" w:color="auto"/>
      </w:divBdr>
    </w:div>
    <w:div w:id="1685395994">
      <w:bodyDiv w:val="1"/>
      <w:marLeft w:val="0"/>
      <w:marRight w:val="0"/>
      <w:marTop w:val="0"/>
      <w:marBottom w:val="0"/>
      <w:divBdr>
        <w:top w:val="none" w:sz="0" w:space="0" w:color="auto"/>
        <w:left w:val="none" w:sz="0" w:space="0" w:color="auto"/>
        <w:bottom w:val="none" w:sz="0" w:space="0" w:color="auto"/>
        <w:right w:val="none" w:sz="0" w:space="0" w:color="auto"/>
      </w:divBdr>
    </w:div>
    <w:div w:id="1685672242">
      <w:bodyDiv w:val="1"/>
      <w:marLeft w:val="0"/>
      <w:marRight w:val="0"/>
      <w:marTop w:val="0"/>
      <w:marBottom w:val="0"/>
      <w:divBdr>
        <w:top w:val="none" w:sz="0" w:space="0" w:color="auto"/>
        <w:left w:val="none" w:sz="0" w:space="0" w:color="auto"/>
        <w:bottom w:val="none" w:sz="0" w:space="0" w:color="auto"/>
        <w:right w:val="none" w:sz="0" w:space="0" w:color="auto"/>
      </w:divBdr>
    </w:div>
    <w:div w:id="1686251237">
      <w:bodyDiv w:val="1"/>
      <w:marLeft w:val="0"/>
      <w:marRight w:val="0"/>
      <w:marTop w:val="0"/>
      <w:marBottom w:val="0"/>
      <w:divBdr>
        <w:top w:val="none" w:sz="0" w:space="0" w:color="auto"/>
        <w:left w:val="none" w:sz="0" w:space="0" w:color="auto"/>
        <w:bottom w:val="none" w:sz="0" w:space="0" w:color="auto"/>
        <w:right w:val="none" w:sz="0" w:space="0" w:color="auto"/>
      </w:divBdr>
    </w:div>
    <w:div w:id="1686786529">
      <w:bodyDiv w:val="1"/>
      <w:marLeft w:val="0"/>
      <w:marRight w:val="0"/>
      <w:marTop w:val="0"/>
      <w:marBottom w:val="0"/>
      <w:divBdr>
        <w:top w:val="none" w:sz="0" w:space="0" w:color="auto"/>
        <w:left w:val="none" w:sz="0" w:space="0" w:color="auto"/>
        <w:bottom w:val="none" w:sz="0" w:space="0" w:color="auto"/>
        <w:right w:val="none" w:sz="0" w:space="0" w:color="auto"/>
      </w:divBdr>
    </w:div>
    <w:div w:id="1686980252">
      <w:bodyDiv w:val="1"/>
      <w:marLeft w:val="0"/>
      <w:marRight w:val="0"/>
      <w:marTop w:val="0"/>
      <w:marBottom w:val="0"/>
      <w:divBdr>
        <w:top w:val="none" w:sz="0" w:space="0" w:color="auto"/>
        <w:left w:val="none" w:sz="0" w:space="0" w:color="auto"/>
        <w:bottom w:val="none" w:sz="0" w:space="0" w:color="auto"/>
        <w:right w:val="none" w:sz="0" w:space="0" w:color="auto"/>
      </w:divBdr>
    </w:div>
    <w:div w:id="1687754985">
      <w:bodyDiv w:val="1"/>
      <w:marLeft w:val="0"/>
      <w:marRight w:val="0"/>
      <w:marTop w:val="0"/>
      <w:marBottom w:val="0"/>
      <w:divBdr>
        <w:top w:val="none" w:sz="0" w:space="0" w:color="auto"/>
        <w:left w:val="none" w:sz="0" w:space="0" w:color="auto"/>
        <w:bottom w:val="none" w:sz="0" w:space="0" w:color="auto"/>
        <w:right w:val="none" w:sz="0" w:space="0" w:color="auto"/>
      </w:divBdr>
    </w:div>
    <w:div w:id="1688173088">
      <w:bodyDiv w:val="1"/>
      <w:marLeft w:val="0"/>
      <w:marRight w:val="0"/>
      <w:marTop w:val="0"/>
      <w:marBottom w:val="0"/>
      <w:divBdr>
        <w:top w:val="none" w:sz="0" w:space="0" w:color="auto"/>
        <w:left w:val="none" w:sz="0" w:space="0" w:color="auto"/>
        <w:bottom w:val="none" w:sz="0" w:space="0" w:color="auto"/>
        <w:right w:val="none" w:sz="0" w:space="0" w:color="auto"/>
      </w:divBdr>
    </w:div>
    <w:div w:id="1689988919">
      <w:bodyDiv w:val="1"/>
      <w:marLeft w:val="0"/>
      <w:marRight w:val="0"/>
      <w:marTop w:val="0"/>
      <w:marBottom w:val="0"/>
      <w:divBdr>
        <w:top w:val="none" w:sz="0" w:space="0" w:color="auto"/>
        <w:left w:val="none" w:sz="0" w:space="0" w:color="auto"/>
        <w:bottom w:val="none" w:sz="0" w:space="0" w:color="auto"/>
        <w:right w:val="none" w:sz="0" w:space="0" w:color="auto"/>
      </w:divBdr>
    </w:div>
    <w:div w:id="1690251221">
      <w:bodyDiv w:val="1"/>
      <w:marLeft w:val="0"/>
      <w:marRight w:val="0"/>
      <w:marTop w:val="0"/>
      <w:marBottom w:val="0"/>
      <w:divBdr>
        <w:top w:val="none" w:sz="0" w:space="0" w:color="auto"/>
        <w:left w:val="none" w:sz="0" w:space="0" w:color="auto"/>
        <w:bottom w:val="none" w:sz="0" w:space="0" w:color="auto"/>
        <w:right w:val="none" w:sz="0" w:space="0" w:color="auto"/>
      </w:divBdr>
    </w:div>
    <w:div w:id="1690450794">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691250590">
      <w:bodyDiv w:val="1"/>
      <w:marLeft w:val="0"/>
      <w:marRight w:val="0"/>
      <w:marTop w:val="0"/>
      <w:marBottom w:val="0"/>
      <w:divBdr>
        <w:top w:val="none" w:sz="0" w:space="0" w:color="auto"/>
        <w:left w:val="none" w:sz="0" w:space="0" w:color="auto"/>
        <w:bottom w:val="none" w:sz="0" w:space="0" w:color="auto"/>
        <w:right w:val="none" w:sz="0" w:space="0" w:color="auto"/>
      </w:divBdr>
    </w:div>
    <w:div w:id="1691957359">
      <w:bodyDiv w:val="1"/>
      <w:marLeft w:val="0"/>
      <w:marRight w:val="0"/>
      <w:marTop w:val="0"/>
      <w:marBottom w:val="0"/>
      <w:divBdr>
        <w:top w:val="none" w:sz="0" w:space="0" w:color="auto"/>
        <w:left w:val="none" w:sz="0" w:space="0" w:color="auto"/>
        <w:bottom w:val="none" w:sz="0" w:space="0" w:color="auto"/>
        <w:right w:val="none" w:sz="0" w:space="0" w:color="auto"/>
      </w:divBdr>
    </w:div>
    <w:div w:id="1692606284">
      <w:bodyDiv w:val="1"/>
      <w:marLeft w:val="0"/>
      <w:marRight w:val="0"/>
      <w:marTop w:val="0"/>
      <w:marBottom w:val="0"/>
      <w:divBdr>
        <w:top w:val="none" w:sz="0" w:space="0" w:color="auto"/>
        <w:left w:val="none" w:sz="0" w:space="0" w:color="auto"/>
        <w:bottom w:val="none" w:sz="0" w:space="0" w:color="auto"/>
        <w:right w:val="none" w:sz="0" w:space="0" w:color="auto"/>
      </w:divBdr>
    </w:div>
    <w:div w:id="1692801768">
      <w:bodyDiv w:val="1"/>
      <w:marLeft w:val="0"/>
      <w:marRight w:val="0"/>
      <w:marTop w:val="0"/>
      <w:marBottom w:val="0"/>
      <w:divBdr>
        <w:top w:val="none" w:sz="0" w:space="0" w:color="auto"/>
        <w:left w:val="none" w:sz="0" w:space="0" w:color="auto"/>
        <w:bottom w:val="none" w:sz="0" w:space="0" w:color="auto"/>
        <w:right w:val="none" w:sz="0" w:space="0" w:color="auto"/>
      </w:divBdr>
    </w:div>
    <w:div w:id="1692997195">
      <w:bodyDiv w:val="1"/>
      <w:marLeft w:val="0"/>
      <w:marRight w:val="0"/>
      <w:marTop w:val="0"/>
      <w:marBottom w:val="0"/>
      <w:divBdr>
        <w:top w:val="none" w:sz="0" w:space="0" w:color="auto"/>
        <w:left w:val="none" w:sz="0" w:space="0" w:color="auto"/>
        <w:bottom w:val="none" w:sz="0" w:space="0" w:color="auto"/>
        <w:right w:val="none" w:sz="0" w:space="0" w:color="auto"/>
      </w:divBdr>
    </w:div>
    <w:div w:id="1693265716">
      <w:bodyDiv w:val="1"/>
      <w:marLeft w:val="0"/>
      <w:marRight w:val="0"/>
      <w:marTop w:val="0"/>
      <w:marBottom w:val="0"/>
      <w:divBdr>
        <w:top w:val="none" w:sz="0" w:space="0" w:color="auto"/>
        <w:left w:val="none" w:sz="0" w:space="0" w:color="auto"/>
        <w:bottom w:val="none" w:sz="0" w:space="0" w:color="auto"/>
        <w:right w:val="none" w:sz="0" w:space="0" w:color="auto"/>
      </w:divBdr>
    </w:div>
    <w:div w:id="1693266339">
      <w:bodyDiv w:val="1"/>
      <w:marLeft w:val="0"/>
      <w:marRight w:val="0"/>
      <w:marTop w:val="0"/>
      <w:marBottom w:val="0"/>
      <w:divBdr>
        <w:top w:val="none" w:sz="0" w:space="0" w:color="auto"/>
        <w:left w:val="none" w:sz="0" w:space="0" w:color="auto"/>
        <w:bottom w:val="none" w:sz="0" w:space="0" w:color="auto"/>
        <w:right w:val="none" w:sz="0" w:space="0" w:color="auto"/>
      </w:divBdr>
    </w:div>
    <w:div w:id="1693385756">
      <w:bodyDiv w:val="1"/>
      <w:marLeft w:val="0"/>
      <w:marRight w:val="0"/>
      <w:marTop w:val="0"/>
      <w:marBottom w:val="0"/>
      <w:divBdr>
        <w:top w:val="none" w:sz="0" w:space="0" w:color="auto"/>
        <w:left w:val="none" w:sz="0" w:space="0" w:color="auto"/>
        <w:bottom w:val="none" w:sz="0" w:space="0" w:color="auto"/>
        <w:right w:val="none" w:sz="0" w:space="0" w:color="auto"/>
      </w:divBdr>
    </w:div>
    <w:div w:id="1693726230">
      <w:bodyDiv w:val="1"/>
      <w:marLeft w:val="0"/>
      <w:marRight w:val="0"/>
      <w:marTop w:val="0"/>
      <w:marBottom w:val="0"/>
      <w:divBdr>
        <w:top w:val="none" w:sz="0" w:space="0" w:color="auto"/>
        <w:left w:val="none" w:sz="0" w:space="0" w:color="auto"/>
        <w:bottom w:val="none" w:sz="0" w:space="0" w:color="auto"/>
        <w:right w:val="none" w:sz="0" w:space="0" w:color="auto"/>
      </w:divBdr>
    </w:div>
    <w:div w:id="1693995202">
      <w:bodyDiv w:val="1"/>
      <w:marLeft w:val="0"/>
      <w:marRight w:val="0"/>
      <w:marTop w:val="0"/>
      <w:marBottom w:val="0"/>
      <w:divBdr>
        <w:top w:val="none" w:sz="0" w:space="0" w:color="auto"/>
        <w:left w:val="none" w:sz="0" w:space="0" w:color="auto"/>
        <w:bottom w:val="none" w:sz="0" w:space="0" w:color="auto"/>
        <w:right w:val="none" w:sz="0" w:space="0" w:color="auto"/>
      </w:divBdr>
    </w:div>
    <w:div w:id="1694067911">
      <w:bodyDiv w:val="1"/>
      <w:marLeft w:val="0"/>
      <w:marRight w:val="0"/>
      <w:marTop w:val="0"/>
      <w:marBottom w:val="0"/>
      <w:divBdr>
        <w:top w:val="none" w:sz="0" w:space="0" w:color="auto"/>
        <w:left w:val="none" w:sz="0" w:space="0" w:color="auto"/>
        <w:bottom w:val="none" w:sz="0" w:space="0" w:color="auto"/>
        <w:right w:val="none" w:sz="0" w:space="0" w:color="auto"/>
      </w:divBdr>
    </w:div>
    <w:div w:id="1694109488">
      <w:bodyDiv w:val="1"/>
      <w:marLeft w:val="0"/>
      <w:marRight w:val="0"/>
      <w:marTop w:val="0"/>
      <w:marBottom w:val="0"/>
      <w:divBdr>
        <w:top w:val="none" w:sz="0" w:space="0" w:color="auto"/>
        <w:left w:val="none" w:sz="0" w:space="0" w:color="auto"/>
        <w:bottom w:val="none" w:sz="0" w:space="0" w:color="auto"/>
        <w:right w:val="none" w:sz="0" w:space="0" w:color="auto"/>
      </w:divBdr>
    </w:div>
    <w:div w:id="1694528292">
      <w:bodyDiv w:val="1"/>
      <w:marLeft w:val="0"/>
      <w:marRight w:val="0"/>
      <w:marTop w:val="0"/>
      <w:marBottom w:val="0"/>
      <w:divBdr>
        <w:top w:val="none" w:sz="0" w:space="0" w:color="auto"/>
        <w:left w:val="none" w:sz="0" w:space="0" w:color="auto"/>
        <w:bottom w:val="none" w:sz="0" w:space="0" w:color="auto"/>
        <w:right w:val="none" w:sz="0" w:space="0" w:color="auto"/>
      </w:divBdr>
    </w:div>
    <w:div w:id="1694695432">
      <w:bodyDiv w:val="1"/>
      <w:marLeft w:val="0"/>
      <w:marRight w:val="0"/>
      <w:marTop w:val="0"/>
      <w:marBottom w:val="0"/>
      <w:divBdr>
        <w:top w:val="none" w:sz="0" w:space="0" w:color="auto"/>
        <w:left w:val="none" w:sz="0" w:space="0" w:color="auto"/>
        <w:bottom w:val="none" w:sz="0" w:space="0" w:color="auto"/>
        <w:right w:val="none" w:sz="0" w:space="0" w:color="auto"/>
      </w:divBdr>
    </w:div>
    <w:div w:id="1694766231">
      <w:bodyDiv w:val="1"/>
      <w:marLeft w:val="0"/>
      <w:marRight w:val="0"/>
      <w:marTop w:val="0"/>
      <w:marBottom w:val="0"/>
      <w:divBdr>
        <w:top w:val="none" w:sz="0" w:space="0" w:color="auto"/>
        <w:left w:val="none" w:sz="0" w:space="0" w:color="auto"/>
        <w:bottom w:val="none" w:sz="0" w:space="0" w:color="auto"/>
        <w:right w:val="none" w:sz="0" w:space="0" w:color="auto"/>
      </w:divBdr>
    </w:div>
    <w:div w:id="1695157875">
      <w:bodyDiv w:val="1"/>
      <w:marLeft w:val="0"/>
      <w:marRight w:val="0"/>
      <w:marTop w:val="0"/>
      <w:marBottom w:val="0"/>
      <w:divBdr>
        <w:top w:val="none" w:sz="0" w:space="0" w:color="auto"/>
        <w:left w:val="none" w:sz="0" w:space="0" w:color="auto"/>
        <w:bottom w:val="none" w:sz="0" w:space="0" w:color="auto"/>
        <w:right w:val="none" w:sz="0" w:space="0" w:color="auto"/>
      </w:divBdr>
    </w:div>
    <w:div w:id="1695380285">
      <w:bodyDiv w:val="1"/>
      <w:marLeft w:val="0"/>
      <w:marRight w:val="0"/>
      <w:marTop w:val="0"/>
      <w:marBottom w:val="0"/>
      <w:divBdr>
        <w:top w:val="none" w:sz="0" w:space="0" w:color="auto"/>
        <w:left w:val="none" w:sz="0" w:space="0" w:color="auto"/>
        <w:bottom w:val="none" w:sz="0" w:space="0" w:color="auto"/>
        <w:right w:val="none" w:sz="0" w:space="0" w:color="auto"/>
      </w:divBdr>
    </w:div>
    <w:div w:id="1696880594">
      <w:bodyDiv w:val="1"/>
      <w:marLeft w:val="0"/>
      <w:marRight w:val="0"/>
      <w:marTop w:val="0"/>
      <w:marBottom w:val="0"/>
      <w:divBdr>
        <w:top w:val="none" w:sz="0" w:space="0" w:color="auto"/>
        <w:left w:val="none" w:sz="0" w:space="0" w:color="auto"/>
        <w:bottom w:val="none" w:sz="0" w:space="0" w:color="auto"/>
        <w:right w:val="none" w:sz="0" w:space="0" w:color="auto"/>
      </w:divBdr>
    </w:div>
    <w:div w:id="1696924150">
      <w:bodyDiv w:val="1"/>
      <w:marLeft w:val="0"/>
      <w:marRight w:val="0"/>
      <w:marTop w:val="0"/>
      <w:marBottom w:val="0"/>
      <w:divBdr>
        <w:top w:val="none" w:sz="0" w:space="0" w:color="auto"/>
        <w:left w:val="none" w:sz="0" w:space="0" w:color="auto"/>
        <w:bottom w:val="none" w:sz="0" w:space="0" w:color="auto"/>
        <w:right w:val="none" w:sz="0" w:space="0" w:color="auto"/>
      </w:divBdr>
    </w:div>
    <w:div w:id="1697849163">
      <w:bodyDiv w:val="1"/>
      <w:marLeft w:val="0"/>
      <w:marRight w:val="0"/>
      <w:marTop w:val="0"/>
      <w:marBottom w:val="0"/>
      <w:divBdr>
        <w:top w:val="none" w:sz="0" w:space="0" w:color="auto"/>
        <w:left w:val="none" w:sz="0" w:space="0" w:color="auto"/>
        <w:bottom w:val="none" w:sz="0" w:space="0" w:color="auto"/>
        <w:right w:val="none" w:sz="0" w:space="0" w:color="auto"/>
      </w:divBdr>
    </w:div>
    <w:div w:id="1698505521">
      <w:bodyDiv w:val="1"/>
      <w:marLeft w:val="0"/>
      <w:marRight w:val="0"/>
      <w:marTop w:val="0"/>
      <w:marBottom w:val="0"/>
      <w:divBdr>
        <w:top w:val="none" w:sz="0" w:space="0" w:color="auto"/>
        <w:left w:val="none" w:sz="0" w:space="0" w:color="auto"/>
        <w:bottom w:val="none" w:sz="0" w:space="0" w:color="auto"/>
        <w:right w:val="none" w:sz="0" w:space="0" w:color="auto"/>
      </w:divBdr>
    </w:div>
    <w:div w:id="1698654784">
      <w:bodyDiv w:val="1"/>
      <w:marLeft w:val="0"/>
      <w:marRight w:val="0"/>
      <w:marTop w:val="0"/>
      <w:marBottom w:val="0"/>
      <w:divBdr>
        <w:top w:val="none" w:sz="0" w:space="0" w:color="auto"/>
        <w:left w:val="none" w:sz="0" w:space="0" w:color="auto"/>
        <w:bottom w:val="none" w:sz="0" w:space="0" w:color="auto"/>
        <w:right w:val="none" w:sz="0" w:space="0" w:color="auto"/>
      </w:divBdr>
    </w:div>
    <w:div w:id="1698660265">
      <w:bodyDiv w:val="1"/>
      <w:marLeft w:val="0"/>
      <w:marRight w:val="0"/>
      <w:marTop w:val="0"/>
      <w:marBottom w:val="0"/>
      <w:divBdr>
        <w:top w:val="none" w:sz="0" w:space="0" w:color="auto"/>
        <w:left w:val="none" w:sz="0" w:space="0" w:color="auto"/>
        <w:bottom w:val="none" w:sz="0" w:space="0" w:color="auto"/>
        <w:right w:val="none" w:sz="0" w:space="0" w:color="auto"/>
      </w:divBdr>
    </w:div>
    <w:div w:id="1698966722">
      <w:bodyDiv w:val="1"/>
      <w:marLeft w:val="0"/>
      <w:marRight w:val="0"/>
      <w:marTop w:val="0"/>
      <w:marBottom w:val="0"/>
      <w:divBdr>
        <w:top w:val="none" w:sz="0" w:space="0" w:color="auto"/>
        <w:left w:val="none" w:sz="0" w:space="0" w:color="auto"/>
        <w:bottom w:val="none" w:sz="0" w:space="0" w:color="auto"/>
        <w:right w:val="none" w:sz="0" w:space="0" w:color="auto"/>
      </w:divBdr>
    </w:div>
    <w:div w:id="1698967961">
      <w:bodyDiv w:val="1"/>
      <w:marLeft w:val="0"/>
      <w:marRight w:val="0"/>
      <w:marTop w:val="0"/>
      <w:marBottom w:val="0"/>
      <w:divBdr>
        <w:top w:val="none" w:sz="0" w:space="0" w:color="auto"/>
        <w:left w:val="none" w:sz="0" w:space="0" w:color="auto"/>
        <w:bottom w:val="none" w:sz="0" w:space="0" w:color="auto"/>
        <w:right w:val="none" w:sz="0" w:space="0" w:color="auto"/>
      </w:divBdr>
    </w:div>
    <w:div w:id="1700086235">
      <w:bodyDiv w:val="1"/>
      <w:marLeft w:val="0"/>
      <w:marRight w:val="0"/>
      <w:marTop w:val="0"/>
      <w:marBottom w:val="0"/>
      <w:divBdr>
        <w:top w:val="none" w:sz="0" w:space="0" w:color="auto"/>
        <w:left w:val="none" w:sz="0" w:space="0" w:color="auto"/>
        <w:bottom w:val="none" w:sz="0" w:space="0" w:color="auto"/>
        <w:right w:val="none" w:sz="0" w:space="0" w:color="auto"/>
      </w:divBdr>
    </w:div>
    <w:div w:id="1701739003">
      <w:bodyDiv w:val="1"/>
      <w:marLeft w:val="0"/>
      <w:marRight w:val="0"/>
      <w:marTop w:val="0"/>
      <w:marBottom w:val="0"/>
      <w:divBdr>
        <w:top w:val="none" w:sz="0" w:space="0" w:color="auto"/>
        <w:left w:val="none" w:sz="0" w:space="0" w:color="auto"/>
        <w:bottom w:val="none" w:sz="0" w:space="0" w:color="auto"/>
        <w:right w:val="none" w:sz="0" w:space="0" w:color="auto"/>
      </w:divBdr>
    </w:div>
    <w:div w:id="1702198984">
      <w:bodyDiv w:val="1"/>
      <w:marLeft w:val="0"/>
      <w:marRight w:val="0"/>
      <w:marTop w:val="0"/>
      <w:marBottom w:val="0"/>
      <w:divBdr>
        <w:top w:val="none" w:sz="0" w:space="0" w:color="auto"/>
        <w:left w:val="none" w:sz="0" w:space="0" w:color="auto"/>
        <w:bottom w:val="none" w:sz="0" w:space="0" w:color="auto"/>
        <w:right w:val="none" w:sz="0" w:space="0" w:color="auto"/>
      </w:divBdr>
    </w:div>
    <w:div w:id="1702389762">
      <w:bodyDiv w:val="1"/>
      <w:marLeft w:val="0"/>
      <w:marRight w:val="0"/>
      <w:marTop w:val="0"/>
      <w:marBottom w:val="0"/>
      <w:divBdr>
        <w:top w:val="none" w:sz="0" w:space="0" w:color="auto"/>
        <w:left w:val="none" w:sz="0" w:space="0" w:color="auto"/>
        <w:bottom w:val="none" w:sz="0" w:space="0" w:color="auto"/>
        <w:right w:val="none" w:sz="0" w:space="0" w:color="auto"/>
      </w:divBdr>
    </w:div>
    <w:div w:id="1702516800">
      <w:bodyDiv w:val="1"/>
      <w:marLeft w:val="0"/>
      <w:marRight w:val="0"/>
      <w:marTop w:val="0"/>
      <w:marBottom w:val="0"/>
      <w:divBdr>
        <w:top w:val="none" w:sz="0" w:space="0" w:color="auto"/>
        <w:left w:val="none" w:sz="0" w:space="0" w:color="auto"/>
        <w:bottom w:val="none" w:sz="0" w:space="0" w:color="auto"/>
        <w:right w:val="none" w:sz="0" w:space="0" w:color="auto"/>
      </w:divBdr>
    </w:div>
    <w:div w:id="1703168068">
      <w:bodyDiv w:val="1"/>
      <w:marLeft w:val="0"/>
      <w:marRight w:val="0"/>
      <w:marTop w:val="0"/>
      <w:marBottom w:val="0"/>
      <w:divBdr>
        <w:top w:val="none" w:sz="0" w:space="0" w:color="auto"/>
        <w:left w:val="none" w:sz="0" w:space="0" w:color="auto"/>
        <w:bottom w:val="none" w:sz="0" w:space="0" w:color="auto"/>
        <w:right w:val="none" w:sz="0" w:space="0" w:color="auto"/>
      </w:divBdr>
    </w:div>
    <w:div w:id="1703440100">
      <w:bodyDiv w:val="1"/>
      <w:marLeft w:val="0"/>
      <w:marRight w:val="0"/>
      <w:marTop w:val="0"/>
      <w:marBottom w:val="0"/>
      <w:divBdr>
        <w:top w:val="none" w:sz="0" w:space="0" w:color="auto"/>
        <w:left w:val="none" w:sz="0" w:space="0" w:color="auto"/>
        <w:bottom w:val="none" w:sz="0" w:space="0" w:color="auto"/>
        <w:right w:val="none" w:sz="0" w:space="0" w:color="auto"/>
      </w:divBdr>
    </w:div>
    <w:div w:id="1703674978">
      <w:bodyDiv w:val="1"/>
      <w:marLeft w:val="0"/>
      <w:marRight w:val="0"/>
      <w:marTop w:val="0"/>
      <w:marBottom w:val="0"/>
      <w:divBdr>
        <w:top w:val="none" w:sz="0" w:space="0" w:color="auto"/>
        <w:left w:val="none" w:sz="0" w:space="0" w:color="auto"/>
        <w:bottom w:val="none" w:sz="0" w:space="0" w:color="auto"/>
        <w:right w:val="none" w:sz="0" w:space="0" w:color="auto"/>
      </w:divBdr>
    </w:div>
    <w:div w:id="1703825191">
      <w:bodyDiv w:val="1"/>
      <w:marLeft w:val="0"/>
      <w:marRight w:val="0"/>
      <w:marTop w:val="0"/>
      <w:marBottom w:val="0"/>
      <w:divBdr>
        <w:top w:val="none" w:sz="0" w:space="0" w:color="auto"/>
        <w:left w:val="none" w:sz="0" w:space="0" w:color="auto"/>
        <w:bottom w:val="none" w:sz="0" w:space="0" w:color="auto"/>
        <w:right w:val="none" w:sz="0" w:space="0" w:color="auto"/>
      </w:divBdr>
    </w:div>
    <w:div w:id="1704090856">
      <w:bodyDiv w:val="1"/>
      <w:marLeft w:val="0"/>
      <w:marRight w:val="0"/>
      <w:marTop w:val="0"/>
      <w:marBottom w:val="0"/>
      <w:divBdr>
        <w:top w:val="none" w:sz="0" w:space="0" w:color="auto"/>
        <w:left w:val="none" w:sz="0" w:space="0" w:color="auto"/>
        <w:bottom w:val="none" w:sz="0" w:space="0" w:color="auto"/>
        <w:right w:val="none" w:sz="0" w:space="0" w:color="auto"/>
      </w:divBdr>
    </w:div>
    <w:div w:id="1704207615">
      <w:bodyDiv w:val="1"/>
      <w:marLeft w:val="0"/>
      <w:marRight w:val="0"/>
      <w:marTop w:val="0"/>
      <w:marBottom w:val="0"/>
      <w:divBdr>
        <w:top w:val="none" w:sz="0" w:space="0" w:color="auto"/>
        <w:left w:val="none" w:sz="0" w:space="0" w:color="auto"/>
        <w:bottom w:val="none" w:sz="0" w:space="0" w:color="auto"/>
        <w:right w:val="none" w:sz="0" w:space="0" w:color="auto"/>
      </w:divBdr>
    </w:div>
    <w:div w:id="1704482157">
      <w:bodyDiv w:val="1"/>
      <w:marLeft w:val="0"/>
      <w:marRight w:val="0"/>
      <w:marTop w:val="0"/>
      <w:marBottom w:val="0"/>
      <w:divBdr>
        <w:top w:val="none" w:sz="0" w:space="0" w:color="auto"/>
        <w:left w:val="none" w:sz="0" w:space="0" w:color="auto"/>
        <w:bottom w:val="none" w:sz="0" w:space="0" w:color="auto"/>
        <w:right w:val="none" w:sz="0" w:space="0" w:color="auto"/>
      </w:divBdr>
    </w:div>
    <w:div w:id="1704746042">
      <w:bodyDiv w:val="1"/>
      <w:marLeft w:val="0"/>
      <w:marRight w:val="0"/>
      <w:marTop w:val="0"/>
      <w:marBottom w:val="0"/>
      <w:divBdr>
        <w:top w:val="none" w:sz="0" w:space="0" w:color="auto"/>
        <w:left w:val="none" w:sz="0" w:space="0" w:color="auto"/>
        <w:bottom w:val="none" w:sz="0" w:space="0" w:color="auto"/>
        <w:right w:val="none" w:sz="0" w:space="0" w:color="auto"/>
      </w:divBdr>
    </w:div>
    <w:div w:id="1705323684">
      <w:bodyDiv w:val="1"/>
      <w:marLeft w:val="0"/>
      <w:marRight w:val="0"/>
      <w:marTop w:val="0"/>
      <w:marBottom w:val="0"/>
      <w:divBdr>
        <w:top w:val="none" w:sz="0" w:space="0" w:color="auto"/>
        <w:left w:val="none" w:sz="0" w:space="0" w:color="auto"/>
        <w:bottom w:val="none" w:sz="0" w:space="0" w:color="auto"/>
        <w:right w:val="none" w:sz="0" w:space="0" w:color="auto"/>
      </w:divBdr>
    </w:div>
    <w:div w:id="1706440882">
      <w:bodyDiv w:val="1"/>
      <w:marLeft w:val="0"/>
      <w:marRight w:val="0"/>
      <w:marTop w:val="0"/>
      <w:marBottom w:val="0"/>
      <w:divBdr>
        <w:top w:val="none" w:sz="0" w:space="0" w:color="auto"/>
        <w:left w:val="none" w:sz="0" w:space="0" w:color="auto"/>
        <w:bottom w:val="none" w:sz="0" w:space="0" w:color="auto"/>
        <w:right w:val="none" w:sz="0" w:space="0" w:color="auto"/>
      </w:divBdr>
    </w:div>
    <w:div w:id="1706520399">
      <w:bodyDiv w:val="1"/>
      <w:marLeft w:val="0"/>
      <w:marRight w:val="0"/>
      <w:marTop w:val="0"/>
      <w:marBottom w:val="0"/>
      <w:divBdr>
        <w:top w:val="none" w:sz="0" w:space="0" w:color="auto"/>
        <w:left w:val="none" w:sz="0" w:space="0" w:color="auto"/>
        <w:bottom w:val="none" w:sz="0" w:space="0" w:color="auto"/>
        <w:right w:val="none" w:sz="0" w:space="0" w:color="auto"/>
      </w:divBdr>
    </w:div>
    <w:div w:id="1706566146">
      <w:bodyDiv w:val="1"/>
      <w:marLeft w:val="0"/>
      <w:marRight w:val="0"/>
      <w:marTop w:val="0"/>
      <w:marBottom w:val="0"/>
      <w:divBdr>
        <w:top w:val="none" w:sz="0" w:space="0" w:color="auto"/>
        <w:left w:val="none" w:sz="0" w:space="0" w:color="auto"/>
        <w:bottom w:val="none" w:sz="0" w:space="0" w:color="auto"/>
        <w:right w:val="none" w:sz="0" w:space="0" w:color="auto"/>
      </w:divBdr>
    </w:div>
    <w:div w:id="1707176178">
      <w:bodyDiv w:val="1"/>
      <w:marLeft w:val="0"/>
      <w:marRight w:val="0"/>
      <w:marTop w:val="0"/>
      <w:marBottom w:val="0"/>
      <w:divBdr>
        <w:top w:val="none" w:sz="0" w:space="0" w:color="auto"/>
        <w:left w:val="none" w:sz="0" w:space="0" w:color="auto"/>
        <w:bottom w:val="none" w:sz="0" w:space="0" w:color="auto"/>
        <w:right w:val="none" w:sz="0" w:space="0" w:color="auto"/>
      </w:divBdr>
    </w:div>
    <w:div w:id="1707289888">
      <w:bodyDiv w:val="1"/>
      <w:marLeft w:val="0"/>
      <w:marRight w:val="0"/>
      <w:marTop w:val="0"/>
      <w:marBottom w:val="0"/>
      <w:divBdr>
        <w:top w:val="none" w:sz="0" w:space="0" w:color="auto"/>
        <w:left w:val="none" w:sz="0" w:space="0" w:color="auto"/>
        <w:bottom w:val="none" w:sz="0" w:space="0" w:color="auto"/>
        <w:right w:val="none" w:sz="0" w:space="0" w:color="auto"/>
      </w:divBdr>
    </w:div>
    <w:div w:id="1707365230">
      <w:bodyDiv w:val="1"/>
      <w:marLeft w:val="0"/>
      <w:marRight w:val="0"/>
      <w:marTop w:val="0"/>
      <w:marBottom w:val="0"/>
      <w:divBdr>
        <w:top w:val="none" w:sz="0" w:space="0" w:color="auto"/>
        <w:left w:val="none" w:sz="0" w:space="0" w:color="auto"/>
        <w:bottom w:val="none" w:sz="0" w:space="0" w:color="auto"/>
        <w:right w:val="none" w:sz="0" w:space="0" w:color="auto"/>
      </w:divBdr>
    </w:div>
    <w:div w:id="1708216553">
      <w:bodyDiv w:val="1"/>
      <w:marLeft w:val="0"/>
      <w:marRight w:val="0"/>
      <w:marTop w:val="0"/>
      <w:marBottom w:val="0"/>
      <w:divBdr>
        <w:top w:val="none" w:sz="0" w:space="0" w:color="auto"/>
        <w:left w:val="none" w:sz="0" w:space="0" w:color="auto"/>
        <w:bottom w:val="none" w:sz="0" w:space="0" w:color="auto"/>
        <w:right w:val="none" w:sz="0" w:space="0" w:color="auto"/>
      </w:divBdr>
    </w:div>
    <w:div w:id="1708749184">
      <w:bodyDiv w:val="1"/>
      <w:marLeft w:val="0"/>
      <w:marRight w:val="0"/>
      <w:marTop w:val="0"/>
      <w:marBottom w:val="0"/>
      <w:divBdr>
        <w:top w:val="none" w:sz="0" w:space="0" w:color="auto"/>
        <w:left w:val="none" w:sz="0" w:space="0" w:color="auto"/>
        <w:bottom w:val="none" w:sz="0" w:space="0" w:color="auto"/>
        <w:right w:val="none" w:sz="0" w:space="0" w:color="auto"/>
      </w:divBdr>
    </w:div>
    <w:div w:id="1711302224">
      <w:bodyDiv w:val="1"/>
      <w:marLeft w:val="0"/>
      <w:marRight w:val="0"/>
      <w:marTop w:val="0"/>
      <w:marBottom w:val="0"/>
      <w:divBdr>
        <w:top w:val="none" w:sz="0" w:space="0" w:color="auto"/>
        <w:left w:val="none" w:sz="0" w:space="0" w:color="auto"/>
        <w:bottom w:val="none" w:sz="0" w:space="0" w:color="auto"/>
        <w:right w:val="none" w:sz="0" w:space="0" w:color="auto"/>
      </w:divBdr>
    </w:div>
    <w:div w:id="1712000165">
      <w:bodyDiv w:val="1"/>
      <w:marLeft w:val="0"/>
      <w:marRight w:val="0"/>
      <w:marTop w:val="0"/>
      <w:marBottom w:val="0"/>
      <w:divBdr>
        <w:top w:val="none" w:sz="0" w:space="0" w:color="auto"/>
        <w:left w:val="none" w:sz="0" w:space="0" w:color="auto"/>
        <w:bottom w:val="none" w:sz="0" w:space="0" w:color="auto"/>
        <w:right w:val="none" w:sz="0" w:space="0" w:color="auto"/>
      </w:divBdr>
    </w:div>
    <w:div w:id="1713069347">
      <w:bodyDiv w:val="1"/>
      <w:marLeft w:val="0"/>
      <w:marRight w:val="0"/>
      <w:marTop w:val="0"/>
      <w:marBottom w:val="0"/>
      <w:divBdr>
        <w:top w:val="none" w:sz="0" w:space="0" w:color="auto"/>
        <w:left w:val="none" w:sz="0" w:space="0" w:color="auto"/>
        <w:bottom w:val="none" w:sz="0" w:space="0" w:color="auto"/>
        <w:right w:val="none" w:sz="0" w:space="0" w:color="auto"/>
      </w:divBdr>
    </w:div>
    <w:div w:id="1713387390">
      <w:bodyDiv w:val="1"/>
      <w:marLeft w:val="0"/>
      <w:marRight w:val="0"/>
      <w:marTop w:val="0"/>
      <w:marBottom w:val="0"/>
      <w:divBdr>
        <w:top w:val="none" w:sz="0" w:space="0" w:color="auto"/>
        <w:left w:val="none" w:sz="0" w:space="0" w:color="auto"/>
        <w:bottom w:val="none" w:sz="0" w:space="0" w:color="auto"/>
        <w:right w:val="none" w:sz="0" w:space="0" w:color="auto"/>
      </w:divBdr>
    </w:div>
    <w:div w:id="1713454264">
      <w:bodyDiv w:val="1"/>
      <w:marLeft w:val="0"/>
      <w:marRight w:val="0"/>
      <w:marTop w:val="0"/>
      <w:marBottom w:val="0"/>
      <w:divBdr>
        <w:top w:val="none" w:sz="0" w:space="0" w:color="auto"/>
        <w:left w:val="none" w:sz="0" w:space="0" w:color="auto"/>
        <w:bottom w:val="none" w:sz="0" w:space="0" w:color="auto"/>
        <w:right w:val="none" w:sz="0" w:space="0" w:color="auto"/>
      </w:divBdr>
    </w:div>
    <w:div w:id="1713573648">
      <w:bodyDiv w:val="1"/>
      <w:marLeft w:val="0"/>
      <w:marRight w:val="0"/>
      <w:marTop w:val="0"/>
      <w:marBottom w:val="0"/>
      <w:divBdr>
        <w:top w:val="none" w:sz="0" w:space="0" w:color="auto"/>
        <w:left w:val="none" w:sz="0" w:space="0" w:color="auto"/>
        <w:bottom w:val="none" w:sz="0" w:space="0" w:color="auto"/>
        <w:right w:val="none" w:sz="0" w:space="0" w:color="auto"/>
      </w:divBdr>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
    <w:div w:id="1713991956">
      <w:bodyDiv w:val="1"/>
      <w:marLeft w:val="0"/>
      <w:marRight w:val="0"/>
      <w:marTop w:val="0"/>
      <w:marBottom w:val="0"/>
      <w:divBdr>
        <w:top w:val="none" w:sz="0" w:space="0" w:color="auto"/>
        <w:left w:val="none" w:sz="0" w:space="0" w:color="auto"/>
        <w:bottom w:val="none" w:sz="0" w:space="0" w:color="auto"/>
        <w:right w:val="none" w:sz="0" w:space="0" w:color="auto"/>
      </w:divBdr>
    </w:div>
    <w:div w:id="1714380438">
      <w:bodyDiv w:val="1"/>
      <w:marLeft w:val="0"/>
      <w:marRight w:val="0"/>
      <w:marTop w:val="0"/>
      <w:marBottom w:val="0"/>
      <w:divBdr>
        <w:top w:val="none" w:sz="0" w:space="0" w:color="auto"/>
        <w:left w:val="none" w:sz="0" w:space="0" w:color="auto"/>
        <w:bottom w:val="none" w:sz="0" w:space="0" w:color="auto"/>
        <w:right w:val="none" w:sz="0" w:space="0" w:color="auto"/>
      </w:divBdr>
    </w:div>
    <w:div w:id="1714696357">
      <w:bodyDiv w:val="1"/>
      <w:marLeft w:val="0"/>
      <w:marRight w:val="0"/>
      <w:marTop w:val="0"/>
      <w:marBottom w:val="0"/>
      <w:divBdr>
        <w:top w:val="none" w:sz="0" w:space="0" w:color="auto"/>
        <w:left w:val="none" w:sz="0" w:space="0" w:color="auto"/>
        <w:bottom w:val="none" w:sz="0" w:space="0" w:color="auto"/>
        <w:right w:val="none" w:sz="0" w:space="0" w:color="auto"/>
      </w:divBdr>
    </w:div>
    <w:div w:id="1715422391">
      <w:bodyDiv w:val="1"/>
      <w:marLeft w:val="0"/>
      <w:marRight w:val="0"/>
      <w:marTop w:val="0"/>
      <w:marBottom w:val="0"/>
      <w:divBdr>
        <w:top w:val="none" w:sz="0" w:space="0" w:color="auto"/>
        <w:left w:val="none" w:sz="0" w:space="0" w:color="auto"/>
        <w:bottom w:val="none" w:sz="0" w:space="0" w:color="auto"/>
        <w:right w:val="none" w:sz="0" w:space="0" w:color="auto"/>
      </w:divBdr>
    </w:div>
    <w:div w:id="1715618655">
      <w:bodyDiv w:val="1"/>
      <w:marLeft w:val="0"/>
      <w:marRight w:val="0"/>
      <w:marTop w:val="0"/>
      <w:marBottom w:val="0"/>
      <w:divBdr>
        <w:top w:val="none" w:sz="0" w:space="0" w:color="auto"/>
        <w:left w:val="none" w:sz="0" w:space="0" w:color="auto"/>
        <w:bottom w:val="none" w:sz="0" w:space="0" w:color="auto"/>
        <w:right w:val="none" w:sz="0" w:space="0" w:color="auto"/>
      </w:divBdr>
    </w:div>
    <w:div w:id="1715690269">
      <w:bodyDiv w:val="1"/>
      <w:marLeft w:val="0"/>
      <w:marRight w:val="0"/>
      <w:marTop w:val="0"/>
      <w:marBottom w:val="0"/>
      <w:divBdr>
        <w:top w:val="none" w:sz="0" w:space="0" w:color="auto"/>
        <w:left w:val="none" w:sz="0" w:space="0" w:color="auto"/>
        <w:bottom w:val="none" w:sz="0" w:space="0" w:color="auto"/>
        <w:right w:val="none" w:sz="0" w:space="0" w:color="auto"/>
      </w:divBdr>
    </w:div>
    <w:div w:id="1716077163">
      <w:bodyDiv w:val="1"/>
      <w:marLeft w:val="0"/>
      <w:marRight w:val="0"/>
      <w:marTop w:val="0"/>
      <w:marBottom w:val="0"/>
      <w:divBdr>
        <w:top w:val="none" w:sz="0" w:space="0" w:color="auto"/>
        <w:left w:val="none" w:sz="0" w:space="0" w:color="auto"/>
        <w:bottom w:val="none" w:sz="0" w:space="0" w:color="auto"/>
        <w:right w:val="none" w:sz="0" w:space="0" w:color="auto"/>
      </w:divBdr>
    </w:div>
    <w:div w:id="1716201403">
      <w:bodyDiv w:val="1"/>
      <w:marLeft w:val="0"/>
      <w:marRight w:val="0"/>
      <w:marTop w:val="0"/>
      <w:marBottom w:val="0"/>
      <w:divBdr>
        <w:top w:val="none" w:sz="0" w:space="0" w:color="auto"/>
        <w:left w:val="none" w:sz="0" w:space="0" w:color="auto"/>
        <w:bottom w:val="none" w:sz="0" w:space="0" w:color="auto"/>
        <w:right w:val="none" w:sz="0" w:space="0" w:color="auto"/>
      </w:divBdr>
    </w:div>
    <w:div w:id="1717850988">
      <w:bodyDiv w:val="1"/>
      <w:marLeft w:val="0"/>
      <w:marRight w:val="0"/>
      <w:marTop w:val="0"/>
      <w:marBottom w:val="0"/>
      <w:divBdr>
        <w:top w:val="none" w:sz="0" w:space="0" w:color="auto"/>
        <w:left w:val="none" w:sz="0" w:space="0" w:color="auto"/>
        <w:bottom w:val="none" w:sz="0" w:space="0" w:color="auto"/>
        <w:right w:val="none" w:sz="0" w:space="0" w:color="auto"/>
      </w:divBdr>
    </w:div>
    <w:div w:id="1717927348">
      <w:bodyDiv w:val="1"/>
      <w:marLeft w:val="0"/>
      <w:marRight w:val="0"/>
      <w:marTop w:val="0"/>
      <w:marBottom w:val="0"/>
      <w:divBdr>
        <w:top w:val="none" w:sz="0" w:space="0" w:color="auto"/>
        <w:left w:val="none" w:sz="0" w:space="0" w:color="auto"/>
        <w:bottom w:val="none" w:sz="0" w:space="0" w:color="auto"/>
        <w:right w:val="none" w:sz="0" w:space="0" w:color="auto"/>
      </w:divBdr>
    </w:div>
    <w:div w:id="1719041655">
      <w:bodyDiv w:val="1"/>
      <w:marLeft w:val="0"/>
      <w:marRight w:val="0"/>
      <w:marTop w:val="0"/>
      <w:marBottom w:val="0"/>
      <w:divBdr>
        <w:top w:val="none" w:sz="0" w:space="0" w:color="auto"/>
        <w:left w:val="none" w:sz="0" w:space="0" w:color="auto"/>
        <w:bottom w:val="none" w:sz="0" w:space="0" w:color="auto"/>
        <w:right w:val="none" w:sz="0" w:space="0" w:color="auto"/>
      </w:divBdr>
    </w:div>
    <w:div w:id="1720278378">
      <w:bodyDiv w:val="1"/>
      <w:marLeft w:val="0"/>
      <w:marRight w:val="0"/>
      <w:marTop w:val="0"/>
      <w:marBottom w:val="0"/>
      <w:divBdr>
        <w:top w:val="none" w:sz="0" w:space="0" w:color="auto"/>
        <w:left w:val="none" w:sz="0" w:space="0" w:color="auto"/>
        <w:bottom w:val="none" w:sz="0" w:space="0" w:color="auto"/>
        <w:right w:val="none" w:sz="0" w:space="0" w:color="auto"/>
      </w:divBdr>
    </w:div>
    <w:div w:id="1720980870">
      <w:bodyDiv w:val="1"/>
      <w:marLeft w:val="0"/>
      <w:marRight w:val="0"/>
      <w:marTop w:val="0"/>
      <w:marBottom w:val="0"/>
      <w:divBdr>
        <w:top w:val="none" w:sz="0" w:space="0" w:color="auto"/>
        <w:left w:val="none" w:sz="0" w:space="0" w:color="auto"/>
        <w:bottom w:val="none" w:sz="0" w:space="0" w:color="auto"/>
        <w:right w:val="none" w:sz="0" w:space="0" w:color="auto"/>
      </w:divBdr>
    </w:div>
    <w:div w:id="1721512749">
      <w:bodyDiv w:val="1"/>
      <w:marLeft w:val="0"/>
      <w:marRight w:val="0"/>
      <w:marTop w:val="0"/>
      <w:marBottom w:val="0"/>
      <w:divBdr>
        <w:top w:val="none" w:sz="0" w:space="0" w:color="auto"/>
        <w:left w:val="none" w:sz="0" w:space="0" w:color="auto"/>
        <w:bottom w:val="none" w:sz="0" w:space="0" w:color="auto"/>
        <w:right w:val="none" w:sz="0" w:space="0" w:color="auto"/>
      </w:divBdr>
    </w:div>
    <w:div w:id="1722435079">
      <w:bodyDiv w:val="1"/>
      <w:marLeft w:val="0"/>
      <w:marRight w:val="0"/>
      <w:marTop w:val="0"/>
      <w:marBottom w:val="0"/>
      <w:divBdr>
        <w:top w:val="none" w:sz="0" w:space="0" w:color="auto"/>
        <w:left w:val="none" w:sz="0" w:space="0" w:color="auto"/>
        <w:bottom w:val="none" w:sz="0" w:space="0" w:color="auto"/>
        <w:right w:val="none" w:sz="0" w:space="0" w:color="auto"/>
      </w:divBdr>
    </w:div>
    <w:div w:id="1723669556">
      <w:bodyDiv w:val="1"/>
      <w:marLeft w:val="0"/>
      <w:marRight w:val="0"/>
      <w:marTop w:val="0"/>
      <w:marBottom w:val="0"/>
      <w:divBdr>
        <w:top w:val="none" w:sz="0" w:space="0" w:color="auto"/>
        <w:left w:val="none" w:sz="0" w:space="0" w:color="auto"/>
        <w:bottom w:val="none" w:sz="0" w:space="0" w:color="auto"/>
        <w:right w:val="none" w:sz="0" w:space="0" w:color="auto"/>
      </w:divBdr>
    </w:div>
    <w:div w:id="1723677136">
      <w:bodyDiv w:val="1"/>
      <w:marLeft w:val="0"/>
      <w:marRight w:val="0"/>
      <w:marTop w:val="0"/>
      <w:marBottom w:val="0"/>
      <w:divBdr>
        <w:top w:val="none" w:sz="0" w:space="0" w:color="auto"/>
        <w:left w:val="none" w:sz="0" w:space="0" w:color="auto"/>
        <w:bottom w:val="none" w:sz="0" w:space="0" w:color="auto"/>
        <w:right w:val="none" w:sz="0" w:space="0" w:color="auto"/>
      </w:divBdr>
    </w:div>
    <w:div w:id="1723754022">
      <w:bodyDiv w:val="1"/>
      <w:marLeft w:val="0"/>
      <w:marRight w:val="0"/>
      <w:marTop w:val="0"/>
      <w:marBottom w:val="0"/>
      <w:divBdr>
        <w:top w:val="none" w:sz="0" w:space="0" w:color="auto"/>
        <w:left w:val="none" w:sz="0" w:space="0" w:color="auto"/>
        <w:bottom w:val="none" w:sz="0" w:space="0" w:color="auto"/>
        <w:right w:val="none" w:sz="0" w:space="0" w:color="auto"/>
      </w:divBdr>
    </w:div>
    <w:div w:id="1723942919">
      <w:bodyDiv w:val="1"/>
      <w:marLeft w:val="0"/>
      <w:marRight w:val="0"/>
      <w:marTop w:val="0"/>
      <w:marBottom w:val="0"/>
      <w:divBdr>
        <w:top w:val="none" w:sz="0" w:space="0" w:color="auto"/>
        <w:left w:val="none" w:sz="0" w:space="0" w:color="auto"/>
        <w:bottom w:val="none" w:sz="0" w:space="0" w:color="auto"/>
        <w:right w:val="none" w:sz="0" w:space="0" w:color="auto"/>
      </w:divBdr>
    </w:div>
    <w:div w:id="1724056140">
      <w:bodyDiv w:val="1"/>
      <w:marLeft w:val="0"/>
      <w:marRight w:val="0"/>
      <w:marTop w:val="0"/>
      <w:marBottom w:val="0"/>
      <w:divBdr>
        <w:top w:val="none" w:sz="0" w:space="0" w:color="auto"/>
        <w:left w:val="none" w:sz="0" w:space="0" w:color="auto"/>
        <w:bottom w:val="none" w:sz="0" w:space="0" w:color="auto"/>
        <w:right w:val="none" w:sz="0" w:space="0" w:color="auto"/>
      </w:divBdr>
    </w:div>
    <w:div w:id="1724330646">
      <w:bodyDiv w:val="1"/>
      <w:marLeft w:val="0"/>
      <w:marRight w:val="0"/>
      <w:marTop w:val="0"/>
      <w:marBottom w:val="0"/>
      <w:divBdr>
        <w:top w:val="none" w:sz="0" w:space="0" w:color="auto"/>
        <w:left w:val="none" w:sz="0" w:space="0" w:color="auto"/>
        <w:bottom w:val="none" w:sz="0" w:space="0" w:color="auto"/>
        <w:right w:val="none" w:sz="0" w:space="0" w:color="auto"/>
      </w:divBdr>
    </w:div>
    <w:div w:id="1724597631">
      <w:bodyDiv w:val="1"/>
      <w:marLeft w:val="0"/>
      <w:marRight w:val="0"/>
      <w:marTop w:val="0"/>
      <w:marBottom w:val="0"/>
      <w:divBdr>
        <w:top w:val="none" w:sz="0" w:space="0" w:color="auto"/>
        <w:left w:val="none" w:sz="0" w:space="0" w:color="auto"/>
        <w:bottom w:val="none" w:sz="0" w:space="0" w:color="auto"/>
        <w:right w:val="none" w:sz="0" w:space="0" w:color="auto"/>
      </w:divBdr>
    </w:div>
    <w:div w:id="1725329289">
      <w:bodyDiv w:val="1"/>
      <w:marLeft w:val="0"/>
      <w:marRight w:val="0"/>
      <w:marTop w:val="0"/>
      <w:marBottom w:val="0"/>
      <w:divBdr>
        <w:top w:val="none" w:sz="0" w:space="0" w:color="auto"/>
        <w:left w:val="none" w:sz="0" w:space="0" w:color="auto"/>
        <w:bottom w:val="none" w:sz="0" w:space="0" w:color="auto"/>
        <w:right w:val="none" w:sz="0" w:space="0" w:color="auto"/>
      </w:divBdr>
    </w:div>
    <w:div w:id="1725563521">
      <w:bodyDiv w:val="1"/>
      <w:marLeft w:val="0"/>
      <w:marRight w:val="0"/>
      <w:marTop w:val="0"/>
      <w:marBottom w:val="0"/>
      <w:divBdr>
        <w:top w:val="none" w:sz="0" w:space="0" w:color="auto"/>
        <w:left w:val="none" w:sz="0" w:space="0" w:color="auto"/>
        <w:bottom w:val="none" w:sz="0" w:space="0" w:color="auto"/>
        <w:right w:val="none" w:sz="0" w:space="0" w:color="auto"/>
      </w:divBdr>
    </w:div>
    <w:div w:id="1725829554">
      <w:bodyDiv w:val="1"/>
      <w:marLeft w:val="0"/>
      <w:marRight w:val="0"/>
      <w:marTop w:val="0"/>
      <w:marBottom w:val="0"/>
      <w:divBdr>
        <w:top w:val="none" w:sz="0" w:space="0" w:color="auto"/>
        <w:left w:val="none" w:sz="0" w:space="0" w:color="auto"/>
        <w:bottom w:val="none" w:sz="0" w:space="0" w:color="auto"/>
        <w:right w:val="none" w:sz="0" w:space="0" w:color="auto"/>
      </w:divBdr>
    </w:div>
    <w:div w:id="1726022246">
      <w:bodyDiv w:val="1"/>
      <w:marLeft w:val="0"/>
      <w:marRight w:val="0"/>
      <w:marTop w:val="0"/>
      <w:marBottom w:val="0"/>
      <w:divBdr>
        <w:top w:val="none" w:sz="0" w:space="0" w:color="auto"/>
        <w:left w:val="none" w:sz="0" w:space="0" w:color="auto"/>
        <w:bottom w:val="none" w:sz="0" w:space="0" w:color="auto"/>
        <w:right w:val="none" w:sz="0" w:space="0" w:color="auto"/>
      </w:divBdr>
    </w:div>
    <w:div w:id="1726296719">
      <w:bodyDiv w:val="1"/>
      <w:marLeft w:val="0"/>
      <w:marRight w:val="0"/>
      <w:marTop w:val="0"/>
      <w:marBottom w:val="0"/>
      <w:divBdr>
        <w:top w:val="none" w:sz="0" w:space="0" w:color="auto"/>
        <w:left w:val="none" w:sz="0" w:space="0" w:color="auto"/>
        <w:bottom w:val="none" w:sz="0" w:space="0" w:color="auto"/>
        <w:right w:val="none" w:sz="0" w:space="0" w:color="auto"/>
      </w:divBdr>
    </w:div>
    <w:div w:id="1727144581">
      <w:bodyDiv w:val="1"/>
      <w:marLeft w:val="0"/>
      <w:marRight w:val="0"/>
      <w:marTop w:val="0"/>
      <w:marBottom w:val="0"/>
      <w:divBdr>
        <w:top w:val="none" w:sz="0" w:space="0" w:color="auto"/>
        <w:left w:val="none" w:sz="0" w:space="0" w:color="auto"/>
        <w:bottom w:val="none" w:sz="0" w:space="0" w:color="auto"/>
        <w:right w:val="none" w:sz="0" w:space="0" w:color="auto"/>
      </w:divBdr>
    </w:div>
    <w:div w:id="1727413949">
      <w:bodyDiv w:val="1"/>
      <w:marLeft w:val="0"/>
      <w:marRight w:val="0"/>
      <w:marTop w:val="0"/>
      <w:marBottom w:val="0"/>
      <w:divBdr>
        <w:top w:val="none" w:sz="0" w:space="0" w:color="auto"/>
        <w:left w:val="none" w:sz="0" w:space="0" w:color="auto"/>
        <w:bottom w:val="none" w:sz="0" w:space="0" w:color="auto"/>
        <w:right w:val="none" w:sz="0" w:space="0" w:color="auto"/>
      </w:divBdr>
    </w:div>
    <w:div w:id="1727491250">
      <w:bodyDiv w:val="1"/>
      <w:marLeft w:val="0"/>
      <w:marRight w:val="0"/>
      <w:marTop w:val="0"/>
      <w:marBottom w:val="0"/>
      <w:divBdr>
        <w:top w:val="none" w:sz="0" w:space="0" w:color="auto"/>
        <w:left w:val="none" w:sz="0" w:space="0" w:color="auto"/>
        <w:bottom w:val="none" w:sz="0" w:space="0" w:color="auto"/>
        <w:right w:val="none" w:sz="0" w:space="0" w:color="auto"/>
      </w:divBdr>
    </w:div>
    <w:div w:id="1728336544">
      <w:bodyDiv w:val="1"/>
      <w:marLeft w:val="0"/>
      <w:marRight w:val="0"/>
      <w:marTop w:val="0"/>
      <w:marBottom w:val="0"/>
      <w:divBdr>
        <w:top w:val="none" w:sz="0" w:space="0" w:color="auto"/>
        <w:left w:val="none" w:sz="0" w:space="0" w:color="auto"/>
        <w:bottom w:val="none" w:sz="0" w:space="0" w:color="auto"/>
        <w:right w:val="none" w:sz="0" w:space="0" w:color="auto"/>
      </w:divBdr>
    </w:div>
    <w:div w:id="1728798190">
      <w:bodyDiv w:val="1"/>
      <w:marLeft w:val="0"/>
      <w:marRight w:val="0"/>
      <w:marTop w:val="0"/>
      <w:marBottom w:val="0"/>
      <w:divBdr>
        <w:top w:val="none" w:sz="0" w:space="0" w:color="auto"/>
        <w:left w:val="none" w:sz="0" w:space="0" w:color="auto"/>
        <w:bottom w:val="none" w:sz="0" w:space="0" w:color="auto"/>
        <w:right w:val="none" w:sz="0" w:space="0" w:color="auto"/>
      </w:divBdr>
    </w:div>
    <w:div w:id="1729691739">
      <w:bodyDiv w:val="1"/>
      <w:marLeft w:val="0"/>
      <w:marRight w:val="0"/>
      <w:marTop w:val="0"/>
      <w:marBottom w:val="0"/>
      <w:divBdr>
        <w:top w:val="none" w:sz="0" w:space="0" w:color="auto"/>
        <w:left w:val="none" w:sz="0" w:space="0" w:color="auto"/>
        <w:bottom w:val="none" w:sz="0" w:space="0" w:color="auto"/>
        <w:right w:val="none" w:sz="0" w:space="0" w:color="auto"/>
      </w:divBdr>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
    <w:div w:id="1731882069">
      <w:bodyDiv w:val="1"/>
      <w:marLeft w:val="0"/>
      <w:marRight w:val="0"/>
      <w:marTop w:val="0"/>
      <w:marBottom w:val="0"/>
      <w:divBdr>
        <w:top w:val="none" w:sz="0" w:space="0" w:color="auto"/>
        <w:left w:val="none" w:sz="0" w:space="0" w:color="auto"/>
        <w:bottom w:val="none" w:sz="0" w:space="0" w:color="auto"/>
        <w:right w:val="none" w:sz="0" w:space="0" w:color="auto"/>
      </w:divBdr>
    </w:div>
    <w:div w:id="1732070598">
      <w:bodyDiv w:val="1"/>
      <w:marLeft w:val="0"/>
      <w:marRight w:val="0"/>
      <w:marTop w:val="0"/>
      <w:marBottom w:val="0"/>
      <w:divBdr>
        <w:top w:val="none" w:sz="0" w:space="0" w:color="auto"/>
        <w:left w:val="none" w:sz="0" w:space="0" w:color="auto"/>
        <w:bottom w:val="none" w:sz="0" w:space="0" w:color="auto"/>
        <w:right w:val="none" w:sz="0" w:space="0" w:color="auto"/>
      </w:divBdr>
    </w:div>
    <w:div w:id="1732072138">
      <w:bodyDiv w:val="1"/>
      <w:marLeft w:val="0"/>
      <w:marRight w:val="0"/>
      <w:marTop w:val="0"/>
      <w:marBottom w:val="0"/>
      <w:divBdr>
        <w:top w:val="none" w:sz="0" w:space="0" w:color="auto"/>
        <w:left w:val="none" w:sz="0" w:space="0" w:color="auto"/>
        <w:bottom w:val="none" w:sz="0" w:space="0" w:color="auto"/>
        <w:right w:val="none" w:sz="0" w:space="0" w:color="auto"/>
      </w:divBdr>
    </w:div>
    <w:div w:id="1732387881">
      <w:bodyDiv w:val="1"/>
      <w:marLeft w:val="0"/>
      <w:marRight w:val="0"/>
      <w:marTop w:val="0"/>
      <w:marBottom w:val="0"/>
      <w:divBdr>
        <w:top w:val="none" w:sz="0" w:space="0" w:color="auto"/>
        <w:left w:val="none" w:sz="0" w:space="0" w:color="auto"/>
        <w:bottom w:val="none" w:sz="0" w:space="0" w:color="auto"/>
        <w:right w:val="none" w:sz="0" w:space="0" w:color="auto"/>
      </w:divBdr>
    </w:div>
    <w:div w:id="1733112116">
      <w:bodyDiv w:val="1"/>
      <w:marLeft w:val="0"/>
      <w:marRight w:val="0"/>
      <w:marTop w:val="0"/>
      <w:marBottom w:val="0"/>
      <w:divBdr>
        <w:top w:val="none" w:sz="0" w:space="0" w:color="auto"/>
        <w:left w:val="none" w:sz="0" w:space="0" w:color="auto"/>
        <w:bottom w:val="none" w:sz="0" w:space="0" w:color="auto"/>
        <w:right w:val="none" w:sz="0" w:space="0" w:color="auto"/>
      </w:divBdr>
    </w:div>
    <w:div w:id="1734350670">
      <w:bodyDiv w:val="1"/>
      <w:marLeft w:val="0"/>
      <w:marRight w:val="0"/>
      <w:marTop w:val="0"/>
      <w:marBottom w:val="0"/>
      <w:divBdr>
        <w:top w:val="none" w:sz="0" w:space="0" w:color="auto"/>
        <w:left w:val="none" w:sz="0" w:space="0" w:color="auto"/>
        <w:bottom w:val="none" w:sz="0" w:space="0" w:color="auto"/>
        <w:right w:val="none" w:sz="0" w:space="0" w:color="auto"/>
      </w:divBdr>
    </w:div>
    <w:div w:id="1734501262">
      <w:bodyDiv w:val="1"/>
      <w:marLeft w:val="0"/>
      <w:marRight w:val="0"/>
      <w:marTop w:val="0"/>
      <w:marBottom w:val="0"/>
      <w:divBdr>
        <w:top w:val="none" w:sz="0" w:space="0" w:color="auto"/>
        <w:left w:val="none" w:sz="0" w:space="0" w:color="auto"/>
        <w:bottom w:val="none" w:sz="0" w:space="0" w:color="auto"/>
        <w:right w:val="none" w:sz="0" w:space="0" w:color="auto"/>
      </w:divBdr>
    </w:div>
    <w:div w:id="1735351615">
      <w:bodyDiv w:val="1"/>
      <w:marLeft w:val="0"/>
      <w:marRight w:val="0"/>
      <w:marTop w:val="0"/>
      <w:marBottom w:val="0"/>
      <w:divBdr>
        <w:top w:val="none" w:sz="0" w:space="0" w:color="auto"/>
        <w:left w:val="none" w:sz="0" w:space="0" w:color="auto"/>
        <w:bottom w:val="none" w:sz="0" w:space="0" w:color="auto"/>
        <w:right w:val="none" w:sz="0" w:space="0" w:color="auto"/>
      </w:divBdr>
    </w:div>
    <w:div w:id="1735860345">
      <w:bodyDiv w:val="1"/>
      <w:marLeft w:val="0"/>
      <w:marRight w:val="0"/>
      <w:marTop w:val="0"/>
      <w:marBottom w:val="0"/>
      <w:divBdr>
        <w:top w:val="none" w:sz="0" w:space="0" w:color="auto"/>
        <w:left w:val="none" w:sz="0" w:space="0" w:color="auto"/>
        <w:bottom w:val="none" w:sz="0" w:space="0" w:color="auto"/>
        <w:right w:val="none" w:sz="0" w:space="0" w:color="auto"/>
      </w:divBdr>
    </w:div>
    <w:div w:id="1737778536">
      <w:bodyDiv w:val="1"/>
      <w:marLeft w:val="0"/>
      <w:marRight w:val="0"/>
      <w:marTop w:val="0"/>
      <w:marBottom w:val="0"/>
      <w:divBdr>
        <w:top w:val="none" w:sz="0" w:space="0" w:color="auto"/>
        <w:left w:val="none" w:sz="0" w:space="0" w:color="auto"/>
        <w:bottom w:val="none" w:sz="0" w:space="0" w:color="auto"/>
        <w:right w:val="none" w:sz="0" w:space="0" w:color="auto"/>
      </w:divBdr>
    </w:div>
    <w:div w:id="1737780077">
      <w:bodyDiv w:val="1"/>
      <w:marLeft w:val="0"/>
      <w:marRight w:val="0"/>
      <w:marTop w:val="0"/>
      <w:marBottom w:val="0"/>
      <w:divBdr>
        <w:top w:val="none" w:sz="0" w:space="0" w:color="auto"/>
        <w:left w:val="none" w:sz="0" w:space="0" w:color="auto"/>
        <w:bottom w:val="none" w:sz="0" w:space="0" w:color="auto"/>
        <w:right w:val="none" w:sz="0" w:space="0" w:color="auto"/>
      </w:divBdr>
    </w:div>
    <w:div w:id="1738086891">
      <w:bodyDiv w:val="1"/>
      <w:marLeft w:val="0"/>
      <w:marRight w:val="0"/>
      <w:marTop w:val="0"/>
      <w:marBottom w:val="0"/>
      <w:divBdr>
        <w:top w:val="none" w:sz="0" w:space="0" w:color="auto"/>
        <w:left w:val="none" w:sz="0" w:space="0" w:color="auto"/>
        <w:bottom w:val="none" w:sz="0" w:space="0" w:color="auto"/>
        <w:right w:val="none" w:sz="0" w:space="0" w:color="auto"/>
      </w:divBdr>
    </w:div>
    <w:div w:id="1738287215">
      <w:bodyDiv w:val="1"/>
      <w:marLeft w:val="0"/>
      <w:marRight w:val="0"/>
      <w:marTop w:val="0"/>
      <w:marBottom w:val="0"/>
      <w:divBdr>
        <w:top w:val="none" w:sz="0" w:space="0" w:color="auto"/>
        <w:left w:val="none" w:sz="0" w:space="0" w:color="auto"/>
        <w:bottom w:val="none" w:sz="0" w:space="0" w:color="auto"/>
        <w:right w:val="none" w:sz="0" w:space="0" w:color="auto"/>
      </w:divBdr>
    </w:div>
    <w:div w:id="1739277670">
      <w:bodyDiv w:val="1"/>
      <w:marLeft w:val="0"/>
      <w:marRight w:val="0"/>
      <w:marTop w:val="0"/>
      <w:marBottom w:val="0"/>
      <w:divBdr>
        <w:top w:val="none" w:sz="0" w:space="0" w:color="auto"/>
        <w:left w:val="none" w:sz="0" w:space="0" w:color="auto"/>
        <w:bottom w:val="none" w:sz="0" w:space="0" w:color="auto"/>
        <w:right w:val="none" w:sz="0" w:space="0" w:color="auto"/>
      </w:divBdr>
    </w:div>
    <w:div w:id="1739395641">
      <w:bodyDiv w:val="1"/>
      <w:marLeft w:val="0"/>
      <w:marRight w:val="0"/>
      <w:marTop w:val="0"/>
      <w:marBottom w:val="0"/>
      <w:divBdr>
        <w:top w:val="none" w:sz="0" w:space="0" w:color="auto"/>
        <w:left w:val="none" w:sz="0" w:space="0" w:color="auto"/>
        <w:bottom w:val="none" w:sz="0" w:space="0" w:color="auto"/>
        <w:right w:val="none" w:sz="0" w:space="0" w:color="auto"/>
      </w:divBdr>
    </w:div>
    <w:div w:id="1739471465">
      <w:bodyDiv w:val="1"/>
      <w:marLeft w:val="0"/>
      <w:marRight w:val="0"/>
      <w:marTop w:val="0"/>
      <w:marBottom w:val="0"/>
      <w:divBdr>
        <w:top w:val="none" w:sz="0" w:space="0" w:color="auto"/>
        <w:left w:val="none" w:sz="0" w:space="0" w:color="auto"/>
        <w:bottom w:val="none" w:sz="0" w:space="0" w:color="auto"/>
        <w:right w:val="none" w:sz="0" w:space="0" w:color="auto"/>
      </w:divBdr>
    </w:div>
    <w:div w:id="1739552078">
      <w:bodyDiv w:val="1"/>
      <w:marLeft w:val="0"/>
      <w:marRight w:val="0"/>
      <w:marTop w:val="0"/>
      <w:marBottom w:val="0"/>
      <w:divBdr>
        <w:top w:val="none" w:sz="0" w:space="0" w:color="auto"/>
        <w:left w:val="none" w:sz="0" w:space="0" w:color="auto"/>
        <w:bottom w:val="none" w:sz="0" w:space="0" w:color="auto"/>
        <w:right w:val="none" w:sz="0" w:space="0" w:color="auto"/>
      </w:divBdr>
    </w:div>
    <w:div w:id="1739784240">
      <w:bodyDiv w:val="1"/>
      <w:marLeft w:val="0"/>
      <w:marRight w:val="0"/>
      <w:marTop w:val="0"/>
      <w:marBottom w:val="0"/>
      <w:divBdr>
        <w:top w:val="none" w:sz="0" w:space="0" w:color="auto"/>
        <w:left w:val="none" w:sz="0" w:space="0" w:color="auto"/>
        <w:bottom w:val="none" w:sz="0" w:space="0" w:color="auto"/>
        <w:right w:val="none" w:sz="0" w:space="0" w:color="auto"/>
      </w:divBdr>
    </w:div>
    <w:div w:id="1740058641">
      <w:bodyDiv w:val="1"/>
      <w:marLeft w:val="0"/>
      <w:marRight w:val="0"/>
      <w:marTop w:val="0"/>
      <w:marBottom w:val="0"/>
      <w:divBdr>
        <w:top w:val="none" w:sz="0" w:space="0" w:color="auto"/>
        <w:left w:val="none" w:sz="0" w:space="0" w:color="auto"/>
        <w:bottom w:val="none" w:sz="0" w:space="0" w:color="auto"/>
        <w:right w:val="none" w:sz="0" w:space="0" w:color="auto"/>
      </w:divBdr>
    </w:div>
    <w:div w:id="1740059846">
      <w:bodyDiv w:val="1"/>
      <w:marLeft w:val="0"/>
      <w:marRight w:val="0"/>
      <w:marTop w:val="0"/>
      <w:marBottom w:val="0"/>
      <w:divBdr>
        <w:top w:val="none" w:sz="0" w:space="0" w:color="auto"/>
        <w:left w:val="none" w:sz="0" w:space="0" w:color="auto"/>
        <w:bottom w:val="none" w:sz="0" w:space="0" w:color="auto"/>
        <w:right w:val="none" w:sz="0" w:space="0" w:color="auto"/>
      </w:divBdr>
    </w:div>
    <w:div w:id="1740128631">
      <w:bodyDiv w:val="1"/>
      <w:marLeft w:val="0"/>
      <w:marRight w:val="0"/>
      <w:marTop w:val="0"/>
      <w:marBottom w:val="0"/>
      <w:divBdr>
        <w:top w:val="none" w:sz="0" w:space="0" w:color="auto"/>
        <w:left w:val="none" w:sz="0" w:space="0" w:color="auto"/>
        <w:bottom w:val="none" w:sz="0" w:space="0" w:color="auto"/>
        <w:right w:val="none" w:sz="0" w:space="0" w:color="auto"/>
      </w:divBdr>
    </w:div>
    <w:div w:id="1740324338">
      <w:bodyDiv w:val="1"/>
      <w:marLeft w:val="0"/>
      <w:marRight w:val="0"/>
      <w:marTop w:val="0"/>
      <w:marBottom w:val="0"/>
      <w:divBdr>
        <w:top w:val="none" w:sz="0" w:space="0" w:color="auto"/>
        <w:left w:val="none" w:sz="0" w:space="0" w:color="auto"/>
        <w:bottom w:val="none" w:sz="0" w:space="0" w:color="auto"/>
        <w:right w:val="none" w:sz="0" w:space="0" w:color="auto"/>
      </w:divBdr>
    </w:div>
    <w:div w:id="1740513160">
      <w:bodyDiv w:val="1"/>
      <w:marLeft w:val="0"/>
      <w:marRight w:val="0"/>
      <w:marTop w:val="0"/>
      <w:marBottom w:val="0"/>
      <w:divBdr>
        <w:top w:val="none" w:sz="0" w:space="0" w:color="auto"/>
        <w:left w:val="none" w:sz="0" w:space="0" w:color="auto"/>
        <w:bottom w:val="none" w:sz="0" w:space="0" w:color="auto"/>
        <w:right w:val="none" w:sz="0" w:space="0" w:color="auto"/>
      </w:divBdr>
    </w:div>
    <w:div w:id="1741096143">
      <w:bodyDiv w:val="1"/>
      <w:marLeft w:val="0"/>
      <w:marRight w:val="0"/>
      <w:marTop w:val="0"/>
      <w:marBottom w:val="0"/>
      <w:divBdr>
        <w:top w:val="none" w:sz="0" w:space="0" w:color="auto"/>
        <w:left w:val="none" w:sz="0" w:space="0" w:color="auto"/>
        <w:bottom w:val="none" w:sz="0" w:space="0" w:color="auto"/>
        <w:right w:val="none" w:sz="0" w:space="0" w:color="auto"/>
      </w:divBdr>
    </w:div>
    <w:div w:id="1741126199">
      <w:bodyDiv w:val="1"/>
      <w:marLeft w:val="0"/>
      <w:marRight w:val="0"/>
      <w:marTop w:val="0"/>
      <w:marBottom w:val="0"/>
      <w:divBdr>
        <w:top w:val="none" w:sz="0" w:space="0" w:color="auto"/>
        <w:left w:val="none" w:sz="0" w:space="0" w:color="auto"/>
        <w:bottom w:val="none" w:sz="0" w:space="0" w:color="auto"/>
        <w:right w:val="none" w:sz="0" w:space="0" w:color="auto"/>
      </w:divBdr>
    </w:div>
    <w:div w:id="1741293141">
      <w:bodyDiv w:val="1"/>
      <w:marLeft w:val="0"/>
      <w:marRight w:val="0"/>
      <w:marTop w:val="0"/>
      <w:marBottom w:val="0"/>
      <w:divBdr>
        <w:top w:val="none" w:sz="0" w:space="0" w:color="auto"/>
        <w:left w:val="none" w:sz="0" w:space="0" w:color="auto"/>
        <w:bottom w:val="none" w:sz="0" w:space="0" w:color="auto"/>
        <w:right w:val="none" w:sz="0" w:space="0" w:color="auto"/>
      </w:divBdr>
    </w:div>
    <w:div w:id="1741781682">
      <w:bodyDiv w:val="1"/>
      <w:marLeft w:val="0"/>
      <w:marRight w:val="0"/>
      <w:marTop w:val="0"/>
      <w:marBottom w:val="0"/>
      <w:divBdr>
        <w:top w:val="none" w:sz="0" w:space="0" w:color="auto"/>
        <w:left w:val="none" w:sz="0" w:space="0" w:color="auto"/>
        <w:bottom w:val="none" w:sz="0" w:space="0" w:color="auto"/>
        <w:right w:val="none" w:sz="0" w:space="0" w:color="auto"/>
      </w:divBdr>
    </w:div>
    <w:div w:id="1742361702">
      <w:bodyDiv w:val="1"/>
      <w:marLeft w:val="0"/>
      <w:marRight w:val="0"/>
      <w:marTop w:val="0"/>
      <w:marBottom w:val="0"/>
      <w:divBdr>
        <w:top w:val="none" w:sz="0" w:space="0" w:color="auto"/>
        <w:left w:val="none" w:sz="0" w:space="0" w:color="auto"/>
        <w:bottom w:val="none" w:sz="0" w:space="0" w:color="auto"/>
        <w:right w:val="none" w:sz="0" w:space="0" w:color="auto"/>
      </w:divBdr>
    </w:div>
    <w:div w:id="1742676158">
      <w:bodyDiv w:val="1"/>
      <w:marLeft w:val="0"/>
      <w:marRight w:val="0"/>
      <w:marTop w:val="0"/>
      <w:marBottom w:val="0"/>
      <w:divBdr>
        <w:top w:val="none" w:sz="0" w:space="0" w:color="auto"/>
        <w:left w:val="none" w:sz="0" w:space="0" w:color="auto"/>
        <w:bottom w:val="none" w:sz="0" w:space="0" w:color="auto"/>
        <w:right w:val="none" w:sz="0" w:space="0" w:color="auto"/>
      </w:divBdr>
    </w:div>
    <w:div w:id="1743596168">
      <w:bodyDiv w:val="1"/>
      <w:marLeft w:val="0"/>
      <w:marRight w:val="0"/>
      <w:marTop w:val="0"/>
      <w:marBottom w:val="0"/>
      <w:divBdr>
        <w:top w:val="none" w:sz="0" w:space="0" w:color="auto"/>
        <w:left w:val="none" w:sz="0" w:space="0" w:color="auto"/>
        <w:bottom w:val="none" w:sz="0" w:space="0" w:color="auto"/>
        <w:right w:val="none" w:sz="0" w:space="0" w:color="auto"/>
      </w:divBdr>
    </w:div>
    <w:div w:id="1743798554">
      <w:bodyDiv w:val="1"/>
      <w:marLeft w:val="0"/>
      <w:marRight w:val="0"/>
      <w:marTop w:val="0"/>
      <w:marBottom w:val="0"/>
      <w:divBdr>
        <w:top w:val="none" w:sz="0" w:space="0" w:color="auto"/>
        <w:left w:val="none" w:sz="0" w:space="0" w:color="auto"/>
        <w:bottom w:val="none" w:sz="0" w:space="0" w:color="auto"/>
        <w:right w:val="none" w:sz="0" w:space="0" w:color="auto"/>
      </w:divBdr>
    </w:div>
    <w:div w:id="1744184806">
      <w:bodyDiv w:val="1"/>
      <w:marLeft w:val="0"/>
      <w:marRight w:val="0"/>
      <w:marTop w:val="0"/>
      <w:marBottom w:val="0"/>
      <w:divBdr>
        <w:top w:val="none" w:sz="0" w:space="0" w:color="auto"/>
        <w:left w:val="none" w:sz="0" w:space="0" w:color="auto"/>
        <w:bottom w:val="none" w:sz="0" w:space="0" w:color="auto"/>
        <w:right w:val="none" w:sz="0" w:space="0" w:color="auto"/>
      </w:divBdr>
    </w:div>
    <w:div w:id="1745493148">
      <w:bodyDiv w:val="1"/>
      <w:marLeft w:val="0"/>
      <w:marRight w:val="0"/>
      <w:marTop w:val="0"/>
      <w:marBottom w:val="0"/>
      <w:divBdr>
        <w:top w:val="none" w:sz="0" w:space="0" w:color="auto"/>
        <w:left w:val="none" w:sz="0" w:space="0" w:color="auto"/>
        <w:bottom w:val="none" w:sz="0" w:space="0" w:color="auto"/>
        <w:right w:val="none" w:sz="0" w:space="0" w:color="auto"/>
      </w:divBdr>
    </w:div>
    <w:div w:id="1745835538">
      <w:bodyDiv w:val="1"/>
      <w:marLeft w:val="0"/>
      <w:marRight w:val="0"/>
      <w:marTop w:val="0"/>
      <w:marBottom w:val="0"/>
      <w:divBdr>
        <w:top w:val="none" w:sz="0" w:space="0" w:color="auto"/>
        <w:left w:val="none" w:sz="0" w:space="0" w:color="auto"/>
        <w:bottom w:val="none" w:sz="0" w:space="0" w:color="auto"/>
        <w:right w:val="none" w:sz="0" w:space="0" w:color="auto"/>
      </w:divBdr>
    </w:div>
    <w:div w:id="1746609084">
      <w:bodyDiv w:val="1"/>
      <w:marLeft w:val="0"/>
      <w:marRight w:val="0"/>
      <w:marTop w:val="0"/>
      <w:marBottom w:val="0"/>
      <w:divBdr>
        <w:top w:val="none" w:sz="0" w:space="0" w:color="auto"/>
        <w:left w:val="none" w:sz="0" w:space="0" w:color="auto"/>
        <w:bottom w:val="none" w:sz="0" w:space="0" w:color="auto"/>
        <w:right w:val="none" w:sz="0" w:space="0" w:color="auto"/>
      </w:divBdr>
    </w:div>
    <w:div w:id="1747452750">
      <w:bodyDiv w:val="1"/>
      <w:marLeft w:val="0"/>
      <w:marRight w:val="0"/>
      <w:marTop w:val="0"/>
      <w:marBottom w:val="0"/>
      <w:divBdr>
        <w:top w:val="none" w:sz="0" w:space="0" w:color="auto"/>
        <w:left w:val="none" w:sz="0" w:space="0" w:color="auto"/>
        <w:bottom w:val="none" w:sz="0" w:space="0" w:color="auto"/>
        <w:right w:val="none" w:sz="0" w:space="0" w:color="auto"/>
      </w:divBdr>
    </w:div>
    <w:div w:id="1747923192">
      <w:bodyDiv w:val="1"/>
      <w:marLeft w:val="0"/>
      <w:marRight w:val="0"/>
      <w:marTop w:val="0"/>
      <w:marBottom w:val="0"/>
      <w:divBdr>
        <w:top w:val="none" w:sz="0" w:space="0" w:color="auto"/>
        <w:left w:val="none" w:sz="0" w:space="0" w:color="auto"/>
        <w:bottom w:val="none" w:sz="0" w:space="0" w:color="auto"/>
        <w:right w:val="none" w:sz="0" w:space="0" w:color="auto"/>
      </w:divBdr>
    </w:div>
    <w:div w:id="1748112504">
      <w:bodyDiv w:val="1"/>
      <w:marLeft w:val="0"/>
      <w:marRight w:val="0"/>
      <w:marTop w:val="0"/>
      <w:marBottom w:val="0"/>
      <w:divBdr>
        <w:top w:val="none" w:sz="0" w:space="0" w:color="auto"/>
        <w:left w:val="none" w:sz="0" w:space="0" w:color="auto"/>
        <w:bottom w:val="none" w:sz="0" w:space="0" w:color="auto"/>
        <w:right w:val="none" w:sz="0" w:space="0" w:color="auto"/>
      </w:divBdr>
    </w:div>
    <w:div w:id="1748500705">
      <w:bodyDiv w:val="1"/>
      <w:marLeft w:val="0"/>
      <w:marRight w:val="0"/>
      <w:marTop w:val="0"/>
      <w:marBottom w:val="0"/>
      <w:divBdr>
        <w:top w:val="none" w:sz="0" w:space="0" w:color="auto"/>
        <w:left w:val="none" w:sz="0" w:space="0" w:color="auto"/>
        <w:bottom w:val="none" w:sz="0" w:space="0" w:color="auto"/>
        <w:right w:val="none" w:sz="0" w:space="0" w:color="auto"/>
      </w:divBdr>
    </w:div>
    <w:div w:id="1748571712">
      <w:bodyDiv w:val="1"/>
      <w:marLeft w:val="0"/>
      <w:marRight w:val="0"/>
      <w:marTop w:val="0"/>
      <w:marBottom w:val="0"/>
      <w:divBdr>
        <w:top w:val="none" w:sz="0" w:space="0" w:color="auto"/>
        <w:left w:val="none" w:sz="0" w:space="0" w:color="auto"/>
        <w:bottom w:val="none" w:sz="0" w:space="0" w:color="auto"/>
        <w:right w:val="none" w:sz="0" w:space="0" w:color="auto"/>
      </w:divBdr>
    </w:div>
    <w:div w:id="1748842865">
      <w:bodyDiv w:val="1"/>
      <w:marLeft w:val="0"/>
      <w:marRight w:val="0"/>
      <w:marTop w:val="0"/>
      <w:marBottom w:val="0"/>
      <w:divBdr>
        <w:top w:val="none" w:sz="0" w:space="0" w:color="auto"/>
        <w:left w:val="none" w:sz="0" w:space="0" w:color="auto"/>
        <w:bottom w:val="none" w:sz="0" w:space="0" w:color="auto"/>
        <w:right w:val="none" w:sz="0" w:space="0" w:color="auto"/>
      </w:divBdr>
    </w:div>
    <w:div w:id="1748843577">
      <w:bodyDiv w:val="1"/>
      <w:marLeft w:val="0"/>
      <w:marRight w:val="0"/>
      <w:marTop w:val="0"/>
      <w:marBottom w:val="0"/>
      <w:divBdr>
        <w:top w:val="none" w:sz="0" w:space="0" w:color="auto"/>
        <w:left w:val="none" w:sz="0" w:space="0" w:color="auto"/>
        <w:bottom w:val="none" w:sz="0" w:space="0" w:color="auto"/>
        <w:right w:val="none" w:sz="0" w:space="0" w:color="auto"/>
      </w:divBdr>
    </w:div>
    <w:div w:id="1748962396">
      <w:bodyDiv w:val="1"/>
      <w:marLeft w:val="0"/>
      <w:marRight w:val="0"/>
      <w:marTop w:val="0"/>
      <w:marBottom w:val="0"/>
      <w:divBdr>
        <w:top w:val="none" w:sz="0" w:space="0" w:color="auto"/>
        <w:left w:val="none" w:sz="0" w:space="0" w:color="auto"/>
        <w:bottom w:val="none" w:sz="0" w:space="0" w:color="auto"/>
        <w:right w:val="none" w:sz="0" w:space="0" w:color="auto"/>
      </w:divBdr>
    </w:div>
    <w:div w:id="1749033710">
      <w:bodyDiv w:val="1"/>
      <w:marLeft w:val="0"/>
      <w:marRight w:val="0"/>
      <w:marTop w:val="0"/>
      <w:marBottom w:val="0"/>
      <w:divBdr>
        <w:top w:val="none" w:sz="0" w:space="0" w:color="auto"/>
        <w:left w:val="none" w:sz="0" w:space="0" w:color="auto"/>
        <w:bottom w:val="none" w:sz="0" w:space="0" w:color="auto"/>
        <w:right w:val="none" w:sz="0" w:space="0" w:color="auto"/>
      </w:divBdr>
    </w:div>
    <w:div w:id="1749115278">
      <w:bodyDiv w:val="1"/>
      <w:marLeft w:val="0"/>
      <w:marRight w:val="0"/>
      <w:marTop w:val="0"/>
      <w:marBottom w:val="0"/>
      <w:divBdr>
        <w:top w:val="none" w:sz="0" w:space="0" w:color="auto"/>
        <w:left w:val="none" w:sz="0" w:space="0" w:color="auto"/>
        <w:bottom w:val="none" w:sz="0" w:space="0" w:color="auto"/>
        <w:right w:val="none" w:sz="0" w:space="0" w:color="auto"/>
      </w:divBdr>
    </w:div>
    <w:div w:id="1749500683">
      <w:bodyDiv w:val="1"/>
      <w:marLeft w:val="0"/>
      <w:marRight w:val="0"/>
      <w:marTop w:val="0"/>
      <w:marBottom w:val="0"/>
      <w:divBdr>
        <w:top w:val="none" w:sz="0" w:space="0" w:color="auto"/>
        <w:left w:val="none" w:sz="0" w:space="0" w:color="auto"/>
        <w:bottom w:val="none" w:sz="0" w:space="0" w:color="auto"/>
        <w:right w:val="none" w:sz="0" w:space="0" w:color="auto"/>
      </w:divBdr>
    </w:div>
    <w:div w:id="1749838182">
      <w:bodyDiv w:val="1"/>
      <w:marLeft w:val="0"/>
      <w:marRight w:val="0"/>
      <w:marTop w:val="0"/>
      <w:marBottom w:val="0"/>
      <w:divBdr>
        <w:top w:val="none" w:sz="0" w:space="0" w:color="auto"/>
        <w:left w:val="none" w:sz="0" w:space="0" w:color="auto"/>
        <w:bottom w:val="none" w:sz="0" w:space="0" w:color="auto"/>
        <w:right w:val="none" w:sz="0" w:space="0" w:color="auto"/>
      </w:divBdr>
    </w:div>
    <w:div w:id="1750614999">
      <w:bodyDiv w:val="1"/>
      <w:marLeft w:val="0"/>
      <w:marRight w:val="0"/>
      <w:marTop w:val="0"/>
      <w:marBottom w:val="0"/>
      <w:divBdr>
        <w:top w:val="none" w:sz="0" w:space="0" w:color="auto"/>
        <w:left w:val="none" w:sz="0" w:space="0" w:color="auto"/>
        <w:bottom w:val="none" w:sz="0" w:space="0" w:color="auto"/>
        <w:right w:val="none" w:sz="0" w:space="0" w:color="auto"/>
      </w:divBdr>
    </w:div>
    <w:div w:id="1750809552">
      <w:bodyDiv w:val="1"/>
      <w:marLeft w:val="0"/>
      <w:marRight w:val="0"/>
      <w:marTop w:val="0"/>
      <w:marBottom w:val="0"/>
      <w:divBdr>
        <w:top w:val="none" w:sz="0" w:space="0" w:color="auto"/>
        <w:left w:val="none" w:sz="0" w:space="0" w:color="auto"/>
        <w:bottom w:val="none" w:sz="0" w:space="0" w:color="auto"/>
        <w:right w:val="none" w:sz="0" w:space="0" w:color="auto"/>
      </w:divBdr>
    </w:div>
    <w:div w:id="1750884309">
      <w:bodyDiv w:val="1"/>
      <w:marLeft w:val="0"/>
      <w:marRight w:val="0"/>
      <w:marTop w:val="0"/>
      <w:marBottom w:val="0"/>
      <w:divBdr>
        <w:top w:val="none" w:sz="0" w:space="0" w:color="auto"/>
        <w:left w:val="none" w:sz="0" w:space="0" w:color="auto"/>
        <w:bottom w:val="none" w:sz="0" w:space="0" w:color="auto"/>
        <w:right w:val="none" w:sz="0" w:space="0" w:color="auto"/>
      </w:divBdr>
    </w:div>
    <w:div w:id="1751005520">
      <w:bodyDiv w:val="1"/>
      <w:marLeft w:val="0"/>
      <w:marRight w:val="0"/>
      <w:marTop w:val="0"/>
      <w:marBottom w:val="0"/>
      <w:divBdr>
        <w:top w:val="none" w:sz="0" w:space="0" w:color="auto"/>
        <w:left w:val="none" w:sz="0" w:space="0" w:color="auto"/>
        <w:bottom w:val="none" w:sz="0" w:space="0" w:color="auto"/>
        <w:right w:val="none" w:sz="0" w:space="0" w:color="auto"/>
      </w:divBdr>
    </w:div>
    <w:div w:id="1751273492">
      <w:bodyDiv w:val="1"/>
      <w:marLeft w:val="0"/>
      <w:marRight w:val="0"/>
      <w:marTop w:val="0"/>
      <w:marBottom w:val="0"/>
      <w:divBdr>
        <w:top w:val="none" w:sz="0" w:space="0" w:color="auto"/>
        <w:left w:val="none" w:sz="0" w:space="0" w:color="auto"/>
        <w:bottom w:val="none" w:sz="0" w:space="0" w:color="auto"/>
        <w:right w:val="none" w:sz="0" w:space="0" w:color="auto"/>
      </w:divBdr>
    </w:div>
    <w:div w:id="1751540951">
      <w:bodyDiv w:val="1"/>
      <w:marLeft w:val="0"/>
      <w:marRight w:val="0"/>
      <w:marTop w:val="0"/>
      <w:marBottom w:val="0"/>
      <w:divBdr>
        <w:top w:val="none" w:sz="0" w:space="0" w:color="auto"/>
        <w:left w:val="none" w:sz="0" w:space="0" w:color="auto"/>
        <w:bottom w:val="none" w:sz="0" w:space="0" w:color="auto"/>
        <w:right w:val="none" w:sz="0" w:space="0" w:color="auto"/>
      </w:divBdr>
    </w:div>
    <w:div w:id="1751660245">
      <w:bodyDiv w:val="1"/>
      <w:marLeft w:val="0"/>
      <w:marRight w:val="0"/>
      <w:marTop w:val="0"/>
      <w:marBottom w:val="0"/>
      <w:divBdr>
        <w:top w:val="none" w:sz="0" w:space="0" w:color="auto"/>
        <w:left w:val="none" w:sz="0" w:space="0" w:color="auto"/>
        <w:bottom w:val="none" w:sz="0" w:space="0" w:color="auto"/>
        <w:right w:val="none" w:sz="0" w:space="0" w:color="auto"/>
      </w:divBdr>
    </w:div>
    <w:div w:id="1752656698">
      <w:bodyDiv w:val="1"/>
      <w:marLeft w:val="0"/>
      <w:marRight w:val="0"/>
      <w:marTop w:val="0"/>
      <w:marBottom w:val="0"/>
      <w:divBdr>
        <w:top w:val="none" w:sz="0" w:space="0" w:color="auto"/>
        <w:left w:val="none" w:sz="0" w:space="0" w:color="auto"/>
        <w:bottom w:val="none" w:sz="0" w:space="0" w:color="auto"/>
        <w:right w:val="none" w:sz="0" w:space="0" w:color="auto"/>
      </w:divBdr>
    </w:div>
    <w:div w:id="1753429069">
      <w:bodyDiv w:val="1"/>
      <w:marLeft w:val="0"/>
      <w:marRight w:val="0"/>
      <w:marTop w:val="0"/>
      <w:marBottom w:val="0"/>
      <w:divBdr>
        <w:top w:val="none" w:sz="0" w:space="0" w:color="auto"/>
        <w:left w:val="none" w:sz="0" w:space="0" w:color="auto"/>
        <w:bottom w:val="none" w:sz="0" w:space="0" w:color="auto"/>
        <w:right w:val="none" w:sz="0" w:space="0" w:color="auto"/>
      </w:divBdr>
    </w:div>
    <w:div w:id="1754010745">
      <w:bodyDiv w:val="1"/>
      <w:marLeft w:val="0"/>
      <w:marRight w:val="0"/>
      <w:marTop w:val="0"/>
      <w:marBottom w:val="0"/>
      <w:divBdr>
        <w:top w:val="none" w:sz="0" w:space="0" w:color="auto"/>
        <w:left w:val="none" w:sz="0" w:space="0" w:color="auto"/>
        <w:bottom w:val="none" w:sz="0" w:space="0" w:color="auto"/>
        <w:right w:val="none" w:sz="0" w:space="0" w:color="auto"/>
      </w:divBdr>
    </w:div>
    <w:div w:id="1755129537">
      <w:bodyDiv w:val="1"/>
      <w:marLeft w:val="0"/>
      <w:marRight w:val="0"/>
      <w:marTop w:val="0"/>
      <w:marBottom w:val="0"/>
      <w:divBdr>
        <w:top w:val="none" w:sz="0" w:space="0" w:color="auto"/>
        <w:left w:val="none" w:sz="0" w:space="0" w:color="auto"/>
        <w:bottom w:val="none" w:sz="0" w:space="0" w:color="auto"/>
        <w:right w:val="none" w:sz="0" w:space="0" w:color="auto"/>
      </w:divBdr>
    </w:div>
    <w:div w:id="1755467318">
      <w:bodyDiv w:val="1"/>
      <w:marLeft w:val="0"/>
      <w:marRight w:val="0"/>
      <w:marTop w:val="0"/>
      <w:marBottom w:val="0"/>
      <w:divBdr>
        <w:top w:val="none" w:sz="0" w:space="0" w:color="auto"/>
        <w:left w:val="none" w:sz="0" w:space="0" w:color="auto"/>
        <w:bottom w:val="none" w:sz="0" w:space="0" w:color="auto"/>
        <w:right w:val="none" w:sz="0" w:space="0" w:color="auto"/>
      </w:divBdr>
    </w:div>
    <w:div w:id="1755711027">
      <w:bodyDiv w:val="1"/>
      <w:marLeft w:val="0"/>
      <w:marRight w:val="0"/>
      <w:marTop w:val="0"/>
      <w:marBottom w:val="0"/>
      <w:divBdr>
        <w:top w:val="none" w:sz="0" w:space="0" w:color="auto"/>
        <w:left w:val="none" w:sz="0" w:space="0" w:color="auto"/>
        <w:bottom w:val="none" w:sz="0" w:space="0" w:color="auto"/>
        <w:right w:val="none" w:sz="0" w:space="0" w:color="auto"/>
      </w:divBdr>
    </w:div>
    <w:div w:id="1756055582">
      <w:bodyDiv w:val="1"/>
      <w:marLeft w:val="0"/>
      <w:marRight w:val="0"/>
      <w:marTop w:val="0"/>
      <w:marBottom w:val="0"/>
      <w:divBdr>
        <w:top w:val="none" w:sz="0" w:space="0" w:color="auto"/>
        <w:left w:val="none" w:sz="0" w:space="0" w:color="auto"/>
        <w:bottom w:val="none" w:sz="0" w:space="0" w:color="auto"/>
        <w:right w:val="none" w:sz="0" w:space="0" w:color="auto"/>
      </w:divBdr>
    </w:div>
    <w:div w:id="1756323545">
      <w:bodyDiv w:val="1"/>
      <w:marLeft w:val="0"/>
      <w:marRight w:val="0"/>
      <w:marTop w:val="0"/>
      <w:marBottom w:val="0"/>
      <w:divBdr>
        <w:top w:val="none" w:sz="0" w:space="0" w:color="auto"/>
        <w:left w:val="none" w:sz="0" w:space="0" w:color="auto"/>
        <w:bottom w:val="none" w:sz="0" w:space="0" w:color="auto"/>
        <w:right w:val="none" w:sz="0" w:space="0" w:color="auto"/>
      </w:divBdr>
    </w:div>
    <w:div w:id="1756629858">
      <w:bodyDiv w:val="1"/>
      <w:marLeft w:val="0"/>
      <w:marRight w:val="0"/>
      <w:marTop w:val="0"/>
      <w:marBottom w:val="0"/>
      <w:divBdr>
        <w:top w:val="none" w:sz="0" w:space="0" w:color="auto"/>
        <w:left w:val="none" w:sz="0" w:space="0" w:color="auto"/>
        <w:bottom w:val="none" w:sz="0" w:space="0" w:color="auto"/>
        <w:right w:val="none" w:sz="0" w:space="0" w:color="auto"/>
      </w:divBdr>
    </w:div>
    <w:div w:id="1757437830">
      <w:bodyDiv w:val="1"/>
      <w:marLeft w:val="0"/>
      <w:marRight w:val="0"/>
      <w:marTop w:val="0"/>
      <w:marBottom w:val="0"/>
      <w:divBdr>
        <w:top w:val="none" w:sz="0" w:space="0" w:color="auto"/>
        <w:left w:val="none" w:sz="0" w:space="0" w:color="auto"/>
        <w:bottom w:val="none" w:sz="0" w:space="0" w:color="auto"/>
        <w:right w:val="none" w:sz="0" w:space="0" w:color="auto"/>
      </w:divBdr>
    </w:div>
    <w:div w:id="1758667684">
      <w:bodyDiv w:val="1"/>
      <w:marLeft w:val="0"/>
      <w:marRight w:val="0"/>
      <w:marTop w:val="0"/>
      <w:marBottom w:val="0"/>
      <w:divBdr>
        <w:top w:val="none" w:sz="0" w:space="0" w:color="auto"/>
        <w:left w:val="none" w:sz="0" w:space="0" w:color="auto"/>
        <w:bottom w:val="none" w:sz="0" w:space="0" w:color="auto"/>
        <w:right w:val="none" w:sz="0" w:space="0" w:color="auto"/>
      </w:divBdr>
    </w:div>
    <w:div w:id="1759134008">
      <w:bodyDiv w:val="1"/>
      <w:marLeft w:val="0"/>
      <w:marRight w:val="0"/>
      <w:marTop w:val="0"/>
      <w:marBottom w:val="0"/>
      <w:divBdr>
        <w:top w:val="none" w:sz="0" w:space="0" w:color="auto"/>
        <w:left w:val="none" w:sz="0" w:space="0" w:color="auto"/>
        <w:bottom w:val="none" w:sz="0" w:space="0" w:color="auto"/>
        <w:right w:val="none" w:sz="0" w:space="0" w:color="auto"/>
      </w:divBdr>
    </w:div>
    <w:div w:id="1759251114">
      <w:bodyDiv w:val="1"/>
      <w:marLeft w:val="0"/>
      <w:marRight w:val="0"/>
      <w:marTop w:val="0"/>
      <w:marBottom w:val="0"/>
      <w:divBdr>
        <w:top w:val="none" w:sz="0" w:space="0" w:color="auto"/>
        <w:left w:val="none" w:sz="0" w:space="0" w:color="auto"/>
        <w:bottom w:val="none" w:sz="0" w:space="0" w:color="auto"/>
        <w:right w:val="none" w:sz="0" w:space="0" w:color="auto"/>
      </w:divBdr>
    </w:div>
    <w:div w:id="1759474529">
      <w:bodyDiv w:val="1"/>
      <w:marLeft w:val="0"/>
      <w:marRight w:val="0"/>
      <w:marTop w:val="0"/>
      <w:marBottom w:val="0"/>
      <w:divBdr>
        <w:top w:val="none" w:sz="0" w:space="0" w:color="auto"/>
        <w:left w:val="none" w:sz="0" w:space="0" w:color="auto"/>
        <w:bottom w:val="none" w:sz="0" w:space="0" w:color="auto"/>
        <w:right w:val="none" w:sz="0" w:space="0" w:color="auto"/>
      </w:divBdr>
    </w:div>
    <w:div w:id="1759517370">
      <w:bodyDiv w:val="1"/>
      <w:marLeft w:val="0"/>
      <w:marRight w:val="0"/>
      <w:marTop w:val="0"/>
      <w:marBottom w:val="0"/>
      <w:divBdr>
        <w:top w:val="none" w:sz="0" w:space="0" w:color="auto"/>
        <w:left w:val="none" w:sz="0" w:space="0" w:color="auto"/>
        <w:bottom w:val="none" w:sz="0" w:space="0" w:color="auto"/>
        <w:right w:val="none" w:sz="0" w:space="0" w:color="auto"/>
      </w:divBdr>
    </w:div>
    <w:div w:id="1759594718">
      <w:bodyDiv w:val="1"/>
      <w:marLeft w:val="0"/>
      <w:marRight w:val="0"/>
      <w:marTop w:val="0"/>
      <w:marBottom w:val="0"/>
      <w:divBdr>
        <w:top w:val="none" w:sz="0" w:space="0" w:color="auto"/>
        <w:left w:val="none" w:sz="0" w:space="0" w:color="auto"/>
        <w:bottom w:val="none" w:sz="0" w:space="0" w:color="auto"/>
        <w:right w:val="none" w:sz="0" w:space="0" w:color="auto"/>
      </w:divBdr>
    </w:div>
    <w:div w:id="1759600272">
      <w:bodyDiv w:val="1"/>
      <w:marLeft w:val="0"/>
      <w:marRight w:val="0"/>
      <w:marTop w:val="0"/>
      <w:marBottom w:val="0"/>
      <w:divBdr>
        <w:top w:val="none" w:sz="0" w:space="0" w:color="auto"/>
        <w:left w:val="none" w:sz="0" w:space="0" w:color="auto"/>
        <w:bottom w:val="none" w:sz="0" w:space="0" w:color="auto"/>
        <w:right w:val="none" w:sz="0" w:space="0" w:color="auto"/>
      </w:divBdr>
    </w:div>
    <w:div w:id="1759715138">
      <w:bodyDiv w:val="1"/>
      <w:marLeft w:val="0"/>
      <w:marRight w:val="0"/>
      <w:marTop w:val="0"/>
      <w:marBottom w:val="0"/>
      <w:divBdr>
        <w:top w:val="none" w:sz="0" w:space="0" w:color="auto"/>
        <w:left w:val="none" w:sz="0" w:space="0" w:color="auto"/>
        <w:bottom w:val="none" w:sz="0" w:space="0" w:color="auto"/>
        <w:right w:val="none" w:sz="0" w:space="0" w:color="auto"/>
      </w:divBdr>
    </w:div>
    <w:div w:id="1759788801">
      <w:bodyDiv w:val="1"/>
      <w:marLeft w:val="0"/>
      <w:marRight w:val="0"/>
      <w:marTop w:val="0"/>
      <w:marBottom w:val="0"/>
      <w:divBdr>
        <w:top w:val="none" w:sz="0" w:space="0" w:color="auto"/>
        <w:left w:val="none" w:sz="0" w:space="0" w:color="auto"/>
        <w:bottom w:val="none" w:sz="0" w:space="0" w:color="auto"/>
        <w:right w:val="none" w:sz="0" w:space="0" w:color="auto"/>
      </w:divBdr>
    </w:div>
    <w:div w:id="1760101869">
      <w:bodyDiv w:val="1"/>
      <w:marLeft w:val="0"/>
      <w:marRight w:val="0"/>
      <w:marTop w:val="0"/>
      <w:marBottom w:val="0"/>
      <w:divBdr>
        <w:top w:val="none" w:sz="0" w:space="0" w:color="auto"/>
        <w:left w:val="none" w:sz="0" w:space="0" w:color="auto"/>
        <w:bottom w:val="none" w:sz="0" w:space="0" w:color="auto"/>
        <w:right w:val="none" w:sz="0" w:space="0" w:color="auto"/>
      </w:divBdr>
    </w:div>
    <w:div w:id="1760329606">
      <w:bodyDiv w:val="1"/>
      <w:marLeft w:val="0"/>
      <w:marRight w:val="0"/>
      <w:marTop w:val="0"/>
      <w:marBottom w:val="0"/>
      <w:divBdr>
        <w:top w:val="none" w:sz="0" w:space="0" w:color="auto"/>
        <w:left w:val="none" w:sz="0" w:space="0" w:color="auto"/>
        <w:bottom w:val="none" w:sz="0" w:space="0" w:color="auto"/>
        <w:right w:val="none" w:sz="0" w:space="0" w:color="auto"/>
      </w:divBdr>
    </w:div>
    <w:div w:id="1761677704">
      <w:bodyDiv w:val="1"/>
      <w:marLeft w:val="0"/>
      <w:marRight w:val="0"/>
      <w:marTop w:val="0"/>
      <w:marBottom w:val="0"/>
      <w:divBdr>
        <w:top w:val="none" w:sz="0" w:space="0" w:color="auto"/>
        <w:left w:val="none" w:sz="0" w:space="0" w:color="auto"/>
        <w:bottom w:val="none" w:sz="0" w:space="0" w:color="auto"/>
        <w:right w:val="none" w:sz="0" w:space="0" w:color="auto"/>
      </w:divBdr>
    </w:div>
    <w:div w:id="1762556131">
      <w:bodyDiv w:val="1"/>
      <w:marLeft w:val="0"/>
      <w:marRight w:val="0"/>
      <w:marTop w:val="0"/>
      <w:marBottom w:val="0"/>
      <w:divBdr>
        <w:top w:val="none" w:sz="0" w:space="0" w:color="auto"/>
        <w:left w:val="none" w:sz="0" w:space="0" w:color="auto"/>
        <w:bottom w:val="none" w:sz="0" w:space="0" w:color="auto"/>
        <w:right w:val="none" w:sz="0" w:space="0" w:color="auto"/>
      </w:divBdr>
    </w:div>
    <w:div w:id="1762604000">
      <w:bodyDiv w:val="1"/>
      <w:marLeft w:val="0"/>
      <w:marRight w:val="0"/>
      <w:marTop w:val="0"/>
      <w:marBottom w:val="0"/>
      <w:divBdr>
        <w:top w:val="none" w:sz="0" w:space="0" w:color="auto"/>
        <w:left w:val="none" w:sz="0" w:space="0" w:color="auto"/>
        <w:bottom w:val="none" w:sz="0" w:space="0" w:color="auto"/>
        <w:right w:val="none" w:sz="0" w:space="0" w:color="auto"/>
      </w:divBdr>
    </w:div>
    <w:div w:id="1762679719">
      <w:bodyDiv w:val="1"/>
      <w:marLeft w:val="0"/>
      <w:marRight w:val="0"/>
      <w:marTop w:val="0"/>
      <w:marBottom w:val="0"/>
      <w:divBdr>
        <w:top w:val="none" w:sz="0" w:space="0" w:color="auto"/>
        <w:left w:val="none" w:sz="0" w:space="0" w:color="auto"/>
        <w:bottom w:val="none" w:sz="0" w:space="0" w:color="auto"/>
        <w:right w:val="none" w:sz="0" w:space="0" w:color="auto"/>
      </w:divBdr>
    </w:div>
    <w:div w:id="1762683449">
      <w:bodyDiv w:val="1"/>
      <w:marLeft w:val="0"/>
      <w:marRight w:val="0"/>
      <w:marTop w:val="0"/>
      <w:marBottom w:val="0"/>
      <w:divBdr>
        <w:top w:val="none" w:sz="0" w:space="0" w:color="auto"/>
        <w:left w:val="none" w:sz="0" w:space="0" w:color="auto"/>
        <w:bottom w:val="none" w:sz="0" w:space="0" w:color="auto"/>
        <w:right w:val="none" w:sz="0" w:space="0" w:color="auto"/>
      </w:divBdr>
    </w:div>
    <w:div w:id="1762870844">
      <w:bodyDiv w:val="1"/>
      <w:marLeft w:val="0"/>
      <w:marRight w:val="0"/>
      <w:marTop w:val="0"/>
      <w:marBottom w:val="0"/>
      <w:divBdr>
        <w:top w:val="none" w:sz="0" w:space="0" w:color="auto"/>
        <w:left w:val="none" w:sz="0" w:space="0" w:color="auto"/>
        <w:bottom w:val="none" w:sz="0" w:space="0" w:color="auto"/>
        <w:right w:val="none" w:sz="0" w:space="0" w:color="auto"/>
      </w:divBdr>
    </w:div>
    <w:div w:id="1763069789">
      <w:bodyDiv w:val="1"/>
      <w:marLeft w:val="0"/>
      <w:marRight w:val="0"/>
      <w:marTop w:val="0"/>
      <w:marBottom w:val="0"/>
      <w:divBdr>
        <w:top w:val="none" w:sz="0" w:space="0" w:color="auto"/>
        <w:left w:val="none" w:sz="0" w:space="0" w:color="auto"/>
        <w:bottom w:val="none" w:sz="0" w:space="0" w:color="auto"/>
        <w:right w:val="none" w:sz="0" w:space="0" w:color="auto"/>
      </w:divBdr>
    </w:div>
    <w:div w:id="1763456666">
      <w:bodyDiv w:val="1"/>
      <w:marLeft w:val="0"/>
      <w:marRight w:val="0"/>
      <w:marTop w:val="0"/>
      <w:marBottom w:val="0"/>
      <w:divBdr>
        <w:top w:val="none" w:sz="0" w:space="0" w:color="auto"/>
        <w:left w:val="none" w:sz="0" w:space="0" w:color="auto"/>
        <w:bottom w:val="none" w:sz="0" w:space="0" w:color="auto"/>
        <w:right w:val="none" w:sz="0" w:space="0" w:color="auto"/>
      </w:divBdr>
    </w:div>
    <w:div w:id="1763650092">
      <w:bodyDiv w:val="1"/>
      <w:marLeft w:val="0"/>
      <w:marRight w:val="0"/>
      <w:marTop w:val="0"/>
      <w:marBottom w:val="0"/>
      <w:divBdr>
        <w:top w:val="none" w:sz="0" w:space="0" w:color="auto"/>
        <w:left w:val="none" w:sz="0" w:space="0" w:color="auto"/>
        <w:bottom w:val="none" w:sz="0" w:space="0" w:color="auto"/>
        <w:right w:val="none" w:sz="0" w:space="0" w:color="auto"/>
      </w:divBdr>
    </w:div>
    <w:div w:id="1763720715">
      <w:bodyDiv w:val="1"/>
      <w:marLeft w:val="0"/>
      <w:marRight w:val="0"/>
      <w:marTop w:val="0"/>
      <w:marBottom w:val="0"/>
      <w:divBdr>
        <w:top w:val="none" w:sz="0" w:space="0" w:color="auto"/>
        <w:left w:val="none" w:sz="0" w:space="0" w:color="auto"/>
        <w:bottom w:val="none" w:sz="0" w:space="0" w:color="auto"/>
        <w:right w:val="none" w:sz="0" w:space="0" w:color="auto"/>
      </w:divBdr>
    </w:div>
    <w:div w:id="1763915915">
      <w:bodyDiv w:val="1"/>
      <w:marLeft w:val="0"/>
      <w:marRight w:val="0"/>
      <w:marTop w:val="0"/>
      <w:marBottom w:val="0"/>
      <w:divBdr>
        <w:top w:val="none" w:sz="0" w:space="0" w:color="auto"/>
        <w:left w:val="none" w:sz="0" w:space="0" w:color="auto"/>
        <w:bottom w:val="none" w:sz="0" w:space="0" w:color="auto"/>
        <w:right w:val="none" w:sz="0" w:space="0" w:color="auto"/>
      </w:divBdr>
    </w:div>
    <w:div w:id="1764260390">
      <w:bodyDiv w:val="1"/>
      <w:marLeft w:val="0"/>
      <w:marRight w:val="0"/>
      <w:marTop w:val="0"/>
      <w:marBottom w:val="0"/>
      <w:divBdr>
        <w:top w:val="none" w:sz="0" w:space="0" w:color="auto"/>
        <w:left w:val="none" w:sz="0" w:space="0" w:color="auto"/>
        <w:bottom w:val="none" w:sz="0" w:space="0" w:color="auto"/>
        <w:right w:val="none" w:sz="0" w:space="0" w:color="auto"/>
      </w:divBdr>
    </w:div>
    <w:div w:id="1765347398">
      <w:bodyDiv w:val="1"/>
      <w:marLeft w:val="0"/>
      <w:marRight w:val="0"/>
      <w:marTop w:val="0"/>
      <w:marBottom w:val="0"/>
      <w:divBdr>
        <w:top w:val="none" w:sz="0" w:space="0" w:color="auto"/>
        <w:left w:val="none" w:sz="0" w:space="0" w:color="auto"/>
        <w:bottom w:val="none" w:sz="0" w:space="0" w:color="auto"/>
        <w:right w:val="none" w:sz="0" w:space="0" w:color="auto"/>
      </w:divBdr>
    </w:div>
    <w:div w:id="1766071511">
      <w:bodyDiv w:val="1"/>
      <w:marLeft w:val="0"/>
      <w:marRight w:val="0"/>
      <w:marTop w:val="0"/>
      <w:marBottom w:val="0"/>
      <w:divBdr>
        <w:top w:val="none" w:sz="0" w:space="0" w:color="auto"/>
        <w:left w:val="none" w:sz="0" w:space="0" w:color="auto"/>
        <w:bottom w:val="none" w:sz="0" w:space="0" w:color="auto"/>
        <w:right w:val="none" w:sz="0" w:space="0" w:color="auto"/>
      </w:divBdr>
    </w:div>
    <w:div w:id="1766269024">
      <w:bodyDiv w:val="1"/>
      <w:marLeft w:val="0"/>
      <w:marRight w:val="0"/>
      <w:marTop w:val="0"/>
      <w:marBottom w:val="0"/>
      <w:divBdr>
        <w:top w:val="none" w:sz="0" w:space="0" w:color="auto"/>
        <w:left w:val="none" w:sz="0" w:space="0" w:color="auto"/>
        <w:bottom w:val="none" w:sz="0" w:space="0" w:color="auto"/>
        <w:right w:val="none" w:sz="0" w:space="0" w:color="auto"/>
      </w:divBdr>
    </w:div>
    <w:div w:id="1766536510">
      <w:bodyDiv w:val="1"/>
      <w:marLeft w:val="0"/>
      <w:marRight w:val="0"/>
      <w:marTop w:val="0"/>
      <w:marBottom w:val="0"/>
      <w:divBdr>
        <w:top w:val="none" w:sz="0" w:space="0" w:color="auto"/>
        <w:left w:val="none" w:sz="0" w:space="0" w:color="auto"/>
        <w:bottom w:val="none" w:sz="0" w:space="0" w:color="auto"/>
        <w:right w:val="none" w:sz="0" w:space="0" w:color="auto"/>
      </w:divBdr>
    </w:div>
    <w:div w:id="1766684820">
      <w:bodyDiv w:val="1"/>
      <w:marLeft w:val="0"/>
      <w:marRight w:val="0"/>
      <w:marTop w:val="0"/>
      <w:marBottom w:val="0"/>
      <w:divBdr>
        <w:top w:val="none" w:sz="0" w:space="0" w:color="auto"/>
        <w:left w:val="none" w:sz="0" w:space="0" w:color="auto"/>
        <w:bottom w:val="none" w:sz="0" w:space="0" w:color="auto"/>
        <w:right w:val="none" w:sz="0" w:space="0" w:color="auto"/>
      </w:divBdr>
    </w:div>
    <w:div w:id="1766726277">
      <w:bodyDiv w:val="1"/>
      <w:marLeft w:val="0"/>
      <w:marRight w:val="0"/>
      <w:marTop w:val="0"/>
      <w:marBottom w:val="0"/>
      <w:divBdr>
        <w:top w:val="none" w:sz="0" w:space="0" w:color="auto"/>
        <w:left w:val="none" w:sz="0" w:space="0" w:color="auto"/>
        <w:bottom w:val="none" w:sz="0" w:space="0" w:color="auto"/>
        <w:right w:val="none" w:sz="0" w:space="0" w:color="auto"/>
      </w:divBdr>
    </w:div>
    <w:div w:id="1766920579">
      <w:bodyDiv w:val="1"/>
      <w:marLeft w:val="0"/>
      <w:marRight w:val="0"/>
      <w:marTop w:val="0"/>
      <w:marBottom w:val="0"/>
      <w:divBdr>
        <w:top w:val="none" w:sz="0" w:space="0" w:color="auto"/>
        <w:left w:val="none" w:sz="0" w:space="0" w:color="auto"/>
        <w:bottom w:val="none" w:sz="0" w:space="0" w:color="auto"/>
        <w:right w:val="none" w:sz="0" w:space="0" w:color="auto"/>
      </w:divBdr>
    </w:div>
    <w:div w:id="1769812568">
      <w:bodyDiv w:val="1"/>
      <w:marLeft w:val="0"/>
      <w:marRight w:val="0"/>
      <w:marTop w:val="0"/>
      <w:marBottom w:val="0"/>
      <w:divBdr>
        <w:top w:val="none" w:sz="0" w:space="0" w:color="auto"/>
        <w:left w:val="none" w:sz="0" w:space="0" w:color="auto"/>
        <w:bottom w:val="none" w:sz="0" w:space="0" w:color="auto"/>
        <w:right w:val="none" w:sz="0" w:space="0" w:color="auto"/>
      </w:divBdr>
    </w:div>
    <w:div w:id="1769958867">
      <w:bodyDiv w:val="1"/>
      <w:marLeft w:val="0"/>
      <w:marRight w:val="0"/>
      <w:marTop w:val="0"/>
      <w:marBottom w:val="0"/>
      <w:divBdr>
        <w:top w:val="none" w:sz="0" w:space="0" w:color="auto"/>
        <w:left w:val="none" w:sz="0" w:space="0" w:color="auto"/>
        <w:bottom w:val="none" w:sz="0" w:space="0" w:color="auto"/>
        <w:right w:val="none" w:sz="0" w:space="0" w:color="auto"/>
      </w:divBdr>
    </w:div>
    <w:div w:id="1770199152">
      <w:bodyDiv w:val="1"/>
      <w:marLeft w:val="0"/>
      <w:marRight w:val="0"/>
      <w:marTop w:val="0"/>
      <w:marBottom w:val="0"/>
      <w:divBdr>
        <w:top w:val="none" w:sz="0" w:space="0" w:color="auto"/>
        <w:left w:val="none" w:sz="0" w:space="0" w:color="auto"/>
        <w:bottom w:val="none" w:sz="0" w:space="0" w:color="auto"/>
        <w:right w:val="none" w:sz="0" w:space="0" w:color="auto"/>
      </w:divBdr>
    </w:div>
    <w:div w:id="1770613999">
      <w:bodyDiv w:val="1"/>
      <w:marLeft w:val="0"/>
      <w:marRight w:val="0"/>
      <w:marTop w:val="0"/>
      <w:marBottom w:val="0"/>
      <w:divBdr>
        <w:top w:val="none" w:sz="0" w:space="0" w:color="auto"/>
        <w:left w:val="none" w:sz="0" w:space="0" w:color="auto"/>
        <w:bottom w:val="none" w:sz="0" w:space="0" w:color="auto"/>
        <w:right w:val="none" w:sz="0" w:space="0" w:color="auto"/>
      </w:divBdr>
    </w:div>
    <w:div w:id="1771198059">
      <w:bodyDiv w:val="1"/>
      <w:marLeft w:val="0"/>
      <w:marRight w:val="0"/>
      <w:marTop w:val="0"/>
      <w:marBottom w:val="0"/>
      <w:divBdr>
        <w:top w:val="none" w:sz="0" w:space="0" w:color="auto"/>
        <w:left w:val="none" w:sz="0" w:space="0" w:color="auto"/>
        <w:bottom w:val="none" w:sz="0" w:space="0" w:color="auto"/>
        <w:right w:val="none" w:sz="0" w:space="0" w:color="auto"/>
      </w:divBdr>
    </w:div>
    <w:div w:id="1771900022">
      <w:bodyDiv w:val="1"/>
      <w:marLeft w:val="0"/>
      <w:marRight w:val="0"/>
      <w:marTop w:val="0"/>
      <w:marBottom w:val="0"/>
      <w:divBdr>
        <w:top w:val="none" w:sz="0" w:space="0" w:color="auto"/>
        <w:left w:val="none" w:sz="0" w:space="0" w:color="auto"/>
        <w:bottom w:val="none" w:sz="0" w:space="0" w:color="auto"/>
        <w:right w:val="none" w:sz="0" w:space="0" w:color="auto"/>
      </w:divBdr>
    </w:div>
    <w:div w:id="1772504549">
      <w:bodyDiv w:val="1"/>
      <w:marLeft w:val="0"/>
      <w:marRight w:val="0"/>
      <w:marTop w:val="0"/>
      <w:marBottom w:val="0"/>
      <w:divBdr>
        <w:top w:val="none" w:sz="0" w:space="0" w:color="auto"/>
        <w:left w:val="none" w:sz="0" w:space="0" w:color="auto"/>
        <w:bottom w:val="none" w:sz="0" w:space="0" w:color="auto"/>
        <w:right w:val="none" w:sz="0" w:space="0" w:color="auto"/>
      </w:divBdr>
    </w:div>
    <w:div w:id="1773166493">
      <w:bodyDiv w:val="1"/>
      <w:marLeft w:val="0"/>
      <w:marRight w:val="0"/>
      <w:marTop w:val="0"/>
      <w:marBottom w:val="0"/>
      <w:divBdr>
        <w:top w:val="none" w:sz="0" w:space="0" w:color="auto"/>
        <w:left w:val="none" w:sz="0" w:space="0" w:color="auto"/>
        <w:bottom w:val="none" w:sz="0" w:space="0" w:color="auto"/>
        <w:right w:val="none" w:sz="0" w:space="0" w:color="auto"/>
      </w:divBdr>
    </w:div>
    <w:div w:id="1773276625">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623982">
      <w:bodyDiv w:val="1"/>
      <w:marLeft w:val="0"/>
      <w:marRight w:val="0"/>
      <w:marTop w:val="0"/>
      <w:marBottom w:val="0"/>
      <w:divBdr>
        <w:top w:val="none" w:sz="0" w:space="0" w:color="auto"/>
        <w:left w:val="none" w:sz="0" w:space="0" w:color="auto"/>
        <w:bottom w:val="none" w:sz="0" w:space="0" w:color="auto"/>
        <w:right w:val="none" w:sz="0" w:space="0" w:color="auto"/>
      </w:divBdr>
    </w:div>
    <w:div w:id="1773695833">
      <w:bodyDiv w:val="1"/>
      <w:marLeft w:val="0"/>
      <w:marRight w:val="0"/>
      <w:marTop w:val="0"/>
      <w:marBottom w:val="0"/>
      <w:divBdr>
        <w:top w:val="none" w:sz="0" w:space="0" w:color="auto"/>
        <w:left w:val="none" w:sz="0" w:space="0" w:color="auto"/>
        <w:bottom w:val="none" w:sz="0" w:space="0" w:color="auto"/>
        <w:right w:val="none" w:sz="0" w:space="0" w:color="auto"/>
      </w:divBdr>
    </w:div>
    <w:div w:id="1773935077">
      <w:bodyDiv w:val="1"/>
      <w:marLeft w:val="0"/>
      <w:marRight w:val="0"/>
      <w:marTop w:val="0"/>
      <w:marBottom w:val="0"/>
      <w:divBdr>
        <w:top w:val="none" w:sz="0" w:space="0" w:color="auto"/>
        <w:left w:val="none" w:sz="0" w:space="0" w:color="auto"/>
        <w:bottom w:val="none" w:sz="0" w:space="0" w:color="auto"/>
        <w:right w:val="none" w:sz="0" w:space="0" w:color="auto"/>
      </w:divBdr>
    </w:div>
    <w:div w:id="1774354371">
      <w:bodyDiv w:val="1"/>
      <w:marLeft w:val="0"/>
      <w:marRight w:val="0"/>
      <w:marTop w:val="0"/>
      <w:marBottom w:val="0"/>
      <w:divBdr>
        <w:top w:val="none" w:sz="0" w:space="0" w:color="auto"/>
        <w:left w:val="none" w:sz="0" w:space="0" w:color="auto"/>
        <w:bottom w:val="none" w:sz="0" w:space="0" w:color="auto"/>
        <w:right w:val="none" w:sz="0" w:space="0" w:color="auto"/>
      </w:divBdr>
    </w:div>
    <w:div w:id="1774857423">
      <w:bodyDiv w:val="1"/>
      <w:marLeft w:val="0"/>
      <w:marRight w:val="0"/>
      <w:marTop w:val="0"/>
      <w:marBottom w:val="0"/>
      <w:divBdr>
        <w:top w:val="none" w:sz="0" w:space="0" w:color="auto"/>
        <w:left w:val="none" w:sz="0" w:space="0" w:color="auto"/>
        <w:bottom w:val="none" w:sz="0" w:space="0" w:color="auto"/>
        <w:right w:val="none" w:sz="0" w:space="0" w:color="auto"/>
      </w:divBdr>
    </w:div>
    <w:div w:id="1775129719">
      <w:bodyDiv w:val="1"/>
      <w:marLeft w:val="0"/>
      <w:marRight w:val="0"/>
      <w:marTop w:val="0"/>
      <w:marBottom w:val="0"/>
      <w:divBdr>
        <w:top w:val="none" w:sz="0" w:space="0" w:color="auto"/>
        <w:left w:val="none" w:sz="0" w:space="0" w:color="auto"/>
        <w:bottom w:val="none" w:sz="0" w:space="0" w:color="auto"/>
        <w:right w:val="none" w:sz="0" w:space="0" w:color="auto"/>
      </w:divBdr>
    </w:div>
    <w:div w:id="1775468396">
      <w:bodyDiv w:val="1"/>
      <w:marLeft w:val="0"/>
      <w:marRight w:val="0"/>
      <w:marTop w:val="0"/>
      <w:marBottom w:val="0"/>
      <w:divBdr>
        <w:top w:val="none" w:sz="0" w:space="0" w:color="auto"/>
        <w:left w:val="none" w:sz="0" w:space="0" w:color="auto"/>
        <w:bottom w:val="none" w:sz="0" w:space="0" w:color="auto"/>
        <w:right w:val="none" w:sz="0" w:space="0" w:color="auto"/>
      </w:divBdr>
    </w:div>
    <w:div w:id="1776753132">
      <w:bodyDiv w:val="1"/>
      <w:marLeft w:val="0"/>
      <w:marRight w:val="0"/>
      <w:marTop w:val="0"/>
      <w:marBottom w:val="0"/>
      <w:divBdr>
        <w:top w:val="none" w:sz="0" w:space="0" w:color="auto"/>
        <w:left w:val="none" w:sz="0" w:space="0" w:color="auto"/>
        <w:bottom w:val="none" w:sz="0" w:space="0" w:color="auto"/>
        <w:right w:val="none" w:sz="0" w:space="0" w:color="auto"/>
      </w:divBdr>
    </w:div>
    <w:div w:id="1777166839">
      <w:bodyDiv w:val="1"/>
      <w:marLeft w:val="0"/>
      <w:marRight w:val="0"/>
      <w:marTop w:val="0"/>
      <w:marBottom w:val="0"/>
      <w:divBdr>
        <w:top w:val="none" w:sz="0" w:space="0" w:color="auto"/>
        <w:left w:val="none" w:sz="0" w:space="0" w:color="auto"/>
        <w:bottom w:val="none" w:sz="0" w:space="0" w:color="auto"/>
        <w:right w:val="none" w:sz="0" w:space="0" w:color="auto"/>
      </w:divBdr>
    </w:div>
    <w:div w:id="1777214531">
      <w:bodyDiv w:val="1"/>
      <w:marLeft w:val="0"/>
      <w:marRight w:val="0"/>
      <w:marTop w:val="0"/>
      <w:marBottom w:val="0"/>
      <w:divBdr>
        <w:top w:val="none" w:sz="0" w:space="0" w:color="auto"/>
        <w:left w:val="none" w:sz="0" w:space="0" w:color="auto"/>
        <w:bottom w:val="none" w:sz="0" w:space="0" w:color="auto"/>
        <w:right w:val="none" w:sz="0" w:space="0" w:color="auto"/>
      </w:divBdr>
    </w:div>
    <w:div w:id="1778258437">
      <w:bodyDiv w:val="1"/>
      <w:marLeft w:val="0"/>
      <w:marRight w:val="0"/>
      <w:marTop w:val="0"/>
      <w:marBottom w:val="0"/>
      <w:divBdr>
        <w:top w:val="none" w:sz="0" w:space="0" w:color="auto"/>
        <w:left w:val="none" w:sz="0" w:space="0" w:color="auto"/>
        <w:bottom w:val="none" w:sz="0" w:space="0" w:color="auto"/>
        <w:right w:val="none" w:sz="0" w:space="0" w:color="auto"/>
      </w:divBdr>
    </w:div>
    <w:div w:id="1778520506">
      <w:bodyDiv w:val="1"/>
      <w:marLeft w:val="0"/>
      <w:marRight w:val="0"/>
      <w:marTop w:val="0"/>
      <w:marBottom w:val="0"/>
      <w:divBdr>
        <w:top w:val="none" w:sz="0" w:space="0" w:color="auto"/>
        <w:left w:val="none" w:sz="0" w:space="0" w:color="auto"/>
        <w:bottom w:val="none" w:sz="0" w:space="0" w:color="auto"/>
        <w:right w:val="none" w:sz="0" w:space="0" w:color="auto"/>
      </w:divBdr>
    </w:div>
    <w:div w:id="1778720616">
      <w:bodyDiv w:val="1"/>
      <w:marLeft w:val="0"/>
      <w:marRight w:val="0"/>
      <w:marTop w:val="0"/>
      <w:marBottom w:val="0"/>
      <w:divBdr>
        <w:top w:val="none" w:sz="0" w:space="0" w:color="auto"/>
        <w:left w:val="none" w:sz="0" w:space="0" w:color="auto"/>
        <w:bottom w:val="none" w:sz="0" w:space="0" w:color="auto"/>
        <w:right w:val="none" w:sz="0" w:space="0" w:color="auto"/>
      </w:divBdr>
    </w:div>
    <w:div w:id="1779835999">
      <w:bodyDiv w:val="1"/>
      <w:marLeft w:val="0"/>
      <w:marRight w:val="0"/>
      <w:marTop w:val="0"/>
      <w:marBottom w:val="0"/>
      <w:divBdr>
        <w:top w:val="none" w:sz="0" w:space="0" w:color="auto"/>
        <w:left w:val="none" w:sz="0" w:space="0" w:color="auto"/>
        <w:bottom w:val="none" w:sz="0" w:space="0" w:color="auto"/>
        <w:right w:val="none" w:sz="0" w:space="0" w:color="auto"/>
      </w:divBdr>
    </w:div>
    <w:div w:id="1780639765">
      <w:bodyDiv w:val="1"/>
      <w:marLeft w:val="0"/>
      <w:marRight w:val="0"/>
      <w:marTop w:val="0"/>
      <w:marBottom w:val="0"/>
      <w:divBdr>
        <w:top w:val="none" w:sz="0" w:space="0" w:color="auto"/>
        <w:left w:val="none" w:sz="0" w:space="0" w:color="auto"/>
        <w:bottom w:val="none" w:sz="0" w:space="0" w:color="auto"/>
        <w:right w:val="none" w:sz="0" w:space="0" w:color="auto"/>
      </w:divBdr>
    </w:div>
    <w:div w:id="1780754652">
      <w:bodyDiv w:val="1"/>
      <w:marLeft w:val="0"/>
      <w:marRight w:val="0"/>
      <w:marTop w:val="0"/>
      <w:marBottom w:val="0"/>
      <w:divBdr>
        <w:top w:val="none" w:sz="0" w:space="0" w:color="auto"/>
        <w:left w:val="none" w:sz="0" w:space="0" w:color="auto"/>
        <w:bottom w:val="none" w:sz="0" w:space="0" w:color="auto"/>
        <w:right w:val="none" w:sz="0" w:space="0" w:color="auto"/>
      </w:divBdr>
    </w:div>
    <w:div w:id="1780830831">
      <w:bodyDiv w:val="1"/>
      <w:marLeft w:val="0"/>
      <w:marRight w:val="0"/>
      <w:marTop w:val="0"/>
      <w:marBottom w:val="0"/>
      <w:divBdr>
        <w:top w:val="none" w:sz="0" w:space="0" w:color="auto"/>
        <w:left w:val="none" w:sz="0" w:space="0" w:color="auto"/>
        <w:bottom w:val="none" w:sz="0" w:space="0" w:color="auto"/>
        <w:right w:val="none" w:sz="0" w:space="0" w:color="auto"/>
      </w:divBdr>
    </w:div>
    <w:div w:id="1780837686">
      <w:bodyDiv w:val="1"/>
      <w:marLeft w:val="0"/>
      <w:marRight w:val="0"/>
      <w:marTop w:val="0"/>
      <w:marBottom w:val="0"/>
      <w:divBdr>
        <w:top w:val="none" w:sz="0" w:space="0" w:color="auto"/>
        <w:left w:val="none" w:sz="0" w:space="0" w:color="auto"/>
        <w:bottom w:val="none" w:sz="0" w:space="0" w:color="auto"/>
        <w:right w:val="none" w:sz="0" w:space="0" w:color="auto"/>
      </w:divBdr>
    </w:div>
    <w:div w:id="1781561832">
      <w:bodyDiv w:val="1"/>
      <w:marLeft w:val="0"/>
      <w:marRight w:val="0"/>
      <w:marTop w:val="0"/>
      <w:marBottom w:val="0"/>
      <w:divBdr>
        <w:top w:val="none" w:sz="0" w:space="0" w:color="auto"/>
        <w:left w:val="none" w:sz="0" w:space="0" w:color="auto"/>
        <w:bottom w:val="none" w:sz="0" w:space="0" w:color="auto"/>
        <w:right w:val="none" w:sz="0" w:space="0" w:color="auto"/>
      </w:divBdr>
    </w:div>
    <w:div w:id="1781994975">
      <w:bodyDiv w:val="1"/>
      <w:marLeft w:val="0"/>
      <w:marRight w:val="0"/>
      <w:marTop w:val="0"/>
      <w:marBottom w:val="0"/>
      <w:divBdr>
        <w:top w:val="none" w:sz="0" w:space="0" w:color="auto"/>
        <w:left w:val="none" w:sz="0" w:space="0" w:color="auto"/>
        <w:bottom w:val="none" w:sz="0" w:space="0" w:color="auto"/>
        <w:right w:val="none" w:sz="0" w:space="0" w:color="auto"/>
      </w:divBdr>
    </w:div>
    <w:div w:id="1782996509">
      <w:bodyDiv w:val="1"/>
      <w:marLeft w:val="0"/>
      <w:marRight w:val="0"/>
      <w:marTop w:val="0"/>
      <w:marBottom w:val="0"/>
      <w:divBdr>
        <w:top w:val="none" w:sz="0" w:space="0" w:color="auto"/>
        <w:left w:val="none" w:sz="0" w:space="0" w:color="auto"/>
        <w:bottom w:val="none" w:sz="0" w:space="0" w:color="auto"/>
        <w:right w:val="none" w:sz="0" w:space="0" w:color="auto"/>
      </w:divBdr>
    </w:div>
    <w:div w:id="1783185265">
      <w:bodyDiv w:val="1"/>
      <w:marLeft w:val="0"/>
      <w:marRight w:val="0"/>
      <w:marTop w:val="0"/>
      <w:marBottom w:val="0"/>
      <w:divBdr>
        <w:top w:val="none" w:sz="0" w:space="0" w:color="auto"/>
        <w:left w:val="none" w:sz="0" w:space="0" w:color="auto"/>
        <w:bottom w:val="none" w:sz="0" w:space="0" w:color="auto"/>
        <w:right w:val="none" w:sz="0" w:space="0" w:color="auto"/>
      </w:divBdr>
    </w:div>
    <w:div w:id="1783914062">
      <w:bodyDiv w:val="1"/>
      <w:marLeft w:val="0"/>
      <w:marRight w:val="0"/>
      <w:marTop w:val="0"/>
      <w:marBottom w:val="0"/>
      <w:divBdr>
        <w:top w:val="none" w:sz="0" w:space="0" w:color="auto"/>
        <w:left w:val="none" w:sz="0" w:space="0" w:color="auto"/>
        <w:bottom w:val="none" w:sz="0" w:space="0" w:color="auto"/>
        <w:right w:val="none" w:sz="0" w:space="0" w:color="auto"/>
      </w:divBdr>
    </w:div>
    <w:div w:id="1784301278">
      <w:bodyDiv w:val="1"/>
      <w:marLeft w:val="0"/>
      <w:marRight w:val="0"/>
      <w:marTop w:val="0"/>
      <w:marBottom w:val="0"/>
      <w:divBdr>
        <w:top w:val="none" w:sz="0" w:space="0" w:color="auto"/>
        <w:left w:val="none" w:sz="0" w:space="0" w:color="auto"/>
        <w:bottom w:val="none" w:sz="0" w:space="0" w:color="auto"/>
        <w:right w:val="none" w:sz="0" w:space="0" w:color="auto"/>
      </w:divBdr>
    </w:div>
    <w:div w:id="1785072089">
      <w:bodyDiv w:val="1"/>
      <w:marLeft w:val="0"/>
      <w:marRight w:val="0"/>
      <w:marTop w:val="0"/>
      <w:marBottom w:val="0"/>
      <w:divBdr>
        <w:top w:val="none" w:sz="0" w:space="0" w:color="auto"/>
        <w:left w:val="none" w:sz="0" w:space="0" w:color="auto"/>
        <w:bottom w:val="none" w:sz="0" w:space="0" w:color="auto"/>
        <w:right w:val="none" w:sz="0" w:space="0" w:color="auto"/>
      </w:divBdr>
    </w:div>
    <w:div w:id="1785222017">
      <w:bodyDiv w:val="1"/>
      <w:marLeft w:val="0"/>
      <w:marRight w:val="0"/>
      <w:marTop w:val="0"/>
      <w:marBottom w:val="0"/>
      <w:divBdr>
        <w:top w:val="none" w:sz="0" w:space="0" w:color="auto"/>
        <w:left w:val="none" w:sz="0" w:space="0" w:color="auto"/>
        <w:bottom w:val="none" w:sz="0" w:space="0" w:color="auto"/>
        <w:right w:val="none" w:sz="0" w:space="0" w:color="auto"/>
      </w:divBdr>
    </w:div>
    <w:div w:id="1785617494">
      <w:bodyDiv w:val="1"/>
      <w:marLeft w:val="0"/>
      <w:marRight w:val="0"/>
      <w:marTop w:val="0"/>
      <w:marBottom w:val="0"/>
      <w:divBdr>
        <w:top w:val="none" w:sz="0" w:space="0" w:color="auto"/>
        <w:left w:val="none" w:sz="0" w:space="0" w:color="auto"/>
        <w:bottom w:val="none" w:sz="0" w:space="0" w:color="auto"/>
        <w:right w:val="none" w:sz="0" w:space="0" w:color="auto"/>
      </w:divBdr>
    </w:div>
    <w:div w:id="1786801824">
      <w:bodyDiv w:val="1"/>
      <w:marLeft w:val="0"/>
      <w:marRight w:val="0"/>
      <w:marTop w:val="0"/>
      <w:marBottom w:val="0"/>
      <w:divBdr>
        <w:top w:val="none" w:sz="0" w:space="0" w:color="auto"/>
        <w:left w:val="none" w:sz="0" w:space="0" w:color="auto"/>
        <w:bottom w:val="none" w:sz="0" w:space="0" w:color="auto"/>
        <w:right w:val="none" w:sz="0" w:space="0" w:color="auto"/>
      </w:divBdr>
    </w:div>
    <w:div w:id="1787234983">
      <w:bodyDiv w:val="1"/>
      <w:marLeft w:val="0"/>
      <w:marRight w:val="0"/>
      <w:marTop w:val="0"/>
      <w:marBottom w:val="0"/>
      <w:divBdr>
        <w:top w:val="none" w:sz="0" w:space="0" w:color="auto"/>
        <w:left w:val="none" w:sz="0" w:space="0" w:color="auto"/>
        <w:bottom w:val="none" w:sz="0" w:space="0" w:color="auto"/>
        <w:right w:val="none" w:sz="0" w:space="0" w:color="auto"/>
      </w:divBdr>
    </w:div>
    <w:div w:id="1787384289">
      <w:bodyDiv w:val="1"/>
      <w:marLeft w:val="0"/>
      <w:marRight w:val="0"/>
      <w:marTop w:val="0"/>
      <w:marBottom w:val="0"/>
      <w:divBdr>
        <w:top w:val="none" w:sz="0" w:space="0" w:color="auto"/>
        <w:left w:val="none" w:sz="0" w:space="0" w:color="auto"/>
        <w:bottom w:val="none" w:sz="0" w:space="0" w:color="auto"/>
        <w:right w:val="none" w:sz="0" w:space="0" w:color="auto"/>
      </w:divBdr>
    </w:div>
    <w:div w:id="1787960974">
      <w:bodyDiv w:val="1"/>
      <w:marLeft w:val="0"/>
      <w:marRight w:val="0"/>
      <w:marTop w:val="0"/>
      <w:marBottom w:val="0"/>
      <w:divBdr>
        <w:top w:val="none" w:sz="0" w:space="0" w:color="auto"/>
        <w:left w:val="none" w:sz="0" w:space="0" w:color="auto"/>
        <w:bottom w:val="none" w:sz="0" w:space="0" w:color="auto"/>
        <w:right w:val="none" w:sz="0" w:space="0" w:color="auto"/>
      </w:divBdr>
    </w:div>
    <w:div w:id="1787961469">
      <w:bodyDiv w:val="1"/>
      <w:marLeft w:val="0"/>
      <w:marRight w:val="0"/>
      <w:marTop w:val="0"/>
      <w:marBottom w:val="0"/>
      <w:divBdr>
        <w:top w:val="none" w:sz="0" w:space="0" w:color="auto"/>
        <w:left w:val="none" w:sz="0" w:space="0" w:color="auto"/>
        <w:bottom w:val="none" w:sz="0" w:space="0" w:color="auto"/>
        <w:right w:val="none" w:sz="0" w:space="0" w:color="auto"/>
      </w:divBdr>
    </w:div>
    <w:div w:id="1789161769">
      <w:bodyDiv w:val="1"/>
      <w:marLeft w:val="0"/>
      <w:marRight w:val="0"/>
      <w:marTop w:val="0"/>
      <w:marBottom w:val="0"/>
      <w:divBdr>
        <w:top w:val="none" w:sz="0" w:space="0" w:color="auto"/>
        <w:left w:val="none" w:sz="0" w:space="0" w:color="auto"/>
        <w:bottom w:val="none" w:sz="0" w:space="0" w:color="auto"/>
        <w:right w:val="none" w:sz="0" w:space="0" w:color="auto"/>
      </w:divBdr>
    </w:div>
    <w:div w:id="1789200551">
      <w:bodyDiv w:val="1"/>
      <w:marLeft w:val="0"/>
      <w:marRight w:val="0"/>
      <w:marTop w:val="0"/>
      <w:marBottom w:val="0"/>
      <w:divBdr>
        <w:top w:val="none" w:sz="0" w:space="0" w:color="auto"/>
        <w:left w:val="none" w:sz="0" w:space="0" w:color="auto"/>
        <w:bottom w:val="none" w:sz="0" w:space="0" w:color="auto"/>
        <w:right w:val="none" w:sz="0" w:space="0" w:color="auto"/>
      </w:divBdr>
    </w:div>
    <w:div w:id="1790464116">
      <w:bodyDiv w:val="1"/>
      <w:marLeft w:val="0"/>
      <w:marRight w:val="0"/>
      <w:marTop w:val="0"/>
      <w:marBottom w:val="0"/>
      <w:divBdr>
        <w:top w:val="none" w:sz="0" w:space="0" w:color="auto"/>
        <w:left w:val="none" w:sz="0" w:space="0" w:color="auto"/>
        <w:bottom w:val="none" w:sz="0" w:space="0" w:color="auto"/>
        <w:right w:val="none" w:sz="0" w:space="0" w:color="auto"/>
      </w:divBdr>
    </w:div>
    <w:div w:id="1790706884">
      <w:bodyDiv w:val="1"/>
      <w:marLeft w:val="0"/>
      <w:marRight w:val="0"/>
      <w:marTop w:val="0"/>
      <w:marBottom w:val="0"/>
      <w:divBdr>
        <w:top w:val="none" w:sz="0" w:space="0" w:color="auto"/>
        <w:left w:val="none" w:sz="0" w:space="0" w:color="auto"/>
        <w:bottom w:val="none" w:sz="0" w:space="0" w:color="auto"/>
        <w:right w:val="none" w:sz="0" w:space="0" w:color="auto"/>
      </w:divBdr>
    </w:div>
    <w:div w:id="1791245216">
      <w:bodyDiv w:val="1"/>
      <w:marLeft w:val="0"/>
      <w:marRight w:val="0"/>
      <w:marTop w:val="0"/>
      <w:marBottom w:val="0"/>
      <w:divBdr>
        <w:top w:val="none" w:sz="0" w:space="0" w:color="auto"/>
        <w:left w:val="none" w:sz="0" w:space="0" w:color="auto"/>
        <w:bottom w:val="none" w:sz="0" w:space="0" w:color="auto"/>
        <w:right w:val="none" w:sz="0" w:space="0" w:color="auto"/>
      </w:divBdr>
    </w:div>
    <w:div w:id="1793011494">
      <w:bodyDiv w:val="1"/>
      <w:marLeft w:val="0"/>
      <w:marRight w:val="0"/>
      <w:marTop w:val="0"/>
      <w:marBottom w:val="0"/>
      <w:divBdr>
        <w:top w:val="none" w:sz="0" w:space="0" w:color="auto"/>
        <w:left w:val="none" w:sz="0" w:space="0" w:color="auto"/>
        <w:bottom w:val="none" w:sz="0" w:space="0" w:color="auto"/>
        <w:right w:val="none" w:sz="0" w:space="0" w:color="auto"/>
      </w:divBdr>
    </w:div>
    <w:div w:id="1793281770">
      <w:bodyDiv w:val="1"/>
      <w:marLeft w:val="0"/>
      <w:marRight w:val="0"/>
      <w:marTop w:val="0"/>
      <w:marBottom w:val="0"/>
      <w:divBdr>
        <w:top w:val="none" w:sz="0" w:space="0" w:color="auto"/>
        <w:left w:val="none" w:sz="0" w:space="0" w:color="auto"/>
        <w:bottom w:val="none" w:sz="0" w:space="0" w:color="auto"/>
        <w:right w:val="none" w:sz="0" w:space="0" w:color="auto"/>
      </w:divBdr>
    </w:div>
    <w:div w:id="1793356070">
      <w:bodyDiv w:val="1"/>
      <w:marLeft w:val="0"/>
      <w:marRight w:val="0"/>
      <w:marTop w:val="0"/>
      <w:marBottom w:val="0"/>
      <w:divBdr>
        <w:top w:val="none" w:sz="0" w:space="0" w:color="auto"/>
        <w:left w:val="none" w:sz="0" w:space="0" w:color="auto"/>
        <w:bottom w:val="none" w:sz="0" w:space="0" w:color="auto"/>
        <w:right w:val="none" w:sz="0" w:space="0" w:color="auto"/>
      </w:divBdr>
    </w:div>
    <w:div w:id="1793402442">
      <w:bodyDiv w:val="1"/>
      <w:marLeft w:val="0"/>
      <w:marRight w:val="0"/>
      <w:marTop w:val="0"/>
      <w:marBottom w:val="0"/>
      <w:divBdr>
        <w:top w:val="none" w:sz="0" w:space="0" w:color="auto"/>
        <w:left w:val="none" w:sz="0" w:space="0" w:color="auto"/>
        <w:bottom w:val="none" w:sz="0" w:space="0" w:color="auto"/>
        <w:right w:val="none" w:sz="0" w:space="0" w:color="auto"/>
      </w:divBdr>
    </w:div>
    <w:div w:id="1793474506">
      <w:bodyDiv w:val="1"/>
      <w:marLeft w:val="0"/>
      <w:marRight w:val="0"/>
      <w:marTop w:val="0"/>
      <w:marBottom w:val="0"/>
      <w:divBdr>
        <w:top w:val="none" w:sz="0" w:space="0" w:color="auto"/>
        <w:left w:val="none" w:sz="0" w:space="0" w:color="auto"/>
        <w:bottom w:val="none" w:sz="0" w:space="0" w:color="auto"/>
        <w:right w:val="none" w:sz="0" w:space="0" w:color="auto"/>
      </w:divBdr>
    </w:div>
    <w:div w:id="1793475187">
      <w:bodyDiv w:val="1"/>
      <w:marLeft w:val="0"/>
      <w:marRight w:val="0"/>
      <w:marTop w:val="0"/>
      <w:marBottom w:val="0"/>
      <w:divBdr>
        <w:top w:val="none" w:sz="0" w:space="0" w:color="auto"/>
        <w:left w:val="none" w:sz="0" w:space="0" w:color="auto"/>
        <w:bottom w:val="none" w:sz="0" w:space="0" w:color="auto"/>
        <w:right w:val="none" w:sz="0" w:space="0" w:color="auto"/>
      </w:divBdr>
    </w:div>
    <w:div w:id="1793791978">
      <w:bodyDiv w:val="1"/>
      <w:marLeft w:val="0"/>
      <w:marRight w:val="0"/>
      <w:marTop w:val="0"/>
      <w:marBottom w:val="0"/>
      <w:divBdr>
        <w:top w:val="none" w:sz="0" w:space="0" w:color="auto"/>
        <w:left w:val="none" w:sz="0" w:space="0" w:color="auto"/>
        <w:bottom w:val="none" w:sz="0" w:space="0" w:color="auto"/>
        <w:right w:val="none" w:sz="0" w:space="0" w:color="auto"/>
      </w:divBdr>
    </w:div>
    <w:div w:id="1795832751">
      <w:bodyDiv w:val="1"/>
      <w:marLeft w:val="0"/>
      <w:marRight w:val="0"/>
      <w:marTop w:val="0"/>
      <w:marBottom w:val="0"/>
      <w:divBdr>
        <w:top w:val="none" w:sz="0" w:space="0" w:color="auto"/>
        <w:left w:val="none" w:sz="0" w:space="0" w:color="auto"/>
        <w:bottom w:val="none" w:sz="0" w:space="0" w:color="auto"/>
        <w:right w:val="none" w:sz="0" w:space="0" w:color="auto"/>
      </w:divBdr>
    </w:div>
    <w:div w:id="1796557030">
      <w:bodyDiv w:val="1"/>
      <w:marLeft w:val="0"/>
      <w:marRight w:val="0"/>
      <w:marTop w:val="0"/>
      <w:marBottom w:val="0"/>
      <w:divBdr>
        <w:top w:val="none" w:sz="0" w:space="0" w:color="auto"/>
        <w:left w:val="none" w:sz="0" w:space="0" w:color="auto"/>
        <w:bottom w:val="none" w:sz="0" w:space="0" w:color="auto"/>
        <w:right w:val="none" w:sz="0" w:space="0" w:color="auto"/>
      </w:divBdr>
    </w:div>
    <w:div w:id="1796557268">
      <w:bodyDiv w:val="1"/>
      <w:marLeft w:val="0"/>
      <w:marRight w:val="0"/>
      <w:marTop w:val="0"/>
      <w:marBottom w:val="0"/>
      <w:divBdr>
        <w:top w:val="none" w:sz="0" w:space="0" w:color="auto"/>
        <w:left w:val="none" w:sz="0" w:space="0" w:color="auto"/>
        <w:bottom w:val="none" w:sz="0" w:space="0" w:color="auto"/>
        <w:right w:val="none" w:sz="0" w:space="0" w:color="auto"/>
      </w:divBdr>
    </w:div>
    <w:div w:id="1796950255">
      <w:bodyDiv w:val="1"/>
      <w:marLeft w:val="0"/>
      <w:marRight w:val="0"/>
      <w:marTop w:val="0"/>
      <w:marBottom w:val="0"/>
      <w:divBdr>
        <w:top w:val="none" w:sz="0" w:space="0" w:color="auto"/>
        <w:left w:val="none" w:sz="0" w:space="0" w:color="auto"/>
        <w:bottom w:val="none" w:sz="0" w:space="0" w:color="auto"/>
        <w:right w:val="none" w:sz="0" w:space="0" w:color="auto"/>
      </w:divBdr>
    </w:div>
    <w:div w:id="1797020822">
      <w:bodyDiv w:val="1"/>
      <w:marLeft w:val="0"/>
      <w:marRight w:val="0"/>
      <w:marTop w:val="0"/>
      <w:marBottom w:val="0"/>
      <w:divBdr>
        <w:top w:val="none" w:sz="0" w:space="0" w:color="auto"/>
        <w:left w:val="none" w:sz="0" w:space="0" w:color="auto"/>
        <w:bottom w:val="none" w:sz="0" w:space="0" w:color="auto"/>
        <w:right w:val="none" w:sz="0" w:space="0" w:color="auto"/>
      </w:divBdr>
    </w:div>
    <w:div w:id="1798137894">
      <w:bodyDiv w:val="1"/>
      <w:marLeft w:val="0"/>
      <w:marRight w:val="0"/>
      <w:marTop w:val="0"/>
      <w:marBottom w:val="0"/>
      <w:divBdr>
        <w:top w:val="none" w:sz="0" w:space="0" w:color="auto"/>
        <w:left w:val="none" w:sz="0" w:space="0" w:color="auto"/>
        <w:bottom w:val="none" w:sz="0" w:space="0" w:color="auto"/>
        <w:right w:val="none" w:sz="0" w:space="0" w:color="auto"/>
      </w:divBdr>
    </w:div>
    <w:div w:id="1798138290">
      <w:bodyDiv w:val="1"/>
      <w:marLeft w:val="0"/>
      <w:marRight w:val="0"/>
      <w:marTop w:val="0"/>
      <w:marBottom w:val="0"/>
      <w:divBdr>
        <w:top w:val="none" w:sz="0" w:space="0" w:color="auto"/>
        <w:left w:val="none" w:sz="0" w:space="0" w:color="auto"/>
        <w:bottom w:val="none" w:sz="0" w:space="0" w:color="auto"/>
        <w:right w:val="none" w:sz="0" w:space="0" w:color="auto"/>
      </w:divBdr>
    </w:div>
    <w:div w:id="1798184829">
      <w:bodyDiv w:val="1"/>
      <w:marLeft w:val="0"/>
      <w:marRight w:val="0"/>
      <w:marTop w:val="0"/>
      <w:marBottom w:val="0"/>
      <w:divBdr>
        <w:top w:val="none" w:sz="0" w:space="0" w:color="auto"/>
        <w:left w:val="none" w:sz="0" w:space="0" w:color="auto"/>
        <w:bottom w:val="none" w:sz="0" w:space="0" w:color="auto"/>
        <w:right w:val="none" w:sz="0" w:space="0" w:color="auto"/>
      </w:divBdr>
    </w:div>
    <w:div w:id="1798797327">
      <w:bodyDiv w:val="1"/>
      <w:marLeft w:val="0"/>
      <w:marRight w:val="0"/>
      <w:marTop w:val="0"/>
      <w:marBottom w:val="0"/>
      <w:divBdr>
        <w:top w:val="none" w:sz="0" w:space="0" w:color="auto"/>
        <w:left w:val="none" w:sz="0" w:space="0" w:color="auto"/>
        <w:bottom w:val="none" w:sz="0" w:space="0" w:color="auto"/>
        <w:right w:val="none" w:sz="0" w:space="0" w:color="auto"/>
      </w:divBdr>
    </w:div>
    <w:div w:id="1798798060">
      <w:bodyDiv w:val="1"/>
      <w:marLeft w:val="0"/>
      <w:marRight w:val="0"/>
      <w:marTop w:val="0"/>
      <w:marBottom w:val="0"/>
      <w:divBdr>
        <w:top w:val="none" w:sz="0" w:space="0" w:color="auto"/>
        <w:left w:val="none" w:sz="0" w:space="0" w:color="auto"/>
        <w:bottom w:val="none" w:sz="0" w:space="0" w:color="auto"/>
        <w:right w:val="none" w:sz="0" w:space="0" w:color="auto"/>
      </w:divBdr>
    </w:div>
    <w:div w:id="1799177615">
      <w:bodyDiv w:val="1"/>
      <w:marLeft w:val="0"/>
      <w:marRight w:val="0"/>
      <w:marTop w:val="0"/>
      <w:marBottom w:val="0"/>
      <w:divBdr>
        <w:top w:val="none" w:sz="0" w:space="0" w:color="auto"/>
        <w:left w:val="none" w:sz="0" w:space="0" w:color="auto"/>
        <w:bottom w:val="none" w:sz="0" w:space="0" w:color="auto"/>
        <w:right w:val="none" w:sz="0" w:space="0" w:color="auto"/>
      </w:divBdr>
    </w:div>
    <w:div w:id="1799370444">
      <w:bodyDiv w:val="1"/>
      <w:marLeft w:val="0"/>
      <w:marRight w:val="0"/>
      <w:marTop w:val="0"/>
      <w:marBottom w:val="0"/>
      <w:divBdr>
        <w:top w:val="none" w:sz="0" w:space="0" w:color="auto"/>
        <w:left w:val="none" w:sz="0" w:space="0" w:color="auto"/>
        <w:bottom w:val="none" w:sz="0" w:space="0" w:color="auto"/>
        <w:right w:val="none" w:sz="0" w:space="0" w:color="auto"/>
      </w:divBdr>
    </w:div>
    <w:div w:id="1799957819">
      <w:bodyDiv w:val="1"/>
      <w:marLeft w:val="0"/>
      <w:marRight w:val="0"/>
      <w:marTop w:val="0"/>
      <w:marBottom w:val="0"/>
      <w:divBdr>
        <w:top w:val="none" w:sz="0" w:space="0" w:color="auto"/>
        <w:left w:val="none" w:sz="0" w:space="0" w:color="auto"/>
        <w:bottom w:val="none" w:sz="0" w:space="0" w:color="auto"/>
        <w:right w:val="none" w:sz="0" w:space="0" w:color="auto"/>
      </w:divBdr>
    </w:div>
    <w:div w:id="1800681183">
      <w:bodyDiv w:val="1"/>
      <w:marLeft w:val="0"/>
      <w:marRight w:val="0"/>
      <w:marTop w:val="0"/>
      <w:marBottom w:val="0"/>
      <w:divBdr>
        <w:top w:val="none" w:sz="0" w:space="0" w:color="auto"/>
        <w:left w:val="none" w:sz="0" w:space="0" w:color="auto"/>
        <w:bottom w:val="none" w:sz="0" w:space="0" w:color="auto"/>
        <w:right w:val="none" w:sz="0" w:space="0" w:color="auto"/>
      </w:divBdr>
    </w:div>
    <w:div w:id="1802114223">
      <w:bodyDiv w:val="1"/>
      <w:marLeft w:val="0"/>
      <w:marRight w:val="0"/>
      <w:marTop w:val="0"/>
      <w:marBottom w:val="0"/>
      <w:divBdr>
        <w:top w:val="none" w:sz="0" w:space="0" w:color="auto"/>
        <w:left w:val="none" w:sz="0" w:space="0" w:color="auto"/>
        <w:bottom w:val="none" w:sz="0" w:space="0" w:color="auto"/>
        <w:right w:val="none" w:sz="0" w:space="0" w:color="auto"/>
      </w:divBdr>
    </w:div>
    <w:div w:id="1802841773">
      <w:bodyDiv w:val="1"/>
      <w:marLeft w:val="0"/>
      <w:marRight w:val="0"/>
      <w:marTop w:val="0"/>
      <w:marBottom w:val="0"/>
      <w:divBdr>
        <w:top w:val="none" w:sz="0" w:space="0" w:color="auto"/>
        <w:left w:val="none" w:sz="0" w:space="0" w:color="auto"/>
        <w:bottom w:val="none" w:sz="0" w:space="0" w:color="auto"/>
        <w:right w:val="none" w:sz="0" w:space="0" w:color="auto"/>
      </w:divBdr>
    </w:div>
    <w:div w:id="1802961057">
      <w:bodyDiv w:val="1"/>
      <w:marLeft w:val="0"/>
      <w:marRight w:val="0"/>
      <w:marTop w:val="0"/>
      <w:marBottom w:val="0"/>
      <w:divBdr>
        <w:top w:val="none" w:sz="0" w:space="0" w:color="auto"/>
        <w:left w:val="none" w:sz="0" w:space="0" w:color="auto"/>
        <w:bottom w:val="none" w:sz="0" w:space="0" w:color="auto"/>
        <w:right w:val="none" w:sz="0" w:space="0" w:color="auto"/>
      </w:divBdr>
    </w:div>
    <w:div w:id="1803420099">
      <w:bodyDiv w:val="1"/>
      <w:marLeft w:val="0"/>
      <w:marRight w:val="0"/>
      <w:marTop w:val="0"/>
      <w:marBottom w:val="0"/>
      <w:divBdr>
        <w:top w:val="none" w:sz="0" w:space="0" w:color="auto"/>
        <w:left w:val="none" w:sz="0" w:space="0" w:color="auto"/>
        <w:bottom w:val="none" w:sz="0" w:space="0" w:color="auto"/>
        <w:right w:val="none" w:sz="0" w:space="0" w:color="auto"/>
      </w:divBdr>
    </w:div>
    <w:div w:id="1804273248">
      <w:bodyDiv w:val="1"/>
      <w:marLeft w:val="0"/>
      <w:marRight w:val="0"/>
      <w:marTop w:val="0"/>
      <w:marBottom w:val="0"/>
      <w:divBdr>
        <w:top w:val="none" w:sz="0" w:space="0" w:color="auto"/>
        <w:left w:val="none" w:sz="0" w:space="0" w:color="auto"/>
        <w:bottom w:val="none" w:sz="0" w:space="0" w:color="auto"/>
        <w:right w:val="none" w:sz="0" w:space="0" w:color="auto"/>
      </w:divBdr>
    </w:div>
    <w:div w:id="1804616676">
      <w:bodyDiv w:val="1"/>
      <w:marLeft w:val="0"/>
      <w:marRight w:val="0"/>
      <w:marTop w:val="0"/>
      <w:marBottom w:val="0"/>
      <w:divBdr>
        <w:top w:val="none" w:sz="0" w:space="0" w:color="auto"/>
        <w:left w:val="none" w:sz="0" w:space="0" w:color="auto"/>
        <w:bottom w:val="none" w:sz="0" w:space="0" w:color="auto"/>
        <w:right w:val="none" w:sz="0" w:space="0" w:color="auto"/>
      </w:divBdr>
    </w:div>
    <w:div w:id="1804928901">
      <w:bodyDiv w:val="1"/>
      <w:marLeft w:val="0"/>
      <w:marRight w:val="0"/>
      <w:marTop w:val="0"/>
      <w:marBottom w:val="0"/>
      <w:divBdr>
        <w:top w:val="none" w:sz="0" w:space="0" w:color="auto"/>
        <w:left w:val="none" w:sz="0" w:space="0" w:color="auto"/>
        <w:bottom w:val="none" w:sz="0" w:space="0" w:color="auto"/>
        <w:right w:val="none" w:sz="0" w:space="0" w:color="auto"/>
      </w:divBdr>
    </w:div>
    <w:div w:id="1805461324">
      <w:bodyDiv w:val="1"/>
      <w:marLeft w:val="0"/>
      <w:marRight w:val="0"/>
      <w:marTop w:val="0"/>
      <w:marBottom w:val="0"/>
      <w:divBdr>
        <w:top w:val="none" w:sz="0" w:space="0" w:color="auto"/>
        <w:left w:val="none" w:sz="0" w:space="0" w:color="auto"/>
        <w:bottom w:val="none" w:sz="0" w:space="0" w:color="auto"/>
        <w:right w:val="none" w:sz="0" w:space="0" w:color="auto"/>
      </w:divBdr>
    </w:div>
    <w:div w:id="1805810784">
      <w:bodyDiv w:val="1"/>
      <w:marLeft w:val="0"/>
      <w:marRight w:val="0"/>
      <w:marTop w:val="0"/>
      <w:marBottom w:val="0"/>
      <w:divBdr>
        <w:top w:val="none" w:sz="0" w:space="0" w:color="auto"/>
        <w:left w:val="none" w:sz="0" w:space="0" w:color="auto"/>
        <w:bottom w:val="none" w:sz="0" w:space="0" w:color="auto"/>
        <w:right w:val="none" w:sz="0" w:space="0" w:color="auto"/>
      </w:divBdr>
    </w:div>
    <w:div w:id="1805852126">
      <w:bodyDiv w:val="1"/>
      <w:marLeft w:val="0"/>
      <w:marRight w:val="0"/>
      <w:marTop w:val="0"/>
      <w:marBottom w:val="0"/>
      <w:divBdr>
        <w:top w:val="none" w:sz="0" w:space="0" w:color="auto"/>
        <w:left w:val="none" w:sz="0" w:space="0" w:color="auto"/>
        <w:bottom w:val="none" w:sz="0" w:space="0" w:color="auto"/>
        <w:right w:val="none" w:sz="0" w:space="0" w:color="auto"/>
      </w:divBdr>
    </w:div>
    <w:div w:id="1806194938">
      <w:bodyDiv w:val="1"/>
      <w:marLeft w:val="0"/>
      <w:marRight w:val="0"/>
      <w:marTop w:val="0"/>
      <w:marBottom w:val="0"/>
      <w:divBdr>
        <w:top w:val="none" w:sz="0" w:space="0" w:color="auto"/>
        <w:left w:val="none" w:sz="0" w:space="0" w:color="auto"/>
        <w:bottom w:val="none" w:sz="0" w:space="0" w:color="auto"/>
        <w:right w:val="none" w:sz="0" w:space="0" w:color="auto"/>
      </w:divBdr>
    </w:div>
    <w:div w:id="1806196525">
      <w:bodyDiv w:val="1"/>
      <w:marLeft w:val="0"/>
      <w:marRight w:val="0"/>
      <w:marTop w:val="0"/>
      <w:marBottom w:val="0"/>
      <w:divBdr>
        <w:top w:val="none" w:sz="0" w:space="0" w:color="auto"/>
        <w:left w:val="none" w:sz="0" w:space="0" w:color="auto"/>
        <w:bottom w:val="none" w:sz="0" w:space="0" w:color="auto"/>
        <w:right w:val="none" w:sz="0" w:space="0" w:color="auto"/>
      </w:divBdr>
    </w:div>
    <w:div w:id="1806503427">
      <w:bodyDiv w:val="1"/>
      <w:marLeft w:val="0"/>
      <w:marRight w:val="0"/>
      <w:marTop w:val="0"/>
      <w:marBottom w:val="0"/>
      <w:divBdr>
        <w:top w:val="none" w:sz="0" w:space="0" w:color="auto"/>
        <w:left w:val="none" w:sz="0" w:space="0" w:color="auto"/>
        <w:bottom w:val="none" w:sz="0" w:space="0" w:color="auto"/>
        <w:right w:val="none" w:sz="0" w:space="0" w:color="auto"/>
      </w:divBdr>
    </w:div>
    <w:div w:id="1807699976">
      <w:bodyDiv w:val="1"/>
      <w:marLeft w:val="0"/>
      <w:marRight w:val="0"/>
      <w:marTop w:val="0"/>
      <w:marBottom w:val="0"/>
      <w:divBdr>
        <w:top w:val="none" w:sz="0" w:space="0" w:color="auto"/>
        <w:left w:val="none" w:sz="0" w:space="0" w:color="auto"/>
        <w:bottom w:val="none" w:sz="0" w:space="0" w:color="auto"/>
        <w:right w:val="none" w:sz="0" w:space="0" w:color="auto"/>
      </w:divBdr>
    </w:div>
    <w:div w:id="1807819246">
      <w:bodyDiv w:val="1"/>
      <w:marLeft w:val="0"/>
      <w:marRight w:val="0"/>
      <w:marTop w:val="0"/>
      <w:marBottom w:val="0"/>
      <w:divBdr>
        <w:top w:val="none" w:sz="0" w:space="0" w:color="auto"/>
        <w:left w:val="none" w:sz="0" w:space="0" w:color="auto"/>
        <w:bottom w:val="none" w:sz="0" w:space="0" w:color="auto"/>
        <w:right w:val="none" w:sz="0" w:space="0" w:color="auto"/>
      </w:divBdr>
    </w:div>
    <w:div w:id="1809202078">
      <w:bodyDiv w:val="1"/>
      <w:marLeft w:val="0"/>
      <w:marRight w:val="0"/>
      <w:marTop w:val="0"/>
      <w:marBottom w:val="0"/>
      <w:divBdr>
        <w:top w:val="none" w:sz="0" w:space="0" w:color="auto"/>
        <w:left w:val="none" w:sz="0" w:space="0" w:color="auto"/>
        <w:bottom w:val="none" w:sz="0" w:space="0" w:color="auto"/>
        <w:right w:val="none" w:sz="0" w:space="0" w:color="auto"/>
      </w:divBdr>
    </w:div>
    <w:div w:id="1809473449">
      <w:bodyDiv w:val="1"/>
      <w:marLeft w:val="0"/>
      <w:marRight w:val="0"/>
      <w:marTop w:val="0"/>
      <w:marBottom w:val="0"/>
      <w:divBdr>
        <w:top w:val="none" w:sz="0" w:space="0" w:color="auto"/>
        <w:left w:val="none" w:sz="0" w:space="0" w:color="auto"/>
        <w:bottom w:val="none" w:sz="0" w:space="0" w:color="auto"/>
        <w:right w:val="none" w:sz="0" w:space="0" w:color="auto"/>
      </w:divBdr>
    </w:div>
    <w:div w:id="1809589782">
      <w:bodyDiv w:val="1"/>
      <w:marLeft w:val="0"/>
      <w:marRight w:val="0"/>
      <w:marTop w:val="0"/>
      <w:marBottom w:val="0"/>
      <w:divBdr>
        <w:top w:val="none" w:sz="0" w:space="0" w:color="auto"/>
        <w:left w:val="none" w:sz="0" w:space="0" w:color="auto"/>
        <w:bottom w:val="none" w:sz="0" w:space="0" w:color="auto"/>
        <w:right w:val="none" w:sz="0" w:space="0" w:color="auto"/>
      </w:divBdr>
    </w:div>
    <w:div w:id="1809974877">
      <w:bodyDiv w:val="1"/>
      <w:marLeft w:val="0"/>
      <w:marRight w:val="0"/>
      <w:marTop w:val="0"/>
      <w:marBottom w:val="0"/>
      <w:divBdr>
        <w:top w:val="none" w:sz="0" w:space="0" w:color="auto"/>
        <w:left w:val="none" w:sz="0" w:space="0" w:color="auto"/>
        <w:bottom w:val="none" w:sz="0" w:space="0" w:color="auto"/>
        <w:right w:val="none" w:sz="0" w:space="0" w:color="auto"/>
      </w:divBdr>
    </w:div>
    <w:div w:id="1811512478">
      <w:bodyDiv w:val="1"/>
      <w:marLeft w:val="0"/>
      <w:marRight w:val="0"/>
      <w:marTop w:val="0"/>
      <w:marBottom w:val="0"/>
      <w:divBdr>
        <w:top w:val="none" w:sz="0" w:space="0" w:color="auto"/>
        <w:left w:val="none" w:sz="0" w:space="0" w:color="auto"/>
        <w:bottom w:val="none" w:sz="0" w:space="0" w:color="auto"/>
        <w:right w:val="none" w:sz="0" w:space="0" w:color="auto"/>
      </w:divBdr>
    </w:div>
    <w:div w:id="1812021602">
      <w:bodyDiv w:val="1"/>
      <w:marLeft w:val="0"/>
      <w:marRight w:val="0"/>
      <w:marTop w:val="0"/>
      <w:marBottom w:val="0"/>
      <w:divBdr>
        <w:top w:val="none" w:sz="0" w:space="0" w:color="auto"/>
        <w:left w:val="none" w:sz="0" w:space="0" w:color="auto"/>
        <w:bottom w:val="none" w:sz="0" w:space="0" w:color="auto"/>
        <w:right w:val="none" w:sz="0" w:space="0" w:color="auto"/>
      </w:divBdr>
    </w:div>
    <w:div w:id="1812289544">
      <w:bodyDiv w:val="1"/>
      <w:marLeft w:val="0"/>
      <w:marRight w:val="0"/>
      <w:marTop w:val="0"/>
      <w:marBottom w:val="0"/>
      <w:divBdr>
        <w:top w:val="none" w:sz="0" w:space="0" w:color="auto"/>
        <w:left w:val="none" w:sz="0" w:space="0" w:color="auto"/>
        <w:bottom w:val="none" w:sz="0" w:space="0" w:color="auto"/>
        <w:right w:val="none" w:sz="0" w:space="0" w:color="auto"/>
      </w:divBdr>
    </w:div>
    <w:div w:id="1813282520">
      <w:bodyDiv w:val="1"/>
      <w:marLeft w:val="0"/>
      <w:marRight w:val="0"/>
      <w:marTop w:val="0"/>
      <w:marBottom w:val="0"/>
      <w:divBdr>
        <w:top w:val="none" w:sz="0" w:space="0" w:color="auto"/>
        <w:left w:val="none" w:sz="0" w:space="0" w:color="auto"/>
        <w:bottom w:val="none" w:sz="0" w:space="0" w:color="auto"/>
        <w:right w:val="none" w:sz="0" w:space="0" w:color="auto"/>
      </w:divBdr>
    </w:div>
    <w:div w:id="1815027856">
      <w:bodyDiv w:val="1"/>
      <w:marLeft w:val="0"/>
      <w:marRight w:val="0"/>
      <w:marTop w:val="0"/>
      <w:marBottom w:val="0"/>
      <w:divBdr>
        <w:top w:val="none" w:sz="0" w:space="0" w:color="auto"/>
        <w:left w:val="none" w:sz="0" w:space="0" w:color="auto"/>
        <w:bottom w:val="none" w:sz="0" w:space="0" w:color="auto"/>
        <w:right w:val="none" w:sz="0" w:space="0" w:color="auto"/>
      </w:divBdr>
    </w:div>
    <w:div w:id="1815294848">
      <w:bodyDiv w:val="1"/>
      <w:marLeft w:val="0"/>
      <w:marRight w:val="0"/>
      <w:marTop w:val="0"/>
      <w:marBottom w:val="0"/>
      <w:divBdr>
        <w:top w:val="none" w:sz="0" w:space="0" w:color="auto"/>
        <w:left w:val="none" w:sz="0" w:space="0" w:color="auto"/>
        <w:bottom w:val="none" w:sz="0" w:space="0" w:color="auto"/>
        <w:right w:val="none" w:sz="0" w:space="0" w:color="auto"/>
      </w:divBdr>
    </w:div>
    <w:div w:id="1815486166">
      <w:bodyDiv w:val="1"/>
      <w:marLeft w:val="0"/>
      <w:marRight w:val="0"/>
      <w:marTop w:val="0"/>
      <w:marBottom w:val="0"/>
      <w:divBdr>
        <w:top w:val="none" w:sz="0" w:space="0" w:color="auto"/>
        <w:left w:val="none" w:sz="0" w:space="0" w:color="auto"/>
        <w:bottom w:val="none" w:sz="0" w:space="0" w:color="auto"/>
        <w:right w:val="none" w:sz="0" w:space="0" w:color="auto"/>
      </w:divBdr>
    </w:div>
    <w:div w:id="1815566183">
      <w:bodyDiv w:val="1"/>
      <w:marLeft w:val="0"/>
      <w:marRight w:val="0"/>
      <w:marTop w:val="0"/>
      <w:marBottom w:val="0"/>
      <w:divBdr>
        <w:top w:val="none" w:sz="0" w:space="0" w:color="auto"/>
        <w:left w:val="none" w:sz="0" w:space="0" w:color="auto"/>
        <w:bottom w:val="none" w:sz="0" w:space="0" w:color="auto"/>
        <w:right w:val="none" w:sz="0" w:space="0" w:color="auto"/>
      </w:divBdr>
    </w:div>
    <w:div w:id="1815641644">
      <w:bodyDiv w:val="1"/>
      <w:marLeft w:val="0"/>
      <w:marRight w:val="0"/>
      <w:marTop w:val="0"/>
      <w:marBottom w:val="0"/>
      <w:divBdr>
        <w:top w:val="none" w:sz="0" w:space="0" w:color="auto"/>
        <w:left w:val="none" w:sz="0" w:space="0" w:color="auto"/>
        <w:bottom w:val="none" w:sz="0" w:space="0" w:color="auto"/>
        <w:right w:val="none" w:sz="0" w:space="0" w:color="auto"/>
      </w:divBdr>
    </w:div>
    <w:div w:id="1815755663">
      <w:bodyDiv w:val="1"/>
      <w:marLeft w:val="0"/>
      <w:marRight w:val="0"/>
      <w:marTop w:val="0"/>
      <w:marBottom w:val="0"/>
      <w:divBdr>
        <w:top w:val="none" w:sz="0" w:space="0" w:color="auto"/>
        <w:left w:val="none" w:sz="0" w:space="0" w:color="auto"/>
        <w:bottom w:val="none" w:sz="0" w:space="0" w:color="auto"/>
        <w:right w:val="none" w:sz="0" w:space="0" w:color="auto"/>
      </w:divBdr>
    </w:div>
    <w:div w:id="1815757815">
      <w:bodyDiv w:val="1"/>
      <w:marLeft w:val="0"/>
      <w:marRight w:val="0"/>
      <w:marTop w:val="0"/>
      <w:marBottom w:val="0"/>
      <w:divBdr>
        <w:top w:val="none" w:sz="0" w:space="0" w:color="auto"/>
        <w:left w:val="none" w:sz="0" w:space="0" w:color="auto"/>
        <w:bottom w:val="none" w:sz="0" w:space="0" w:color="auto"/>
        <w:right w:val="none" w:sz="0" w:space="0" w:color="auto"/>
      </w:divBdr>
    </w:div>
    <w:div w:id="1816296299">
      <w:bodyDiv w:val="1"/>
      <w:marLeft w:val="0"/>
      <w:marRight w:val="0"/>
      <w:marTop w:val="0"/>
      <w:marBottom w:val="0"/>
      <w:divBdr>
        <w:top w:val="none" w:sz="0" w:space="0" w:color="auto"/>
        <w:left w:val="none" w:sz="0" w:space="0" w:color="auto"/>
        <w:bottom w:val="none" w:sz="0" w:space="0" w:color="auto"/>
        <w:right w:val="none" w:sz="0" w:space="0" w:color="auto"/>
      </w:divBdr>
    </w:div>
    <w:div w:id="1816481643">
      <w:bodyDiv w:val="1"/>
      <w:marLeft w:val="0"/>
      <w:marRight w:val="0"/>
      <w:marTop w:val="0"/>
      <w:marBottom w:val="0"/>
      <w:divBdr>
        <w:top w:val="none" w:sz="0" w:space="0" w:color="auto"/>
        <w:left w:val="none" w:sz="0" w:space="0" w:color="auto"/>
        <w:bottom w:val="none" w:sz="0" w:space="0" w:color="auto"/>
        <w:right w:val="none" w:sz="0" w:space="0" w:color="auto"/>
      </w:divBdr>
    </w:div>
    <w:div w:id="1816755994">
      <w:bodyDiv w:val="1"/>
      <w:marLeft w:val="0"/>
      <w:marRight w:val="0"/>
      <w:marTop w:val="0"/>
      <w:marBottom w:val="0"/>
      <w:divBdr>
        <w:top w:val="none" w:sz="0" w:space="0" w:color="auto"/>
        <w:left w:val="none" w:sz="0" w:space="0" w:color="auto"/>
        <w:bottom w:val="none" w:sz="0" w:space="0" w:color="auto"/>
        <w:right w:val="none" w:sz="0" w:space="0" w:color="auto"/>
      </w:divBdr>
    </w:div>
    <w:div w:id="1816798867">
      <w:bodyDiv w:val="1"/>
      <w:marLeft w:val="0"/>
      <w:marRight w:val="0"/>
      <w:marTop w:val="0"/>
      <w:marBottom w:val="0"/>
      <w:divBdr>
        <w:top w:val="none" w:sz="0" w:space="0" w:color="auto"/>
        <w:left w:val="none" w:sz="0" w:space="0" w:color="auto"/>
        <w:bottom w:val="none" w:sz="0" w:space="0" w:color="auto"/>
        <w:right w:val="none" w:sz="0" w:space="0" w:color="auto"/>
      </w:divBdr>
    </w:div>
    <w:div w:id="1817523415">
      <w:bodyDiv w:val="1"/>
      <w:marLeft w:val="0"/>
      <w:marRight w:val="0"/>
      <w:marTop w:val="0"/>
      <w:marBottom w:val="0"/>
      <w:divBdr>
        <w:top w:val="none" w:sz="0" w:space="0" w:color="auto"/>
        <w:left w:val="none" w:sz="0" w:space="0" w:color="auto"/>
        <w:bottom w:val="none" w:sz="0" w:space="0" w:color="auto"/>
        <w:right w:val="none" w:sz="0" w:space="0" w:color="auto"/>
      </w:divBdr>
    </w:div>
    <w:div w:id="1817796206">
      <w:bodyDiv w:val="1"/>
      <w:marLeft w:val="0"/>
      <w:marRight w:val="0"/>
      <w:marTop w:val="0"/>
      <w:marBottom w:val="0"/>
      <w:divBdr>
        <w:top w:val="none" w:sz="0" w:space="0" w:color="auto"/>
        <w:left w:val="none" w:sz="0" w:space="0" w:color="auto"/>
        <w:bottom w:val="none" w:sz="0" w:space="0" w:color="auto"/>
        <w:right w:val="none" w:sz="0" w:space="0" w:color="auto"/>
      </w:divBdr>
    </w:div>
    <w:div w:id="1818103637">
      <w:bodyDiv w:val="1"/>
      <w:marLeft w:val="0"/>
      <w:marRight w:val="0"/>
      <w:marTop w:val="0"/>
      <w:marBottom w:val="0"/>
      <w:divBdr>
        <w:top w:val="none" w:sz="0" w:space="0" w:color="auto"/>
        <w:left w:val="none" w:sz="0" w:space="0" w:color="auto"/>
        <w:bottom w:val="none" w:sz="0" w:space="0" w:color="auto"/>
        <w:right w:val="none" w:sz="0" w:space="0" w:color="auto"/>
      </w:divBdr>
    </w:div>
    <w:div w:id="1818955326">
      <w:bodyDiv w:val="1"/>
      <w:marLeft w:val="0"/>
      <w:marRight w:val="0"/>
      <w:marTop w:val="0"/>
      <w:marBottom w:val="0"/>
      <w:divBdr>
        <w:top w:val="none" w:sz="0" w:space="0" w:color="auto"/>
        <w:left w:val="none" w:sz="0" w:space="0" w:color="auto"/>
        <w:bottom w:val="none" w:sz="0" w:space="0" w:color="auto"/>
        <w:right w:val="none" w:sz="0" w:space="0" w:color="auto"/>
      </w:divBdr>
    </w:div>
    <w:div w:id="1819151569">
      <w:bodyDiv w:val="1"/>
      <w:marLeft w:val="0"/>
      <w:marRight w:val="0"/>
      <w:marTop w:val="0"/>
      <w:marBottom w:val="0"/>
      <w:divBdr>
        <w:top w:val="none" w:sz="0" w:space="0" w:color="auto"/>
        <w:left w:val="none" w:sz="0" w:space="0" w:color="auto"/>
        <w:bottom w:val="none" w:sz="0" w:space="0" w:color="auto"/>
        <w:right w:val="none" w:sz="0" w:space="0" w:color="auto"/>
      </w:divBdr>
    </w:div>
    <w:div w:id="1819347367">
      <w:bodyDiv w:val="1"/>
      <w:marLeft w:val="0"/>
      <w:marRight w:val="0"/>
      <w:marTop w:val="0"/>
      <w:marBottom w:val="0"/>
      <w:divBdr>
        <w:top w:val="none" w:sz="0" w:space="0" w:color="auto"/>
        <w:left w:val="none" w:sz="0" w:space="0" w:color="auto"/>
        <w:bottom w:val="none" w:sz="0" w:space="0" w:color="auto"/>
        <w:right w:val="none" w:sz="0" w:space="0" w:color="auto"/>
      </w:divBdr>
    </w:div>
    <w:div w:id="1819419309">
      <w:bodyDiv w:val="1"/>
      <w:marLeft w:val="0"/>
      <w:marRight w:val="0"/>
      <w:marTop w:val="0"/>
      <w:marBottom w:val="0"/>
      <w:divBdr>
        <w:top w:val="none" w:sz="0" w:space="0" w:color="auto"/>
        <w:left w:val="none" w:sz="0" w:space="0" w:color="auto"/>
        <w:bottom w:val="none" w:sz="0" w:space="0" w:color="auto"/>
        <w:right w:val="none" w:sz="0" w:space="0" w:color="auto"/>
      </w:divBdr>
    </w:div>
    <w:div w:id="1820029045">
      <w:bodyDiv w:val="1"/>
      <w:marLeft w:val="0"/>
      <w:marRight w:val="0"/>
      <w:marTop w:val="0"/>
      <w:marBottom w:val="0"/>
      <w:divBdr>
        <w:top w:val="none" w:sz="0" w:space="0" w:color="auto"/>
        <w:left w:val="none" w:sz="0" w:space="0" w:color="auto"/>
        <w:bottom w:val="none" w:sz="0" w:space="0" w:color="auto"/>
        <w:right w:val="none" w:sz="0" w:space="0" w:color="auto"/>
      </w:divBdr>
    </w:div>
    <w:div w:id="1820415027">
      <w:bodyDiv w:val="1"/>
      <w:marLeft w:val="0"/>
      <w:marRight w:val="0"/>
      <w:marTop w:val="0"/>
      <w:marBottom w:val="0"/>
      <w:divBdr>
        <w:top w:val="none" w:sz="0" w:space="0" w:color="auto"/>
        <w:left w:val="none" w:sz="0" w:space="0" w:color="auto"/>
        <w:bottom w:val="none" w:sz="0" w:space="0" w:color="auto"/>
        <w:right w:val="none" w:sz="0" w:space="0" w:color="auto"/>
      </w:divBdr>
    </w:div>
    <w:div w:id="1821270493">
      <w:bodyDiv w:val="1"/>
      <w:marLeft w:val="0"/>
      <w:marRight w:val="0"/>
      <w:marTop w:val="0"/>
      <w:marBottom w:val="0"/>
      <w:divBdr>
        <w:top w:val="none" w:sz="0" w:space="0" w:color="auto"/>
        <w:left w:val="none" w:sz="0" w:space="0" w:color="auto"/>
        <w:bottom w:val="none" w:sz="0" w:space="0" w:color="auto"/>
        <w:right w:val="none" w:sz="0" w:space="0" w:color="auto"/>
      </w:divBdr>
    </w:div>
    <w:div w:id="1821462090">
      <w:bodyDiv w:val="1"/>
      <w:marLeft w:val="0"/>
      <w:marRight w:val="0"/>
      <w:marTop w:val="0"/>
      <w:marBottom w:val="0"/>
      <w:divBdr>
        <w:top w:val="none" w:sz="0" w:space="0" w:color="auto"/>
        <w:left w:val="none" w:sz="0" w:space="0" w:color="auto"/>
        <w:bottom w:val="none" w:sz="0" w:space="0" w:color="auto"/>
        <w:right w:val="none" w:sz="0" w:space="0" w:color="auto"/>
      </w:divBdr>
    </w:div>
    <w:div w:id="1822380668">
      <w:bodyDiv w:val="1"/>
      <w:marLeft w:val="0"/>
      <w:marRight w:val="0"/>
      <w:marTop w:val="0"/>
      <w:marBottom w:val="0"/>
      <w:divBdr>
        <w:top w:val="none" w:sz="0" w:space="0" w:color="auto"/>
        <w:left w:val="none" w:sz="0" w:space="0" w:color="auto"/>
        <w:bottom w:val="none" w:sz="0" w:space="0" w:color="auto"/>
        <w:right w:val="none" w:sz="0" w:space="0" w:color="auto"/>
      </w:divBdr>
    </w:div>
    <w:div w:id="1822774278">
      <w:bodyDiv w:val="1"/>
      <w:marLeft w:val="0"/>
      <w:marRight w:val="0"/>
      <w:marTop w:val="0"/>
      <w:marBottom w:val="0"/>
      <w:divBdr>
        <w:top w:val="none" w:sz="0" w:space="0" w:color="auto"/>
        <w:left w:val="none" w:sz="0" w:space="0" w:color="auto"/>
        <w:bottom w:val="none" w:sz="0" w:space="0" w:color="auto"/>
        <w:right w:val="none" w:sz="0" w:space="0" w:color="auto"/>
      </w:divBdr>
    </w:div>
    <w:div w:id="1822847271">
      <w:bodyDiv w:val="1"/>
      <w:marLeft w:val="0"/>
      <w:marRight w:val="0"/>
      <w:marTop w:val="0"/>
      <w:marBottom w:val="0"/>
      <w:divBdr>
        <w:top w:val="none" w:sz="0" w:space="0" w:color="auto"/>
        <w:left w:val="none" w:sz="0" w:space="0" w:color="auto"/>
        <w:bottom w:val="none" w:sz="0" w:space="0" w:color="auto"/>
        <w:right w:val="none" w:sz="0" w:space="0" w:color="auto"/>
      </w:divBdr>
    </w:div>
    <w:div w:id="1823697565">
      <w:bodyDiv w:val="1"/>
      <w:marLeft w:val="0"/>
      <w:marRight w:val="0"/>
      <w:marTop w:val="0"/>
      <w:marBottom w:val="0"/>
      <w:divBdr>
        <w:top w:val="none" w:sz="0" w:space="0" w:color="auto"/>
        <w:left w:val="none" w:sz="0" w:space="0" w:color="auto"/>
        <w:bottom w:val="none" w:sz="0" w:space="0" w:color="auto"/>
        <w:right w:val="none" w:sz="0" w:space="0" w:color="auto"/>
      </w:divBdr>
    </w:div>
    <w:div w:id="1823811024">
      <w:bodyDiv w:val="1"/>
      <w:marLeft w:val="0"/>
      <w:marRight w:val="0"/>
      <w:marTop w:val="0"/>
      <w:marBottom w:val="0"/>
      <w:divBdr>
        <w:top w:val="none" w:sz="0" w:space="0" w:color="auto"/>
        <w:left w:val="none" w:sz="0" w:space="0" w:color="auto"/>
        <w:bottom w:val="none" w:sz="0" w:space="0" w:color="auto"/>
        <w:right w:val="none" w:sz="0" w:space="0" w:color="auto"/>
      </w:divBdr>
    </w:div>
    <w:div w:id="1824421441">
      <w:bodyDiv w:val="1"/>
      <w:marLeft w:val="0"/>
      <w:marRight w:val="0"/>
      <w:marTop w:val="0"/>
      <w:marBottom w:val="0"/>
      <w:divBdr>
        <w:top w:val="none" w:sz="0" w:space="0" w:color="auto"/>
        <w:left w:val="none" w:sz="0" w:space="0" w:color="auto"/>
        <w:bottom w:val="none" w:sz="0" w:space="0" w:color="auto"/>
        <w:right w:val="none" w:sz="0" w:space="0" w:color="auto"/>
      </w:divBdr>
    </w:div>
    <w:div w:id="1825005724">
      <w:bodyDiv w:val="1"/>
      <w:marLeft w:val="0"/>
      <w:marRight w:val="0"/>
      <w:marTop w:val="0"/>
      <w:marBottom w:val="0"/>
      <w:divBdr>
        <w:top w:val="none" w:sz="0" w:space="0" w:color="auto"/>
        <w:left w:val="none" w:sz="0" w:space="0" w:color="auto"/>
        <w:bottom w:val="none" w:sz="0" w:space="0" w:color="auto"/>
        <w:right w:val="none" w:sz="0" w:space="0" w:color="auto"/>
      </w:divBdr>
    </w:div>
    <w:div w:id="1826126356">
      <w:bodyDiv w:val="1"/>
      <w:marLeft w:val="0"/>
      <w:marRight w:val="0"/>
      <w:marTop w:val="0"/>
      <w:marBottom w:val="0"/>
      <w:divBdr>
        <w:top w:val="none" w:sz="0" w:space="0" w:color="auto"/>
        <w:left w:val="none" w:sz="0" w:space="0" w:color="auto"/>
        <w:bottom w:val="none" w:sz="0" w:space="0" w:color="auto"/>
        <w:right w:val="none" w:sz="0" w:space="0" w:color="auto"/>
      </w:divBdr>
    </w:div>
    <w:div w:id="1826236979">
      <w:bodyDiv w:val="1"/>
      <w:marLeft w:val="0"/>
      <w:marRight w:val="0"/>
      <w:marTop w:val="0"/>
      <w:marBottom w:val="0"/>
      <w:divBdr>
        <w:top w:val="none" w:sz="0" w:space="0" w:color="auto"/>
        <w:left w:val="none" w:sz="0" w:space="0" w:color="auto"/>
        <w:bottom w:val="none" w:sz="0" w:space="0" w:color="auto"/>
        <w:right w:val="none" w:sz="0" w:space="0" w:color="auto"/>
      </w:divBdr>
    </w:div>
    <w:div w:id="1826316293">
      <w:bodyDiv w:val="1"/>
      <w:marLeft w:val="0"/>
      <w:marRight w:val="0"/>
      <w:marTop w:val="0"/>
      <w:marBottom w:val="0"/>
      <w:divBdr>
        <w:top w:val="none" w:sz="0" w:space="0" w:color="auto"/>
        <w:left w:val="none" w:sz="0" w:space="0" w:color="auto"/>
        <w:bottom w:val="none" w:sz="0" w:space="0" w:color="auto"/>
        <w:right w:val="none" w:sz="0" w:space="0" w:color="auto"/>
      </w:divBdr>
    </w:div>
    <w:div w:id="1827013634">
      <w:bodyDiv w:val="1"/>
      <w:marLeft w:val="0"/>
      <w:marRight w:val="0"/>
      <w:marTop w:val="0"/>
      <w:marBottom w:val="0"/>
      <w:divBdr>
        <w:top w:val="none" w:sz="0" w:space="0" w:color="auto"/>
        <w:left w:val="none" w:sz="0" w:space="0" w:color="auto"/>
        <w:bottom w:val="none" w:sz="0" w:space="0" w:color="auto"/>
        <w:right w:val="none" w:sz="0" w:space="0" w:color="auto"/>
      </w:divBdr>
    </w:div>
    <w:div w:id="1827474576">
      <w:bodyDiv w:val="1"/>
      <w:marLeft w:val="0"/>
      <w:marRight w:val="0"/>
      <w:marTop w:val="0"/>
      <w:marBottom w:val="0"/>
      <w:divBdr>
        <w:top w:val="none" w:sz="0" w:space="0" w:color="auto"/>
        <w:left w:val="none" w:sz="0" w:space="0" w:color="auto"/>
        <w:bottom w:val="none" w:sz="0" w:space="0" w:color="auto"/>
        <w:right w:val="none" w:sz="0" w:space="0" w:color="auto"/>
      </w:divBdr>
    </w:div>
    <w:div w:id="1827553295">
      <w:bodyDiv w:val="1"/>
      <w:marLeft w:val="0"/>
      <w:marRight w:val="0"/>
      <w:marTop w:val="0"/>
      <w:marBottom w:val="0"/>
      <w:divBdr>
        <w:top w:val="none" w:sz="0" w:space="0" w:color="auto"/>
        <w:left w:val="none" w:sz="0" w:space="0" w:color="auto"/>
        <w:bottom w:val="none" w:sz="0" w:space="0" w:color="auto"/>
        <w:right w:val="none" w:sz="0" w:space="0" w:color="auto"/>
      </w:divBdr>
    </w:div>
    <w:div w:id="1827626990">
      <w:bodyDiv w:val="1"/>
      <w:marLeft w:val="0"/>
      <w:marRight w:val="0"/>
      <w:marTop w:val="0"/>
      <w:marBottom w:val="0"/>
      <w:divBdr>
        <w:top w:val="none" w:sz="0" w:space="0" w:color="auto"/>
        <w:left w:val="none" w:sz="0" w:space="0" w:color="auto"/>
        <w:bottom w:val="none" w:sz="0" w:space="0" w:color="auto"/>
        <w:right w:val="none" w:sz="0" w:space="0" w:color="auto"/>
      </w:divBdr>
    </w:div>
    <w:div w:id="1828939826">
      <w:bodyDiv w:val="1"/>
      <w:marLeft w:val="0"/>
      <w:marRight w:val="0"/>
      <w:marTop w:val="0"/>
      <w:marBottom w:val="0"/>
      <w:divBdr>
        <w:top w:val="none" w:sz="0" w:space="0" w:color="auto"/>
        <w:left w:val="none" w:sz="0" w:space="0" w:color="auto"/>
        <w:bottom w:val="none" w:sz="0" w:space="0" w:color="auto"/>
        <w:right w:val="none" w:sz="0" w:space="0" w:color="auto"/>
      </w:divBdr>
    </w:div>
    <w:div w:id="1830168408">
      <w:bodyDiv w:val="1"/>
      <w:marLeft w:val="0"/>
      <w:marRight w:val="0"/>
      <w:marTop w:val="0"/>
      <w:marBottom w:val="0"/>
      <w:divBdr>
        <w:top w:val="none" w:sz="0" w:space="0" w:color="auto"/>
        <w:left w:val="none" w:sz="0" w:space="0" w:color="auto"/>
        <w:bottom w:val="none" w:sz="0" w:space="0" w:color="auto"/>
        <w:right w:val="none" w:sz="0" w:space="0" w:color="auto"/>
      </w:divBdr>
    </w:div>
    <w:div w:id="1830293444">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486270">
      <w:bodyDiv w:val="1"/>
      <w:marLeft w:val="0"/>
      <w:marRight w:val="0"/>
      <w:marTop w:val="0"/>
      <w:marBottom w:val="0"/>
      <w:divBdr>
        <w:top w:val="none" w:sz="0" w:space="0" w:color="auto"/>
        <w:left w:val="none" w:sz="0" w:space="0" w:color="auto"/>
        <w:bottom w:val="none" w:sz="0" w:space="0" w:color="auto"/>
        <w:right w:val="none" w:sz="0" w:space="0" w:color="auto"/>
      </w:divBdr>
    </w:div>
    <w:div w:id="1830635276">
      <w:bodyDiv w:val="1"/>
      <w:marLeft w:val="0"/>
      <w:marRight w:val="0"/>
      <w:marTop w:val="0"/>
      <w:marBottom w:val="0"/>
      <w:divBdr>
        <w:top w:val="none" w:sz="0" w:space="0" w:color="auto"/>
        <w:left w:val="none" w:sz="0" w:space="0" w:color="auto"/>
        <w:bottom w:val="none" w:sz="0" w:space="0" w:color="auto"/>
        <w:right w:val="none" w:sz="0" w:space="0" w:color="auto"/>
      </w:divBdr>
    </w:div>
    <w:div w:id="1831015822">
      <w:bodyDiv w:val="1"/>
      <w:marLeft w:val="0"/>
      <w:marRight w:val="0"/>
      <w:marTop w:val="0"/>
      <w:marBottom w:val="0"/>
      <w:divBdr>
        <w:top w:val="none" w:sz="0" w:space="0" w:color="auto"/>
        <w:left w:val="none" w:sz="0" w:space="0" w:color="auto"/>
        <w:bottom w:val="none" w:sz="0" w:space="0" w:color="auto"/>
        <w:right w:val="none" w:sz="0" w:space="0" w:color="auto"/>
      </w:divBdr>
    </w:div>
    <w:div w:id="1831942028">
      <w:bodyDiv w:val="1"/>
      <w:marLeft w:val="0"/>
      <w:marRight w:val="0"/>
      <w:marTop w:val="0"/>
      <w:marBottom w:val="0"/>
      <w:divBdr>
        <w:top w:val="none" w:sz="0" w:space="0" w:color="auto"/>
        <w:left w:val="none" w:sz="0" w:space="0" w:color="auto"/>
        <w:bottom w:val="none" w:sz="0" w:space="0" w:color="auto"/>
        <w:right w:val="none" w:sz="0" w:space="0" w:color="auto"/>
      </w:divBdr>
    </w:div>
    <w:div w:id="1832332217">
      <w:bodyDiv w:val="1"/>
      <w:marLeft w:val="0"/>
      <w:marRight w:val="0"/>
      <w:marTop w:val="0"/>
      <w:marBottom w:val="0"/>
      <w:divBdr>
        <w:top w:val="none" w:sz="0" w:space="0" w:color="auto"/>
        <w:left w:val="none" w:sz="0" w:space="0" w:color="auto"/>
        <w:bottom w:val="none" w:sz="0" w:space="0" w:color="auto"/>
        <w:right w:val="none" w:sz="0" w:space="0" w:color="auto"/>
      </w:divBdr>
    </w:div>
    <w:div w:id="1833567593">
      <w:bodyDiv w:val="1"/>
      <w:marLeft w:val="0"/>
      <w:marRight w:val="0"/>
      <w:marTop w:val="0"/>
      <w:marBottom w:val="0"/>
      <w:divBdr>
        <w:top w:val="none" w:sz="0" w:space="0" w:color="auto"/>
        <w:left w:val="none" w:sz="0" w:space="0" w:color="auto"/>
        <w:bottom w:val="none" w:sz="0" w:space="0" w:color="auto"/>
        <w:right w:val="none" w:sz="0" w:space="0" w:color="auto"/>
      </w:divBdr>
    </w:div>
    <w:div w:id="1834834263">
      <w:bodyDiv w:val="1"/>
      <w:marLeft w:val="0"/>
      <w:marRight w:val="0"/>
      <w:marTop w:val="0"/>
      <w:marBottom w:val="0"/>
      <w:divBdr>
        <w:top w:val="none" w:sz="0" w:space="0" w:color="auto"/>
        <w:left w:val="none" w:sz="0" w:space="0" w:color="auto"/>
        <w:bottom w:val="none" w:sz="0" w:space="0" w:color="auto"/>
        <w:right w:val="none" w:sz="0" w:space="0" w:color="auto"/>
      </w:divBdr>
    </w:div>
    <w:div w:id="1835804026">
      <w:bodyDiv w:val="1"/>
      <w:marLeft w:val="0"/>
      <w:marRight w:val="0"/>
      <w:marTop w:val="0"/>
      <w:marBottom w:val="0"/>
      <w:divBdr>
        <w:top w:val="none" w:sz="0" w:space="0" w:color="auto"/>
        <w:left w:val="none" w:sz="0" w:space="0" w:color="auto"/>
        <w:bottom w:val="none" w:sz="0" w:space="0" w:color="auto"/>
        <w:right w:val="none" w:sz="0" w:space="0" w:color="auto"/>
      </w:divBdr>
    </w:div>
    <w:div w:id="1836070752">
      <w:bodyDiv w:val="1"/>
      <w:marLeft w:val="0"/>
      <w:marRight w:val="0"/>
      <w:marTop w:val="0"/>
      <w:marBottom w:val="0"/>
      <w:divBdr>
        <w:top w:val="none" w:sz="0" w:space="0" w:color="auto"/>
        <w:left w:val="none" w:sz="0" w:space="0" w:color="auto"/>
        <w:bottom w:val="none" w:sz="0" w:space="0" w:color="auto"/>
        <w:right w:val="none" w:sz="0" w:space="0" w:color="auto"/>
      </w:divBdr>
    </w:div>
    <w:div w:id="1836651563">
      <w:bodyDiv w:val="1"/>
      <w:marLeft w:val="0"/>
      <w:marRight w:val="0"/>
      <w:marTop w:val="0"/>
      <w:marBottom w:val="0"/>
      <w:divBdr>
        <w:top w:val="none" w:sz="0" w:space="0" w:color="auto"/>
        <w:left w:val="none" w:sz="0" w:space="0" w:color="auto"/>
        <w:bottom w:val="none" w:sz="0" w:space="0" w:color="auto"/>
        <w:right w:val="none" w:sz="0" w:space="0" w:color="auto"/>
      </w:divBdr>
    </w:div>
    <w:div w:id="1836797919">
      <w:bodyDiv w:val="1"/>
      <w:marLeft w:val="0"/>
      <w:marRight w:val="0"/>
      <w:marTop w:val="0"/>
      <w:marBottom w:val="0"/>
      <w:divBdr>
        <w:top w:val="none" w:sz="0" w:space="0" w:color="auto"/>
        <w:left w:val="none" w:sz="0" w:space="0" w:color="auto"/>
        <w:bottom w:val="none" w:sz="0" w:space="0" w:color="auto"/>
        <w:right w:val="none" w:sz="0" w:space="0" w:color="auto"/>
      </w:divBdr>
    </w:div>
    <w:div w:id="1836871836">
      <w:bodyDiv w:val="1"/>
      <w:marLeft w:val="0"/>
      <w:marRight w:val="0"/>
      <w:marTop w:val="0"/>
      <w:marBottom w:val="0"/>
      <w:divBdr>
        <w:top w:val="none" w:sz="0" w:space="0" w:color="auto"/>
        <w:left w:val="none" w:sz="0" w:space="0" w:color="auto"/>
        <w:bottom w:val="none" w:sz="0" w:space="0" w:color="auto"/>
        <w:right w:val="none" w:sz="0" w:space="0" w:color="auto"/>
      </w:divBdr>
    </w:div>
    <w:div w:id="1837456578">
      <w:bodyDiv w:val="1"/>
      <w:marLeft w:val="0"/>
      <w:marRight w:val="0"/>
      <w:marTop w:val="0"/>
      <w:marBottom w:val="0"/>
      <w:divBdr>
        <w:top w:val="none" w:sz="0" w:space="0" w:color="auto"/>
        <w:left w:val="none" w:sz="0" w:space="0" w:color="auto"/>
        <w:bottom w:val="none" w:sz="0" w:space="0" w:color="auto"/>
        <w:right w:val="none" w:sz="0" w:space="0" w:color="auto"/>
      </w:divBdr>
    </w:div>
    <w:div w:id="1837958617">
      <w:bodyDiv w:val="1"/>
      <w:marLeft w:val="0"/>
      <w:marRight w:val="0"/>
      <w:marTop w:val="0"/>
      <w:marBottom w:val="0"/>
      <w:divBdr>
        <w:top w:val="none" w:sz="0" w:space="0" w:color="auto"/>
        <w:left w:val="none" w:sz="0" w:space="0" w:color="auto"/>
        <w:bottom w:val="none" w:sz="0" w:space="0" w:color="auto"/>
        <w:right w:val="none" w:sz="0" w:space="0" w:color="auto"/>
      </w:divBdr>
    </w:div>
    <w:div w:id="1837960570">
      <w:bodyDiv w:val="1"/>
      <w:marLeft w:val="0"/>
      <w:marRight w:val="0"/>
      <w:marTop w:val="0"/>
      <w:marBottom w:val="0"/>
      <w:divBdr>
        <w:top w:val="none" w:sz="0" w:space="0" w:color="auto"/>
        <w:left w:val="none" w:sz="0" w:space="0" w:color="auto"/>
        <w:bottom w:val="none" w:sz="0" w:space="0" w:color="auto"/>
        <w:right w:val="none" w:sz="0" w:space="0" w:color="auto"/>
      </w:divBdr>
    </w:div>
    <w:div w:id="1838568100">
      <w:bodyDiv w:val="1"/>
      <w:marLeft w:val="0"/>
      <w:marRight w:val="0"/>
      <w:marTop w:val="0"/>
      <w:marBottom w:val="0"/>
      <w:divBdr>
        <w:top w:val="none" w:sz="0" w:space="0" w:color="auto"/>
        <w:left w:val="none" w:sz="0" w:space="0" w:color="auto"/>
        <w:bottom w:val="none" w:sz="0" w:space="0" w:color="auto"/>
        <w:right w:val="none" w:sz="0" w:space="0" w:color="auto"/>
      </w:divBdr>
    </w:div>
    <w:div w:id="1838615740">
      <w:bodyDiv w:val="1"/>
      <w:marLeft w:val="0"/>
      <w:marRight w:val="0"/>
      <w:marTop w:val="0"/>
      <w:marBottom w:val="0"/>
      <w:divBdr>
        <w:top w:val="none" w:sz="0" w:space="0" w:color="auto"/>
        <w:left w:val="none" w:sz="0" w:space="0" w:color="auto"/>
        <w:bottom w:val="none" w:sz="0" w:space="0" w:color="auto"/>
        <w:right w:val="none" w:sz="0" w:space="0" w:color="auto"/>
      </w:divBdr>
    </w:div>
    <w:div w:id="1839035772">
      <w:bodyDiv w:val="1"/>
      <w:marLeft w:val="0"/>
      <w:marRight w:val="0"/>
      <w:marTop w:val="0"/>
      <w:marBottom w:val="0"/>
      <w:divBdr>
        <w:top w:val="none" w:sz="0" w:space="0" w:color="auto"/>
        <w:left w:val="none" w:sz="0" w:space="0" w:color="auto"/>
        <w:bottom w:val="none" w:sz="0" w:space="0" w:color="auto"/>
        <w:right w:val="none" w:sz="0" w:space="0" w:color="auto"/>
      </w:divBdr>
    </w:div>
    <w:div w:id="1839149917">
      <w:bodyDiv w:val="1"/>
      <w:marLeft w:val="0"/>
      <w:marRight w:val="0"/>
      <w:marTop w:val="0"/>
      <w:marBottom w:val="0"/>
      <w:divBdr>
        <w:top w:val="none" w:sz="0" w:space="0" w:color="auto"/>
        <w:left w:val="none" w:sz="0" w:space="0" w:color="auto"/>
        <w:bottom w:val="none" w:sz="0" w:space="0" w:color="auto"/>
        <w:right w:val="none" w:sz="0" w:space="0" w:color="auto"/>
      </w:divBdr>
    </w:div>
    <w:div w:id="1839156798">
      <w:bodyDiv w:val="1"/>
      <w:marLeft w:val="0"/>
      <w:marRight w:val="0"/>
      <w:marTop w:val="0"/>
      <w:marBottom w:val="0"/>
      <w:divBdr>
        <w:top w:val="none" w:sz="0" w:space="0" w:color="auto"/>
        <w:left w:val="none" w:sz="0" w:space="0" w:color="auto"/>
        <w:bottom w:val="none" w:sz="0" w:space="0" w:color="auto"/>
        <w:right w:val="none" w:sz="0" w:space="0" w:color="auto"/>
      </w:divBdr>
    </w:div>
    <w:div w:id="1840457814">
      <w:bodyDiv w:val="1"/>
      <w:marLeft w:val="0"/>
      <w:marRight w:val="0"/>
      <w:marTop w:val="0"/>
      <w:marBottom w:val="0"/>
      <w:divBdr>
        <w:top w:val="none" w:sz="0" w:space="0" w:color="auto"/>
        <w:left w:val="none" w:sz="0" w:space="0" w:color="auto"/>
        <w:bottom w:val="none" w:sz="0" w:space="0" w:color="auto"/>
        <w:right w:val="none" w:sz="0" w:space="0" w:color="auto"/>
      </w:divBdr>
    </w:div>
    <w:div w:id="1840852103">
      <w:bodyDiv w:val="1"/>
      <w:marLeft w:val="0"/>
      <w:marRight w:val="0"/>
      <w:marTop w:val="0"/>
      <w:marBottom w:val="0"/>
      <w:divBdr>
        <w:top w:val="none" w:sz="0" w:space="0" w:color="auto"/>
        <w:left w:val="none" w:sz="0" w:space="0" w:color="auto"/>
        <w:bottom w:val="none" w:sz="0" w:space="0" w:color="auto"/>
        <w:right w:val="none" w:sz="0" w:space="0" w:color="auto"/>
      </w:divBdr>
    </w:div>
    <w:div w:id="1840922915">
      <w:bodyDiv w:val="1"/>
      <w:marLeft w:val="0"/>
      <w:marRight w:val="0"/>
      <w:marTop w:val="0"/>
      <w:marBottom w:val="0"/>
      <w:divBdr>
        <w:top w:val="none" w:sz="0" w:space="0" w:color="auto"/>
        <w:left w:val="none" w:sz="0" w:space="0" w:color="auto"/>
        <w:bottom w:val="none" w:sz="0" w:space="0" w:color="auto"/>
        <w:right w:val="none" w:sz="0" w:space="0" w:color="auto"/>
      </w:divBdr>
    </w:div>
    <w:div w:id="1841114800">
      <w:bodyDiv w:val="1"/>
      <w:marLeft w:val="0"/>
      <w:marRight w:val="0"/>
      <w:marTop w:val="0"/>
      <w:marBottom w:val="0"/>
      <w:divBdr>
        <w:top w:val="none" w:sz="0" w:space="0" w:color="auto"/>
        <w:left w:val="none" w:sz="0" w:space="0" w:color="auto"/>
        <w:bottom w:val="none" w:sz="0" w:space="0" w:color="auto"/>
        <w:right w:val="none" w:sz="0" w:space="0" w:color="auto"/>
      </w:divBdr>
    </w:div>
    <w:div w:id="1841920525">
      <w:bodyDiv w:val="1"/>
      <w:marLeft w:val="0"/>
      <w:marRight w:val="0"/>
      <w:marTop w:val="0"/>
      <w:marBottom w:val="0"/>
      <w:divBdr>
        <w:top w:val="none" w:sz="0" w:space="0" w:color="auto"/>
        <w:left w:val="none" w:sz="0" w:space="0" w:color="auto"/>
        <w:bottom w:val="none" w:sz="0" w:space="0" w:color="auto"/>
        <w:right w:val="none" w:sz="0" w:space="0" w:color="auto"/>
      </w:divBdr>
    </w:div>
    <w:div w:id="1843087430">
      <w:bodyDiv w:val="1"/>
      <w:marLeft w:val="0"/>
      <w:marRight w:val="0"/>
      <w:marTop w:val="0"/>
      <w:marBottom w:val="0"/>
      <w:divBdr>
        <w:top w:val="none" w:sz="0" w:space="0" w:color="auto"/>
        <w:left w:val="none" w:sz="0" w:space="0" w:color="auto"/>
        <w:bottom w:val="none" w:sz="0" w:space="0" w:color="auto"/>
        <w:right w:val="none" w:sz="0" w:space="0" w:color="auto"/>
      </w:divBdr>
    </w:div>
    <w:div w:id="1845237963">
      <w:bodyDiv w:val="1"/>
      <w:marLeft w:val="0"/>
      <w:marRight w:val="0"/>
      <w:marTop w:val="0"/>
      <w:marBottom w:val="0"/>
      <w:divBdr>
        <w:top w:val="none" w:sz="0" w:space="0" w:color="auto"/>
        <w:left w:val="none" w:sz="0" w:space="0" w:color="auto"/>
        <w:bottom w:val="none" w:sz="0" w:space="0" w:color="auto"/>
        <w:right w:val="none" w:sz="0" w:space="0" w:color="auto"/>
      </w:divBdr>
    </w:div>
    <w:div w:id="1845318132">
      <w:bodyDiv w:val="1"/>
      <w:marLeft w:val="0"/>
      <w:marRight w:val="0"/>
      <w:marTop w:val="0"/>
      <w:marBottom w:val="0"/>
      <w:divBdr>
        <w:top w:val="none" w:sz="0" w:space="0" w:color="auto"/>
        <w:left w:val="none" w:sz="0" w:space="0" w:color="auto"/>
        <w:bottom w:val="none" w:sz="0" w:space="0" w:color="auto"/>
        <w:right w:val="none" w:sz="0" w:space="0" w:color="auto"/>
      </w:divBdr>
    </w:div>
    <w:div w:id="1845626008">
      <w:bodyDiv w:val="1"/>
      <w:marLeft w:val="0"/>
      <w:marRight w:val="0"/>
      <w:marTop w:val="0"/>
      <w:marBottom w:val="0"/>
      <w:divBdr>
        <w:top w:val="none" w:sz="0" w:space="0" w:color="auto"/>
        <w:left w:val="none" w:sz="0" w:space="0" w:color="auto"/>
        <w:bottom w:val="none" w:sz="0" w:space="0" w:color="auto"/>
        <w:right w:val="none" w:sz="0" w:space="0" w:color="auto"/>
      </w:divBdr>
    </w:div>
    <w:div w:id="1845896173">
      <w:bodyDiv w:val="1"/>
      <w:marLeft w:val="0"/>
      <w:marRight w:val="0"/>
      <w:marTop w:val="0"/>
      <w:marBottom w:val="0"/>
      <w:divBdr>
        <w:top w:val="none" w:sz="0" w:space="0" w:color="auto"/>
        <w:left w:val="none" w:sz="0" w:space="0" w:color="auto"/>
        <w:bottom w:val="none" w:sz="0" w:space="0" w:color="auto"/>
        <w:right w:val="none" w:sz="0" w:space="0" w:color="auto"/>
      </w:divBdr>
    </w:div>
    <w:div w:id="1846090879">
      <w:bodyDiv w:val="1"/>
      <w:marLeft w:val="0"/>
      <w:marRight w:val="0"/>
      <w:marTop w:val="0"/>
      <w:marBottom w:val="0"/>
      <w:divBdr>
        <w:top w:val="none" w:sz="0" w:space="0" w:color="auto"/>
        <w:left w:val="none" w:sz="0" w:space="0" w:color="auto"/>
        <w:bottom w:val="none" w:sz="0" w:space="0" w:color="auto"/>
        <w:right w:val="none" w:sz="0" w:space="0" w:color="auto"/>
      </w:divBdr>
    </w:div>
    <w:div w:id="1846629964">
      <w:bodyDiv w:val="1"/>
      <w:marLeft w:val="0"/>
      <w:marRight w:val="0"/>
      <w:marTop w:val="0"/>
      <w:marBottom w:val="0"/>
      <w:divBdr>
        <w:top w:val="none" w:sz="0" w:space="0" w:color="auto"/>
        <w:left w:val="none" w:sz="0" w:space="0" w:color="auto"/>
        <w:bottom w:val="none" w:sz="0" w:space="0" w:color="auto"/>
        <w:right w:val="none" w:sz="0" w:space="0" w:color="auto"/>
      </w:divBdr>
    </w:div>
    <w:div w:id="1846631583">
      <w:bodyDiv w:val="1"/>
      <w:marLeft w:val="0"/>
      <w:marRight w:val="0"/>
      <w:marTop w:val="0"/>
      <w:marBottom w:val="0"/>
      <w:divBdr>
        <w:top w:val="none" w:sz="0" w:space="0" w:color="auto"/>
        <w:left w:val="none" w:sz="0" w:space="0" w:color="auto"/>
        <w:bottom w:val="none" w:sz="0" w:space="0" w:color="auto"/>
        <w:right w:val="none" w:sz="0" w:space="0" w:color="auto"/>
      </w:divBdr>
    </w:div>
    <w:div w:id="1848252365">
      <w:bodyDiv w:val="1"/>
      <w:marLeft w:val="0"/>
      <w:marRight w:val="0"/>
      <w:marTop w:val="0"/>
      <w:marBottom w:val="0"/>
      <w:divBdr>
        <w:top w:val="none" w:sz="0" w:space="0" w:color="auto"/>
        <w:left w:val="none" w:sz="0" w:space="0" w:color="auto"/>
        <w:bottom w:val="none" w:sz="0" w:space="0" w:color="auto"/>
        <w:right w:val="none" w:sz="0" w:space="0" w:color="auto"/>
      </w:divBdr>
    </w:div>
    <w:div w:id="1849367452">
      <w:bodyDiv w:val="1"/>
      <w:marLeft w:val="0"/>
      <w:marRight w:val="0"/>
      <w:marTop w:val="0"/>
      <w:marBottom w:val="0"/>
      <w:divBdr>
        <w:top w:val="none" w:sz="0" w:space="0" w:color="auto"/>
        <w:left w:val="none" w:sz="0" w:space="0" w:color="auto"/>
        <w:bottom w:val="none" w:sz="0" w:space="0" w:color="auto"/>
        <w:right w:val="none" w:sz="0" w:space="0" w:color="auto"/>
      </w:divBdr>
    </w:div>
    <w:div w:id="1849638289">
      <w:bodyDiv w:val="1"/>
      <w:marLeft w:val="0"/>
      <w:marRight w:val="0"/>
      <w:marTop w:val="0"/>
      <w:marBottom w:val="0"/>
      <w:divBdr>
        <w:top w:val="none" w:sz="0" w:space="0" w:color="auto"/>
        <w:left w:val="none" w:sz="0" w:space="0" w:color="auto"/>
        <w:bottom w:val="none" w:sz="0" w:space="0" w:color="auto"/>
        <w:right w:val="none" w:sz="0" w:space="0" w:color="auto"/>
      </w:divBdr>
    </w:div>
    <w:div w:id="1850096655">
      <w:bodyDiv w:val="1"/>
      <w:marLeft w:val="0"/>
      <w:marRight w:val="0"/>
      <w:marTop w:val="0"/>
      <w:marBottom w:val="0"/>
      <w:divBdr>
        <w:top w:val="none" w:sz="0" w:space="0" w:color="auto"/>
        <w:left w:val="none" w:sz="0" w:space="0" w:color="auto"/>
        <w:bottom w:val="none" w:sz="0" w:space="0" w:color="auto"/>
        <w:right w:val="none" w:sz="0" w:space="0" w:color="auto"/>
      </w:divBdr>
    </w:div>
    <w:div w:id="1850102987">
      <w:bodyDiv w:val="1"/>
      <w:marLeft w:val="0"/>
      <w:marRight w:val="0"/>
      <w:marTop w:val="0"/>
      <w:marBottom w:val="0"/>
      <w:divBdr>
        <w:top w:val="none" w:sz="0" w:space="0" w:color="auto"/>
        <w:left w:val="none" w:sz="0" w:space="0" w:color="auto"/>
        <w:bottom w:val="none" w:sz="0" w:space="0" w:color="auto"/>
        <w:right w:val="none" w:sz="0" w:space="0" w:color="auto"/>
      </w:divBdr>
    </w:div>
    <w:div w:id="1850752166">
      <w:bodyDiv w:val="1"/>
      <w:marLeft w:val="0"/>
      <w:marRight w:val="0"/>
      <w:marTop w:val="0"/>
      <w:marBottom w:val="0"/>
      <w:divBdr>
        <w:top w:val="none" w:sz="0" w:space="0" w:color="auto"/>
        <w:left w:val="none" w:sz="0" w:space="0" w:color="auto"/>
        <w:bottom w:val="none" w:sz="0" w:space="0" w:color="auto"/>
        <w:right w:val="none" w:sz="0" w:space="0" w:color="auto"/>
      </w:divBdr>
    </w:div>
    <w:div w:id="1850825097">
      <w:bodyDiv w:val="1"/>
      <w:marLeft w:val="0"/>
      <w:marRight w:val="0"/>
      <w:marTop w:val="0"/>
      <w:marBottom w:val="0"/>
      <w:divBdr>
        <w:top w:val="none" w:sz="0" w:space="0" w:color="auto"/>
        <w:left w:val="none" w:sz="0" w:space="0" w:color="auto"/>
        <w:bottom w:val="none" w:sz="0" w:space="0" w:color="auto"/>
        <w:right w:val="none" w:sz="0" w:space="0" w:color="auto"/>
      </w:divBdr>
    </w:div>
    <w:div w:id="1850870828">
      <w:bodyDiv w:val="1"/>
      <w:marLeft w:val="0"/>
      <w:marRight w:val="0"/>
      <w:marTop w:val="0"/>
      <w:marBottom w:val="0"/>
      <w:divBdr>
        <w:top w:val="none" w:sz="0" w:space="0" w:color="auto"/>
        <w:left w:val="none" w:sz="0" w:space="0" w:color="auto"/>
        <w:bottom w:val="none" w:sz="0" w:space="0" w:color="auto"/>
        <w:right w:val="none" w:sz="0" w:space="0" w:color="auto"/>
      </w:divBdr>
    </w:div>
    <w:div w:id="1850875332">
      <w:bodyDiv w:val="1"/>
      <w:marLeft w:val="0"/>
      <w:marRight w:val="0"/>
      <w:marTop w:val="0"/>
      <w:marBottom w:val="0"/>
      <w:divBdr>
        <w:top w:val="none" w:sz="0" w:space="0" w:color="auto"/>
        <w:left w:val="none" w:sz="0" w:space="0" w:color="auto"/>
        <w:bottom w:val="none" w:sz="0" w:space="0" w:color="auto"/>
        <w:right w:val="none" w:sz="0" w:space="0" w:color="auto"/>
      </w:divBdr>
    </w:div>
    <w:div w:id="1851023874">
      <w:bodyDiv w:val="1"/>
      <w:marLeft w:val="0"/>
      <w:marRight w:val="0"/>
      <w:marTop w:val="0"/>
      <w:marBottom w:val="0"/>
      <w:divBdr>
        <w:top w:val="none" w:sz="0" w:space="0" w:color="auto"/>
        <w:left w:val="none" w:sz="0" w:space="0" w:color="auto"/>
        <w:bottom w:val="none" w:sz="0" w:space="0" w:color="auto"/>
        <w:right w:val="none" w:sz="0" w:space="0" w:color="auto"/>
      </w:divBdr>
    </w:div>
    <w:div w:id="1851333076">
      <w:bodyDiv w:val="1"/>
      <w:marLeft w:val="0"/>
      <w:marRight w:val="0"/>
      <w:marTop w:val="0"/>
      <w:marBottom w:val="0"/>
      <w:divBdr>
        <w:top w:val="none" w:sz="0" w:space="0" w:color="auto"/>
        <w:left w:val="none" w:sz="0" w:space="0" w:color="auto"/>
        <w:bottom w:val="none" w:sz="0" w:space="0" w:color="auto"/>
        <w:right w:val="none" w:sz="0" w:space="0" w:color="auto"/>
      </w:divBdr>
    </w:div>
    <w:div w:id="1851719944">
      <w:bodyDiv w:val="1"/>
      <w:marLeft w:val="0"/>
      <w:marRight w:val="0"/>
      <w:marTop w:val="0"/>
      <w:marBottom w:val="0"/>
      <w:divBdr>
        <w:top w:val="none" w:sz="0" w:space="0" w:color="auto"/>
        <w:left w:val="none" w:sz="0" w:space="0" w:color="auto"/>
        <w:bottom w:val="none" w:sz="0" w:space="0" w:color="auto"/>
        <w:right w:val="none" w:sz="0" w:space="0" w:color="auto"/>
      </w:divBdr>
    </w:div>
    <w:div w:id="1852404115">
      <w:bodyDiv w:val="1"/>
      <w:marLeft w:val="0"/>
      <w:marRight w:val="0"/>
      <w:marTop w:val="0"/>
      <w:marBottom w:val="0"/>
      <w:divBdr>
        <w:top w:val="none" w:sz="0" w:space="0" w:color="auto"/>
        <w:left w:val="none" w:sz="0" w:space="0" w:color="auto"/>
        <w:bottom w:val="none" w:sz="0" w:space="0" w:color="auto"/>
        <w:right w:val="none" w:sz="0" w:space="0" w:color="auto"/>
      </w:divBdr>
    </w:div>
    <w:div w:id="1852448023">
      <w:bodyDiv w:val="1"/>
      <w:marLeft w:val="0"/>
      <w:marRight w:val="0"/>
      <w:marTop w:val="0"/>
      <w:marBottom w:val="0"/>
      <w:divBdr>
        <w:top w:val="none" w:sz="0" w:space="0" w:color="auto"/>
        <w:left w:val="none" w:sz="0" w:space="0" w:color="auto"/>
        <w:bottom w:val="none" w:sz="0" w:space="0" w:color="auto"/>
        <w:right w:val="none" w:sz="0" w:space="0" w:color="auto"/>
      </w:divBdr>
    </w:div>
    <w:div w:id="1852453018">
      <w:bodyDiv w:val="1"/>
      <w:marLeft w:val="0"/>
      <w:marRight w:val="0"/>
      <w:marTop w:val="0"/>
      <w:marBottom w:val="0"/>
      <w:divBdr>
        <w:top w:val="none" w:sz="0" w:space="0" w:color="auto"/>
        <w:left w:val="none" w:sz="0" w:space="0" w:color="auto"/>
        <w:bottom w:val="none" w:sz="0" w:space="0" w:color="auto"/>
        <w:right w:val="none" w:sz="0" w:space="0" w:color="auto"/>
      </w:divBdr>
    </w:div>
    <w:div w:id="1853180219">
      <w:bodyDiv w:val="1"/>
      <w:marLeft w:val="0"/>
      <w:marRight w:val="0"/>
      <w:marTop w:val="0"/>
      <w:marBottom w:val="0"/>
      <w:divBdr>
        <w:top w:val="none" w:sz="0" w:space="0" w:color="auto"/>
        <w:left w:val="none" w:sz="0" w:space="0" w:color="auto"/>
        <w:bottom w:val="none" w:sz="0" w:space="0" w:color="auto"/>
        <w:right w:val="none" w:sz="0" w:space="0" w:color="auto"/>
      </w:divBdr>
    </w:div>
    <w:div w:id="1853493241">
      <w:bodyDiv w:val="1"/>
      <w:marLeft w:val="0"/>
      <w:marRight w:val="0"/>
      <w:marTop w:val="0"/>
      <w:marBottom w:val="0"/>
      <w:divBdr>
        <w:top w:val="none" w:sz="0" w:space="0" w:color="auto"/>
        <w:left w:val="none" w:sz="0" w:space="0" w:color="auto"/>
        <w:bottom w:val="none" w:sz="0" w:space="0" w:color="auto"/>
        <w:right w:val="none" w:sz="0" w:space="0" w:color="auto"/>
      </w:divBdr>
    </w:div>
    <w:div w:id="1853907494">
      <w:bodyDiv w:val="1"/>
      <w:marLeft w:val="0"/>
      <w:marRight w:val="0"/>
      <w:marTop w:val="0"/>
      <w:marBottom w:val="0"/>
      <w:divBdr>
        <w:top w:val="none" w:sz="0" w:space="0" w:color="auto"/>
        <w:left w:val="none" w:sz="0" w:space="0" w:color="auto"/>
        <w:bottom w:val="none" w:sz="0" w:space="0" w:color="auto"/>
        <w:right w:val="none" w:sz="0" w:space="0" w:color="auto"/>
      </w:divBdr>
    </w:div>
    <w:div w:id="1854759488">
      <w:bodyDiv w:val="1"/>
      <w:marLeft w:val="0"/>
      <w:marRight w:val="0"/>
      <w:marTop w:val="0"/>
      <w:marBottom w:val="0"/>
      <w:divBdr>
        <w:top w:val="none" w:sz="0" w:space="0" w:color="auto"/>
        <w:left w:val="none" w:sz="0" w:space="0" w:color="auto"/>
        <w:bottom w:val="none" w:sz="0" w:space="0" w:color="auto"/>
        <w:right w:val="none" w:sz="0" w:space="0" w:color="auto"/>
      </w:divBdr>
    </w:div>
    <w:div w:id="1854877535">
      <w:bodyDiv w:val="1"/>
      <w:marLeft w:val="0"/>
      <w:marRight w:val="0"/>
      <w:marTop w:val="0"/>
      <w:marBottom w:val="0"/>
      <w:divBdr>
        <w:top w:val="none" w:sz="0" w:space="0" w:color="auto"/>
        <w:left w:val="none" w:sz="0" w:space="0" w:color="auto"/>
        <w:bottom w:val="none" w:sz="0" w:space="0" w:color="auto"/>
        <w:right w:val="none" w:sz="0" w:space="0" w:color="auto"/>
      </w:divBdr>
    </w:div>
    <w:div w:id="1855534683">
      <w:bodyDiv w:val="1"/>
      <w:marLeft w:val="0"/>
      <w:marRight w:val="0"/>
      <w:marTop w:val="0"/>
      <w:marBottom w:val="0"/>
      <w:divBdr>
        <w:top w:val="none" w:sz="0" w:space="0" w:color="auto"/>
        <w:left w:val="none" w:sz="0" w:space="0" w:color="auto"/>
        <w:bottom w:val="none" w:sz="0" w:space="0" w:color="auto"/>
        <w:right w:val="none" w:sz="0" w:space="0" w:color="auto"/>
      </w:divBdr>
    </w:div>
    <w:div w:id="1855656245">
      <w:bodyDiv w:val="1"/>
      <w:marLeft w:val="0"/>
      <w:marRight w:val="0"/>
      <w:marTop w:val="0"/>
      <w:marBottom w:val="0"/>
      <w:divBdr>
        <w:top w:val="none" w:sz="0" w:space="0" w:color="auto"/>
        <w:left w:val="none" w:sz="0" w:space="0" w:color="auto"/>
        <w:bottom w:val="none" w:sz="0" w:space="0" w:color="auto"/>
        <w:right w:val="none" w:sz="0" w:space="0" w:color="auto"/>
      </w:divBdr>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55917046">
      <w:bodyDiv w:val="1"/>
      <w:marLeft w:val="0"/>
      <w:marRight w:val="0"/>
      <w:marTop w:val="0"/>
      <w:marBottom w:val="0"/>
      <w:divBdr>
        <w:top w:val="none" w:sz="0" w:space="0" w:color="auto"/>
        <w:left w:val="none" w:sz="0" w:space="0" w:color="auto"/>
        <w:bottom w:val="none" w:sz="0" w:space="0" w:color="auto"/>
        <w:right w:val="none" w:sz="0" w:space="0" w:color="auto"/>
      </w:divBdr>
    </w:div>
    <w:div w:id="1856263788">
      <w:bodyDiv w:val="1"/>
      <w:marLeft w:val="0"/>
      <w:marRight w:val="0"/>
      <w:marTop w:val="0"/>
      <w:marBottom w:val="0"/>
      <w:divBdr>
        <w:top w:val="none" w:sz="0" w:space="0" w:color="auto"/>
        <w:left w:val="none" w:sz="0" w:space="0" w:color="auto"/>
        <w:bottom w:val="none" w:sz="0" w:space="0" w:color="auto"/>
        <w:right w:val="none" w:sz="0" w:space="0" w:color="auto"/>
      </w:divBdr>
    </w:div>
    <w:div w:id="1856721978">
      <w:bodyDiv w:val="1"/>
      <w:marLeft w:val="0"/>
      <w:marRight w:val="0"/>
      <w:marTop w:val="0"/>
      <w:marBottom w:val="0"/>
      <w:divBdr>
        <w:top w:val="none" w:sz="0" w:space="0" w:color="auto"/>
        <w:left w:val="none" w:sz="0" w:space="0" w:color="auto"/>
        <w:bottom w:val="none" w:sz="0" w:space="0" w:color="auto"/>
        <w:right w:val="none" w:sz="0" w:space="0" w:color="auto"/>
      </w:divBdr>
    </w:div>
    <w:div w:id="1857190094">
      <w:bodyDiv w:val="1"/>
      <w:marLeft w:val="0"/>
      <w:marRight w:val="0"/>
      <w:marTop w:val="0"/>
      <w:marBottom w:val="0"/>
      <w:divBdr>
        <w:top w:val="none" w:sz="0" w:space="0" w:color="auto"/>
        <w:left w:val="none" w:sz="0" w:space="0" w:color="auto"/>
        <w:bottom w:val="none" w:sz="0" w:space="0" w:color="auto"/>
        <w:right w:val="none" w:sz="0" w:space="0" w:color="auto"/>
      </w:divBdr>
    </w:div>
    <w:div w:id="1857572184">
      <w:bodyDiv w:val="1"/>
      <w:marLeft w:val="0"/>
      <w:marRight w:val="0"/>
      <w:marTop w:val="0"/>
      <w:marBottom w:val="0"/>
      <w:divBdr>
        <w:top w:val="none" w:sz="0" w:space="0" w:color="auto"/>
        <w:left w:val="none" w:sz="0" w:space="0" w:color="auto"/>
        <w:bottom w:val="none" w:sz="0" w:space="0" w:color="auto"/>
        <w:right w:val="none" w:sz="0" w:space="0" w:color="auto"/>
      </w:divBdr>
    </w:div>
    <w:div w:id="1858157401">
      <w:bodyDiv w:val="1"/>
      <w:marLeft w:val="0"/>
      <w:marRight w:val="0"/>
      <w:marTop w:val="0"/>
      <w:marBottom w:val="0"/>
      <w:divBdr>
        <w:top w:val="none" w:sz="0" w:space="0" w:color="auto"/>
        <w:left w:val="none" w:sz="0" w:space="0" w:color="auto"/>
        <w:bottom w:val="none" w:sz="0" w:space="0" w:color="auto"/>
        <w:right w:val="none" w:sz="0" w:space="0" w:color="auto"/>
      </w:divBdr>
    </w:div>
    <w:div w:id="1859155723">
      <w:bodyDiv w:val="1"/>
      <w:marLeft w:val="0"/>
      <w:marRight w:val="0"/>
      <w:marTop w:val="0"/>
      <w:marBottom w:val="0"/>
      <w:divBdr>
        <w:top w:val="none" w:sz="0" w:space="0" w:color="auto"/>
        <w:left w:val="none" w:sz="0" w:space="0" w:color="auto"/>
        <w:bottom w:val="none" w:sz="0" w:space="0" w:color="auto"/>
        <w:right w:val="none" w:sz="0" w:space="0" w:color="auto"/>
      </w:divBdr>
    </w:div>
    <w:div w:id="1859157087">
      <w:bodyDiv w:val="1"/>
      <w:marLeft w:val="0"/>
      <w:marRight w:val="0"/>
      <w:marTop w:val="0"/>
      <w:marBottom w:val="0"/>
      <w:divBdr>
        <w:top w:val="none" w:sz="0" w:space="0" w:color="auto"/>
        <w:left w:val="none" w:sz="0" w:space="0" w:color="auto"/>
        <w:bottom w:val="none" w:sz="0" w:space="0" w:color="auto"/>
        <w:right w:val="none" w:sz="0" w:space="0" w:color="auto"/>
      </w:divBdr>
    </w:div>
    <w:div w:id="1860002401">
      <w:bodyDiv w:val="1"/>
      <w:marLeft w:val="0"/>
      <w:marRight w:val="0"/>
      <w:marTop w:val="0"/>
      <w:marBottom w:val="0"/>
      <w:divBdr>
        <w:top w:val="none" w:sz="0" w:space="0" w:color="auto"/>
        <w:left w:val="none" w:sz="0" w:space="0" w:color="auto"/>
        <w:bottom w:val="none" w:sz="0" w:space="0" w:color="auto"/>
        <w:right w:val="none" w:sz="0" w:space="0" w:color="auto"/>
      </w:divBdr>
    </w:div>
    <w:div w:id="1860046991">
      <w:bodyDiv w:val="1"/>
      <w:marLeft w:val="0"/>
      <w:marRight w:val="0"/>
      <w:marTop w:val="0"/>
      <w:marBottom w:val="0"/>
      <w:divBdr>
        <w:top w:val="none" w:sz="0" w:space="0" w:color="auto"/>
        <w:left w:val="none" w:sz="0" w:space="0" w:color="auto"/>
        <w:bottom w:val="none" w:sz="0" w:space="0" w:color="auto"/>
        <w:right w:val="none" w:sz="0" w:space="0" w:color="auto"/>
      </w:divBdr>
    </w:div>
    <w:div w:id="1860315744">
      <w:bodyDiv w:val="1"/>
      <w:marLeft w:val="0"/>
      <w:marRight w:val="0"/>
      <w:marTop w:val="0"/>
      <w:marBottom w:val="0"/>
      <w:divBdr>
        <w:top w:val="none" w:sz="0" w:space="0" w:color="auto"/>
        <w:left w:val="none" w:sz="0" w:space="0" w:color="auto"/>
        <w:bottom w:val="none" w:sz="0" w:space="0" w:color="auto"/>
        <w:right w:val="none" w:sz="0" w:space="0" w:color="auto"/>
      </w:divBdr>
    </w:div>
    <w:div w:id="1860390649">
      <w:bodyDiv w:val="1"/>
      <w:marLeft w:val="0"/>
      <w:marRight w:val="0"/>
      <w:marTop w:val="0"/>
      <w:marBottom w:val="0"/>
      <w:divBdr>
        <w:top w:val="none" w:sz="0" w:space="0" w:color="auto"/>
        <w:left w:val="none" w:sz="0" w:space="0" w:color="auto"/>
        <w:bottom w:val="none" w:sz="0" w:space="0" w:color="auto"/>
        <w:right w:val="none" w:sz="0" w:space="0" w:color="auto"/>
      </w:divBdr>
    </w:div>
    <w:div w:id="1860579464">
      <w:bodyDiv w:val="1"/>
      <w:marLeft w:val="0"/>
      <w:marRight w:val="0"/>
      <w:marTop w:val="0"/>
      <w:marBottom w:val="0"/>
      <w:divBdr>
        <w:top w:val="none" w:sz="0" w:space="0" w:color="auto"/>
        <w:left w:val="none" w:sz="0" w:space="0" w:color="auto"/>
        <w:bottom w:val="none" w:sz="0" w:space="0" w:color="auto"/>
        <w:right w:val="none" w:sz="0" w:space="0" w:color="auto"/>
      </w:divBdr>
    </w:div>
    <w:div w:id="1860653283">
      <w:bodyDiv w:val="1"/>
      <w:marLeft w:val="0"/>
      <w:marRight w:val="0"/>
      <w:marTop w:val="0"/>
      <w:marBottom w:val="0"/>
      <w:divBdr>
        <w:top w:val="none" w:sz="0" w:space="0" w:color="auto"/>
        <w:left w:val="none" w:sz="0" w:space="0" w:color="auto"/>
        <w:bottom w:val="none" w:sz="0" w:space="0" w:color="auto"/>
        <w:right w:val="none" w:sz="0" w:space="0" w:color="auto"/>
      </w:divBdr>
    </w:div>
    <w:div w:id="1861237849">
      <w:bodyDiv w:val="1"/>
      <w:marLeft w:val="0"/>
      <w:marRight w:val="0"/>
      <w:marTop w:val="0"/>
      <w:marBottom w:val="0"/>
      <w:divBdr>
        <w:top w:val="none" w:sz="0" w:space="0" w:color="auto"/>
        <w:left w:val="none" w:sz="0" w:space="0" w:color="auto"/>
        <w:bottom w:val="none" w:sz="0" w:space="0" w:color="auto"/>
        <w:right w:val="none" w:sz="0" w:space="0" w:color="auto"/>
      </w:divBdr>
    </w:div>
    <w:div w:id="1861314783">
      <w:bodyDiv w:val="1"/>
      <w:marLeft w:val="0"/>
      <w:marRight w:val="0"/>
      <w:marTop w:val="0"/>
      <w:marBottom w:val="0"/>
      <w:divBdr>
        <w:top w:val="none" w:sz="0" w:space="0" w:color="auto"/>
        <w:left w:val="none" w:sz="0" w:space="0" w:color="auto"/>
        <w:bottom w:val="none" w:sz="0" w:space="0" w:color="auto"/>
        <w:right w:val="none" w:sz="0" w:space="0" w:color="auto"/>
      </w:divBdr>
    </w:div>
    <w:div w:id="1861551157">
      <w:bodyDiv w:val="1"/>
      <w:marLeft w:val="0"/>
      <w:marRight w:val="0"/>
      <w:marTop w:val="0"/>
      <w:marBottom w:val="0"/>
      <w:divBdr>
        <w:top w:val="none" w:sz="0" w:space="0" w:color="auto"/>
        <w:left w:val="none" w:sz="0" w:space="0" w:color="auto"/>
        <w:bottom w:val="none" w:sz="0" w:space="0" w:color="auto"/>
        <w:right w:val="none" w:sz="0" w:space="0" w:color="auto"/>
      </w:divBdr>
    </w:div>
    <w:div w:id="1861779408">
      <w:bodyDiv w:val="1"/>
      <w:marLeft w:val="0"/>
      <w:marRight w:val="0"/>
      <w:marTop w:val="0"/>
      <w:marBottom w:val="0"/>
      <w:divBdr>
        <w:top w:val="none" w:sz="0" w:space="0" w:color="auto"/>
        <w:left w:val="none" w:sz="0" w:space="0" w:color="auto"/>
        <w:bottom w:val="none" w:sz="0" w:space="0" w:color="auto"/>
        <w:right w:val="none" w:sz="0" w:space="0" w:color="auto"/>
      </w:divBdr>
    </w:div>
    <w:div w:id="1863125826">
      <w:bodyDiv w:val="1"/>
      <w:marLeft w:val="0"/>
      <w:marRight w:val="0"/>
      <w:marTop w:val="0"/>
      <w:marBottom w:val="0"/>
      <w:divBdr>
        <w:top w:val="none" w:sz="0" w:space="0" w:color="auto"/>
        <w:left w:val="none" w:sz="0" w:space="0" w:color="auto"/>
        <w:bottom w:val="none" w:sz="0" w:space="0" w:color="auto"/>
        <w:right w:val="none" w:sz="0" w:space="0" w:color="auto"/>
      </w:divBdr>
    </w:div>
    <w:div w:id="1863319595">
      <w:bodyDiv w:val="1"/>
      <w:marLeft w:val="0"/>
      <w:marRight w:val="0"/>
      <w:marTop w:val="0"/>
      <w:marBottom w:val="0"/>
      <w:divBdr>
        <w:top w:val="none" w:sz="0" w:space="0" w:color="auto"/>
        <w:left w:val="none" w:sz="0" w:space="0" w:color="auto"/>
        <w:bottom w:val="none" w:sz="0" w:space="0" w:color="auto"/>
        <w:right w:val="none" w:sz="0" w:space="0" w:color="auto"/>
      </w:divBdr>
    </w:div>
    <w:div w:id="1863587643">
      <w:bodyDiv w:val="1"/>
      <w:marLeft w:val="0"/>
      <w:marRight w:val="0"/>
      <w:marTop w:val="0"/>
      <w:marBottom w:val="0"/>
      <w:divBdr>
        <w:top w:val="none" w:sz="0" w:space="0" w:color="auto"/>
        <w:left w:val="none" w:sz="0" w:space="0" w:color="auto"/>
        <w:bottom w:val="none" w:sz="0" w:space="0" w:color="auto"/>
        <w:right w:val="none" w:sz="0" w:space="0" w:color="auto"/>
      </w:divBdr>
    </w:div>
    <w:div w:id="1863780914">
      <w:bodyDiv w:val="1"/>
      <w:marLeft w:val="0"/>
      <w:marRight w:val="0"/>
      <w:marTop w:val="0"/>
      <w:marBottom w:val="0"/>
      <w:divBdr>
        <w:top w:val="none" w:sz="0" w:space="0" w:color="auto"/>
        <w:left w:val="none" w:sz="0" w:space="0" w:color="auto"/>
        <w:bottom w:val="none" w:sz="0" w:space="0" w:color="auto"/>
        <w:right w:val="none" w:sz="0" w:space="0" w:color="auto"/>
      </w:divBdr>
    </w:div>
    <w:div w:id="1864587895">
      <w:bodyDiv w:val="1"/>
      <w:marLeft w:val="0"/>
      <w:marRight w:val="0"/>
      <w:marTop w:val="0"/>
      <w:marBottom w:val="0"/>
      <w:divBdr>
        <w:top w:val="none" w:sz="0" w:space="0" w:color="auto"/>
        <w:left w:val="none" w:sz="0" w:space="0" w:color="auto"/>
        <w:bottom w:val="none" w:sz="0" w:space="0" w:color="auto"/>
        <w:right w:val="none" w:sz="0" w:space="0" w:color="auto"/>
      </w:divBdr>
    </w:div>
    <w:div w:id="1864707833">
      <w:bodyDiv w:val="1"/>
      <w:marLeft w:val="0"/>
      <w:marRight w:val="0"/>
      <w:marTop w:val="0"/>
      <w:marBottom w:val="0"/>
      <w:divBdr>
        <w:top w:val="none" w:sz="0" w:space="0" w:color="auto"/>
        <w:left w:val="none" w:sz="0" w:space="0" w:color="auto"/>
        <w:bottom w:val="none" w:sz="0" w:space="0" w:color="auto"/>
        <w:right w:val="none" w:sz="0" w:space="0" w:color="auto"/>
      </w:divBdr>
    </w:div>
    <w:div w:id="1865094544">
      <w:bodyDiv w:val="1"/>
      <w:marLeft w:val="0"/>
      <w:marRight w:val="0"/>
      <w:marTop w:val="0"/>
      <w:marBottom w:val="0"/>
      <w:divBdr>
        <w:top w:val="none" w:sz="0" w:space="0" w:color="auto"/>
        <w:left w:val="none" w:sz="0" w:space="0" w:color="auto"/>
        <w:bottom w:val="none" w:sz="0" w:space="0" w:color="auto"/>
        <w:right w:val="none" w:sz="0" w:space="0" w:color="auto"/>
      </w:divBdr>
    </w:div>
    <w:div w:id="1866627415">
      <w:bodyDiv w:val="1"/>
      <w:marLeft w:val="0"/>
      <w:marRight w:val="0"/>
      <w:marTop w:val="0"/>
      <w:marBottom w:val="0"/>
      <w:divBdr>
        <w:top w:val="none" w:sz="0" w:space="0" w:color="auto"/>
        <w:left w:val="none" w:sz="0" w:space="0" w:color="auto"/>
        <w:bottom w:val="none" w:sz="0" w:space="0" w:color="auto"/>
        <w:right w:val="none" w:sz="0" w:space="0" w:color="auto"/>
      </w:divBdr>
    </w:div>
    <w:div w:id="1866628007">
      <w:bodyDiv w:val="1"/>
      <w:marLeft w:val="0"/>
      <w:marRight w:val="0"/>
      <w:marTop w:val="0"/>
      <w:marBottom w:val="0"/>
      <w:divBdr>
        <w:top w:val="none" w:sz="0" w:space="0" w:color="auto"/>
        <w:left w:val="none" w:sz="0" w:space="0" w:color="auto"/>
        <w:bottom w:val="none" w:sz="0" w:space="0" w:color="auto"/>
        <w:right w:val="none" w:sz="0" w:space="0" w:color="auto"/>
      </w:divBdr>
    </w:div>
    <w:div w:id="1866938310">
      <w:bodyDiv w:val="1"/>
      <w:marLeft w:val="0"/>
      <w:marRight w:val="0"/>
      <w:marTop w:val="0"/>
      <w:marBottom w:val="0"/>
      <w:divBdr>
        <w:top w:val="none" w:sz="0" w:space="0" w:color="auto"/>
        <w:left w:val="none" w:sz="0" w:space="0" w:color="auto"/>
        <w:bottom w:val="none" w:sz="0" w:space="0" w:color="auto"/>
        <w:right w:val="none" w:sz="0" w:space="0" w:color="auto"/>
      </w:divBdr>
    </w:div>
    <w:div w:id="1867983957">
      <w:bodyDiv w:val="1"/>
      <w:marLeft w:val="0"/>
      <w:marRight w:val="0"/>
      <w:marTop w:val="0"/>
      <w:marBottom w:val="0"/>
      <w:divBdr>
        <w:top w:val="none" w:sz="0" w:space="0" w:color="auto"/>
        <w:left w:val="none" w:sz="0" w:space="0" w:color="auto"/>
        <w:bottom w:val="none" w:sz="0" w:space="0" w:color="auto"/>
        <w:right w:val="none" w:sz="0" w:space="0" w:color="auto"/>
      </w:divBdr>
    </w:div>
    <w:div w:id="1868909206">
      <w:bodyDiv w:val="1"/>
      <w:marLeft w:val="0"/>
      <w:marRight w:val="0"/>
      <w:marTop w:val="0"/>
      <w:marBottom w:val="0"/>
      <w:divBdr>
        <w:top w:val="none" w:sz="0" w:space="0" w:color="auto"/>
        <w:left w:val="none" w:sz="0" w:space="0" w:color="auto"/>
        <w:bottom w:val="none" w:sz="0" w:space="0" w:color="auto"/>
        <w:right w:val="none" w:sz="0" w:space="0" w:color="auto"/>
      </w:divBdr>
    </w:div>
    <w:div w:id="1869676911">
      <w:bodyDiv w:val="1"/>
      <w:marLeft w:val="0"/>
      <w:marRight w:val="0"/>
      <w:marTop w:val="0"/>
      <w:marBottom w:val="0"/>
      <w:divBdr>
        <w:top w:val="none" w:sz="0" w:space="0" w:color="auto"/>
        <w:left w:val="none" w:sz="0" w:space="0" w:color="auto"/>
        <w:bottom w:val="none" w:sz="0" w:space="0" w:color="auto"/>
        <w:right w:val="none" w:sz="0" w:space="0" w:color="auto"/>
      </w:divBdr>
    </w:div>
    <w:div w:id="1870332024">
      <w:bodyDiv w:val="1"/>
      <w:marLeft w:val="0"/>
      <w:marRight w:val="0"/>
      <w:marTop w:val="0"/>
      <w:marBottom w:val="0"/>
      <w:divBdr>
        <w:top w:val="none" w:sz="0" w:space="0" w:color="auto"/>
        <w:left w:val="none" w:sz="0" w:space="0" w:color="auto"/>
        <w:bottom w:val="none" w:sz="0" w:space="0" w:color="auto"/>
        <w:right w:val="none" w:sz="0" w:space="0" w:color="auto"/>
      </w:divBdr>
    </w:div>
    <w:div w:id="1870949632">
      <w:bodyDiv w:val="1"/>
      <w:marLeft w:val="0"/>
      <w:marRight w:val="0"/>
      <w:marTop w:val="0"/>
      <w:marBottom w:val="0"/>
      <w:divBdr>
        <w:top w:val="none" w:sz="0" w:space="0" w:color="auto"/>
        <w:left w:val="none" w:sz="0" w:space="0" w:color="auto"/>
        <w:bottom w:val="none" w:sz="0" w:space="0" w:color="auto"/>
        <w:right w:val="none" w:sz="0" w:space="0" w:color="auto"/>
      </w:divBdr>
    </w:div>
    <w:div w:id="1871409724">
      <w:bodyDiv w:val="1"/>
      <w:marLeft w:val="0"/>
      <w:marRight w:val="0"/>
      <w:marTop w:val="0"/>
      <w:marBottom w:val="0"/>
      <w:divBdr>
        <w:top w:val="none" w:sz="0" w:space="0" w:color="auto"/>
        <w:left w:val="none" w:sz="0" w:space="0" w:color="auto"/>
        <w:bottom w:val="none" w:sz="0" w:space="0" w:color="auto"/>
        <w:right w:val="none" w:sz="0" w:space="0" w:color="auto"/>
      </w:divBdr>
    </w:div>
    <w:div w:id="1872574071">
      <w:bodyDiv w:val="1"/>
      <w:marLeft w:val="0"/>
      <w:marRight w:val="0"/>
      <w:marTop w:val="0"/>
      <w:marBottom w:val="0"/>
      <w:divBdr>
        <w:top w:val="none" w:sz="0" w:space="0" w:color="auto"/>
        <w:left w:val="none" w:sz="0" w:space="0" w:color="auto"/>
        <w:bottom w:val="none" w:sz="0" w:space="0" w:color="auto"/>
        <w:right w:val="none" w:sz="0" w:space="0" w:color="auto"/>
      </w:divBdr>
    </w:div>
    <w:div w:id="1873104074">
      <w:bodyDiv w:val="1"/>
      <w:marLeft w:val="0"/>
      <w:marRight w:val="0"/>
      <w:marTop w:val="0"/>
      <w:marBottom w:val="0"/>
      <w:divBdr>
        <w:top w:val="none" w:sz="0" w:space="0" w:color="auto"/>
        <w:left w:val="none" w:sz="0" w:space="0" w:color="auto"/>
        <w:bottom w:val="none" w:sz="0" w:space="0" w:color="auto"/>
        <w:right w:val="none" w:sz="0" w:space="0" w:color="auto"/>
      </w:divBdr>
    </w:div>
    <w:div w:id="1873492046">
      <w:bodyDiv w:val="1"/>
      <w:marLeft w:val="0"/>
      <w:marRight w:val="0"/>
      <w:marTop w:val="0"/>
      <w:marBottom w:val="0"/>
      <w:divBdr>
        <w:top w:val="none" w:sz="0" w:space="0" w:color="auto"/>
        <w:left w:val="none" w:sz="0" w:space="0" w:color="auto"/>
        <w:bottom w:val="none" w:sz="0" w:space="0" w:color="auto"/>
        <w:right w:val="none" w:sz="0" w:space="0" w:color="auto"/>
      </w:divBdr>
    </w:div>
    <w:div w:id="1873493922">
      <w:bodyDiv w:val="1"/>
      <w:marLeft w:val="0"/>
      <w:marRight w:val="0"/>
      <w:marTop w:val="0"/>
      <w:marBottom w:val="0"/>
      <w:divBdr>
        <w:top w:val="none" w:sz="0" w:space="0" w:color="auto"/>
        <w:left w:val="none" w:sz="0" w:space="0" w:color="auto"/>
        <w:bottom w:val="none" w:sz="0" w:space="0" w:color="auto"/>
        <w:right w:val="none" w:sz="0" w:space="0" w:color="auto"/>
      </w:divBdr>
    </w:div>
    <w:div w:id="1873573627">
      <w:bodyDiv w:val="1"/>
      <w:marLeft w:val="0"/>
      <w:marRight w:val="0"/>
      <w:marTop w:val="0"/>
      <w:marBottom w:val="0"/>
      <w:divBdr>
        <w:top w:val="none" w:sz="0" w:space="0" w:color="auto"/>
        <w:left w:val="none" w:sz="0" w:space="0" w:color="auto"/>
        <w:bottom w:val="none" w:sz="0" w:space="0" w:color="auto"/>
        <w:right w:val="none" w:sz="0" w:space="0" w:color="auto"/>
      </w:divBdr>
    </w:div>
    <w:div w:id="1873760407">
      <w:bodyDiv w:val="1"/>
      <w:marLeft w:val="0"/>
      <w:marRight w:val="0"/>
      <w:marTop w:val="0"/>
      <w:marBottom w:val="0"/>
      <w:divBdr>
        <w:top w:val="none" w:sz="0" w:space="0" w:color="auto"/>
        <w:left w:val="none" w:sz="0" w:space="0" w:color="auto"/>
        <w:bottom w:val="none" w:sz="0" w:space="0" w:color="auto"/>
        <w:right w:val="none" w:sz="0" w:space="0" w:color="auto"/>
      </w:divBdr>
    </w:div>
    <w:div w:id="1873805534">
      <w:bodyDiv w:val="1"/>
      <w:marLeft w:val="0"/>
      <w:marRight w:val="0"/>
      <w:marTop w:val="0"/>
      <w:marBottom w:val="0"/>
      <w:divBdr>
        <w:top w:val="none" w:sz="0" w:space="0" w:color="auto"/>
        <w:left w:val="none" w:sz="0" w:space="0" w:color="auto"/>
        <w:bottom w:val="none" w:sz="0" w:space="0" w:color="auto"/>
        <w:right w:val="none" w:sz="0" w:space="0" w:color="auto"/>
      </w:divBdr>
    </w:div>
    <w:div w:id="1874492261">
      <w:bodyDiv w:val="1"/>
      <w:marLeft w:val="0"/>
      <w:marRight w:val="0"/>
      <w:marTop w:val="0"/>
      <w:marBottom w:val="0"/>
      <w:divBdr>
        <w:top w:val="none" w:sz="0" w:space="0" w:color="auto"/>
        <w:left w:val="none" w:sz="0" w:space="0" w:color="auto"/>
        <w:bottom w:val="none" w:sz="0" w:space="0" w:color="auto"/>
        <w:right w:val="none" w:sz="0" w:space="0" w:color="auto"/>
      </w:divBdr>
    </w:div>
    <w:div w:id="1875263191">
      <w:bodyDiv w:val="1"/>
      <w:marLeft w:val="0"/>
      <w:marRight w:val="0"/>
      <w:marTop w:val="0"/>
      <w:marBottom w:val="0"/>
      <w:divBdr>
        <w:top w:val="none" w:sz="0" w:space="0" w:color="auto"/>
        <w:left w:val="none" w:sz="0" w:space="0" w:color="auto"/>
        <w:bottom w:val="none" w:sz="0" w:space="0" w:color="auto"/>
        <w:right w:val="none" w:sz="0" w:space="0" w:color="auto"/>
      </w:divBdr>
    </w:div>
    <w:div w:id="1875388643">
      <w:bodyDiv w:val="1"/>
      <w:marLeft w:val="0"/>
      <w:marRight w:val="0"/>
      <w:marTop w:val="0"/>
      <w:marBottom w:val="0"/>
      <w:divBdr>
        <w:top w:val="none" w:sz="0" w:space="0" w:color="auto"/>
        <w:left w:val="none" w:sz="0" w:space="0" w:color="auto"/>
        <w:bottom w:val="none" w:sz="0" w:space="0" w:color="auto"/>
        <w:right w:val="none" w:sz="0" w:space="0" w:color="auto"/>
      </w:divBdr>
    </w:div>
    <w:div w:id="1875846625">
      <w:bodyDiv w:val="1"/>
      <w:marLeft w:val="0"/>
      <w:marRight w:val="0"/>
      <w:marTop w:val="0"/>
      <w:marBottom w:val="0"/>
      <w:divBdr>
        <w:top w:val="none" w:sz="0" w:space="0" w:color="auto"/>
        <w:left w:val="none" w:sz="0" w:space="0" w:color="auto"/>
        <w:bottom w:val="none" w:sz="0" w:space="0" w:color="auto"/>
        <w:right w:val="none" w:sz="0" w:space="0" w:color="auto"/>
      </w:divBdr>
    </w:div>
    <w:div w:id="1875918319">
      <w:bodyDiv w:val="1"/>
      <w:marLeft w:val="0"/>
      <w:marRight w:val="0"/>
      <w:marTop w:val="0"/>
      <w:marBottom w:val="0"/>
      <w:divBdr>
        <w:top w:val="none" w:sz="0" w:space="0" w:color="auto"/>
        <w:left w:val="none" w:sz="0" w:space="0" w:color="auto"/>
        <w:bottom w:val="none" w:sz="0" w:space="0" w:color="auto"/>
        <w:right w:val="none" w:sz="0" w:space="0" w:color="auto"/>
      </w:divBdr>
    </w:div>
    <w:div w:id="1877615015">
      <w:bodyDiv w:val="1"/>
      <w:marLeft w:val="0"/>
      <w:marRight w:val="0"/>
      <w:marTop w:val="0"/>
      <w:marBottom w:val="0"/>
      <w:divBdr>
        <w:top w:val="none" w:sz="0" w:space="0" w:color="auto"/>
        <w:left w:val="none" w:sz="0" w:space="0" w:color="auto"/>
        <w:bottom w:val="none" w:sz="0" w:space="0" w:color="auto"/>
        <w:right w:val="none" w:sz="0" w:space="0" w:color="auto"/>
      </w:divBdr>
    </w:div>
    <w:div w:id="1880823440">
      <w:bodyDiv w:val="1"/>
      <w:marLeft w:val="0"/>
      <w:marRight w:val="0"/>
      <w:marTop w:val="0"/>
      <w:marBottom w:val="0"/>
      <w:divBdr>
        <w:top w:val="none" w:sz="0" w:space="0" w:color="auto"/>
        <w:left w:val="none" w:sz="0" w:space="0" w:color="auto"/>
        <w:bottom w:val="none" w:sz="0" w:space="0" w:color="auto"/>
        <w:right w:val="none" w:sz="0" w:space="0" w:color="auto"/>
      </w:divBdr>
    </w:div>
    <w:div w:id="1881236148">
      <w:bodyDiv w:val="1"/>
      <w:marLeft w:val="0"/>
      <w:marRight w:val="0"/>
      <w:marTop w:val="0"/>
      <w:marBottom w:val="0"/>
      <w:divBdr>
        <w:top w:val="none" w:sz="0" w:space="0" w:color="auto"/>
        <w:left w:val="none" w:sz="0" w:space="0" w:color="auto"/>
        <w:bottom w:val="none" w:sz="0" w:space="0" w:color="auto"/>
        <w:right w:val="none" w:sz="0" w:space="0" w:color="auto"/>
      </w:divBdr>
    </w:div>
    <w:div w:id="1881699991">
      <w:bodyDiv w:val="1"/>
      <w:marLeft w:val="0"/>
      <w:marRight w:val="0"/>
      <w:marTop w:val="0"/>
      <w:marBottom w:val="0"/>
      <w:divBdr>
        <w:top w:val="none" w:sz="0" w:space="0" w:color="auto"/>
        <w:left w:val="none" w:sz="0" w:space="0" w:color="auto"/>
        <w:bottom w:val="none" w:sz="0" w:space="0" w:color="auto"/>
        <w:right w:val="none" w:sz="0" w:space="0" w:color="auto"/>
      </w:divBdr>
    </w:div>
    <w:div w:id="1881816475">
      <w:bodyDiv w:val="1"/>
      <w:marLeft w:val="0"/>
      <w:marRight w:val="0"/>
      <w:marTop w:val="0"/>
      <w:marBottom w:val="0"/>
      <w:divBdr>
        <w:top w:val="none" w:sz="0" w:space="0" w:color="auto"/>
        <w:left w:val="none" w:sz="0" w:space="0" w:color="auto"/>
        <w:bottom w:val="none" w:sz="0" w:space="0" w:color="auto"/>
        <w:right w:val="none" w:sz="0" w:space="0" w:color="auto"/>
      </w:divBdr>
    </w:div>
    <w:div w:id="1881897497">
      <w:bodyDiv w:val="1"/>
      <w:marLeft w:val="0"/>
      <w:marRight w:val="0"/>
      <w:marTop w:val="0"/>
      <w:marBottom w:val="0"/>
      <w:divBdr>
        <w:top w:val="none" w:sz="0" w:space="0" w:color="auto"/>
        <w:left w:val="none" w:sz="0" w:space="0" w:color="auto"/>
        <w:bottom w:val="none" w:sz="0" w:space="0" w:color="auto"/>
        <w:right w:val="none" w:sz="0" w:space="0" w:color="auto"/>
      </w:divBdr>
    </w:div>
    <w:div w:id="1881938794">
      <w:bodyDiv w:val="1"/>
      <w:marLeft w:val="0"/>
      <w:marRight w:val="0"/>
      <w:marTop w:val="0"/>
      <w:marBottom w:val="0"/>
      <w:divBdr>
        <w:top w:val="none" w:sz="0" w:space="0" w:color="auto"/>
        <w:left w:val="none" w:sz="0" w:space="0" w:color="auto"/>
        <w:bottom w:val="none" w:sz="0" w:space="0" w:color="auto"/>
        <w:right w:val="none" w:sz="0" w:space="0" w:color="auto"/>
      </w:divBdr>
    </w:div>
    <w:div w:id="1882206784">
      <w:bodyDiv w:val="1"/>
      <w:marLeft w:val="0"/>
      <w:marRight w:val="0"/>
      <w:marTop w:val="0"/>
      <w:marBottom w:val="0"/>
      <w:divBdr>
        <w:top w:val="none" w:sz="0" w:space="0" w:color="auto"/>
        <w:left w:val="none" w:sz="0" w:space="0" w:color="auto"/>
        <w:bottom w:val="none" w:sz="0" w:space="0" w:color="auto"/>
        <w:right w:val="none" w:sz="0" w:space="0" w:color="auto"/>
      </w:divBdr>
    </w:div>
    <w:div w:id="1882403470">
      <w:bodyDiv w:val="1"/>
      <w:marLeft w:val="0"/>
      <w:marRight w:val="0"/>
      <w:marTop w:val="0"/>
      <w:marBottom w:val="0"/>
      <w:divBdr>
        <w:top w:val="none" w:sz="0" w:space="0" w:color="auto"/>
        <w:left w:val="none" w:sz="0" w:space="0" w:color="auto"/>
        <w:bottom w:val="none" w:sz="0" w:space="0" w:color="auto"/>
        <w:right w:val="none" w:sz="0" w:space="0" w:color="auto"/>
      </w:divBdr>
    </w:div>
    <w:div w:id="1882590775">
      <w:bodyDiv w:val="1"/>
      <w:marLeft w:val="0"/>
      <w:marRight w:val="0"/>
      <w:marTop w:val="0"/>
      <w:marBottom w:val="0"/>
      <w:divBdr>
        <w:top w:val="none" w:sz="0" w:space="0" w:color="auto"/>
        <w:left w:val="none" w:sz="0" w:space="0" w:color="auto"/>
        <w:bottom w:val="none" w:sz="0" w:space="0" w:color="auto"/>
        <w:right w:val="none" w:sz="0" w:space="0" w:color="auto"/>
      </w:divBdr>
    </w:div>
    <w:div w:id="1882596698">
      <w:bodyDiv w:val="1"/>
      <w:marLeft w:val="0"/>
      <w:marRight w:val="0"/>
      <w:marTop w:val="0"/>
      <w:marBottom w:val="0"/>
      <w:divBdr>
        <w:top w:val="none" w:sz="0" w:space="0" w:color="auto"/>
        <w:left w:val="none" w:sz="0" w:space="0" w:color="auto"/>
        <w:bottom w:val="none" w:sz="0" w:space="0" w:color="auto"/>
        <w:right w:val="none" w:sz="0" w:space="0" w:color="auto"/>
      </w:divBdr>
    </w:div>
    <w:div w:id="1884095035">
      <w:bodyDiv w:val="1"/>
      <w:marLeft w:val="0"/>
      <w:marRight w:val="0"/>
      <w:marTop w:val="0"/>
      <w:marBottom w:val="0"/>
      <w:divBdr>
        <w:top w:val="none" w:sz="0" w:space="0" w:color="auto"/>
        <w:left w:val="none" w:sz="0" w:space="0" w:color="auto"/>
        <w:bottom w:val="none" w:sz="0" w:space="0" w:color="auto"/>
        <w:right w:val="none" w:sz="0" w:space="0" w:color="auto"/>
      </w:divBdr>
    </w:div>
    <w:div w:id="1884444639">
      <w:bodyDiv w:val="1"/>
      <w:marLeft w:val="0"/>
      <w:marRight w:val="0"/>
      <w:marTop w:val="0"/>
      <w:marBottom w:val="0"/>
      <w:divBdr>
        <w:top w:val="none" w:sz="0" w:space="0" w:color="auto"/>
        <w:left w:val="none" w:sz="0" w:space="0" w:color="auto"/>
        <w:bottom w:val="none" w:sz="0" w:space="0" w:color="auto"/>
        <w:right w:val="none" w:sz="0" w:space="0" w:color="auto"/>
      </w:divBdr>
    </w:div>
    <w:div w:id="1884946857">
      <w:bodyDiv w:val="1"/>
      <w:marLeft w:val="0"/>
      <w:marRight w:val="0"/>
      <w:marTop w:val="0"/>
      <w:marBottom w:val="0"/>
      <w:divBdr>
        <w:top w:val="none" w:sz="0" w:space="0" w:color="auto"/>
        <w:left w:val="none" w:sz="0" w:space="0" w:color="auto"/>
        <w:bottom w:val="none" w:sz="0" w:space="0" w:color="auto"/>
        <w:right w:val="none" w:sz="0" w:space="0" w:color="auto"/>
      </w:divBdr>
    </w:div>
    <w:div w:id="1885676736">
      <w:bodyDiv w:val="1"/>
      <w:marLeft w:val="0"/>
      <w:marRight w:val="0"/>
      <w:marTop w:val="0"/>
      <w:marBottom w:val="0"/>
      <w:divBdr>
        <w:top w:val="none" w:sz="0" w:space="0" w:color="auto"/>
        <w:left w:val="none" w:sz="0" w:space="0" w:color="auto"/>
        <w:bottom w:val="none" w:sz="0" w:space="0" w:color="auto"/>
        <w:right w:val="none" w:sz="0" w:space="0" w:color="auto"/>
      </w:divBdr>
    </w:div>
    <w:div w:id="1886139303">
      <w:bodyDiv w:val="1"/>
      <w:marLeft w:val="0"/>
      <w:marRight w:val="0"/>
      <w:marTop w:val="0"/>
      <w:marBottom w:val="0"/>
      <w:divBdr>
        <w:top w:val="none" w:sz="0" w:space="0" w:color="auto"/>
        <w:left w:val="none" w:sz="0" w:space="0" w:color="auto"/>
        <w:bottom w:val="none" w:sz="0" w:space="0" w:color="auto"/>
        <w:right w:val="none" w:sz="0" w:space="0" w:color="auto"/>
      </w:divBdr>
    </w:div>
    <w:div w:id="1886218008">
      <w:bodyDiv w:val="1"/>
      <w:marLeft w:val="0"/>
      <w:marRight w:val="0"/>
      <w:marTop w:val="0"/>
      <w:marBottom w:val="0"/>
      <w:divBdr>
        <w:top w:val="none" w:sz="0" w:space="0" w:color="auto"/>
        <w:left w:val="none" w:sz="0" w:space="0" w:color="auto"/>
        <w:bottom w:val="none" w:sz="0" w:space="0" w:color="auto"/>
        <w:right w:val="none" w:sz="0" w:space="0" w:color="auto"/>
      </w:divBdr>
    </w:div>
    <w:div w:id="1886524453">
      <w:bodyDiv w:val="1"/>
      <w:marLeft w:val="0"/>
      <w:marRight w:val="0"/>
      <w:marTop w:val="0"/>
      <w:marBottom w:val="0"/>
      <w:divBdr>
        <w:top w:val="none" w:sz="0" w:space="0" w:color="auto"/>
        <w:left w:val="none" w:sz="0" w:space="0" w:color="auto"/>
        <w:bottom w:val="none" w:sz="0" w:space="0" w:color="auto"/>
        <w:right w:val="none" w:sz="0" w:space="0" w:color="auto"/>
      </w:divBdr>
    </w:div>
    <w:div w:id="1887176692">
      <w:bodyDiv w:val="1"/>
      <w:marLeft w:val="0"/>
      <w:marRight w:val="0"/>
      <w:marTop w:val="0"/>
      <w:marBottom w:val="0"/>
      <w:divBdr>
        <w:top w:val="none" w:sz="0" w:space="0" w:color="auto"/>
        <w:left w:val="none" w:sz="0" w:space="0" w:color="auto"/>
        <w:bottom w:val="none" w:sz="0" w:space="0" w:color="auto"/>
        <w:right w:val="none" w:sz="0" w:space="0" w:color="auto"/>
      </w:divBdr>
    </w:div>
    <w:div w:id="1887330093">
      <w:bodyDiv w:val="1"/>
      <w:marLeft w:val="0"/>
      <w:marRight w:val="0"/>
      <w:marTop w:val="0"/>
      <w:marBottom w:val="0"/>
      <w:divBdr>
        <w:top w:val="none" w:sz="0" w:space="0" w:color="auto"/>
        <w:left w:val="none" w:sz="0" w:space="0" w:color="auto"/>
        <w:bottom w:val="none" w:sz="0" w:space="0" w:color="auto"/>
        <w:right w:val="none" w:sz="0" w:space="0" w:color="auto"/>
      </w:divBdr>
    </w:div>
    <w:div w:id="1887445336">
      <w:bodyDiv w:val="1"/>
      <w:marLeft w:val="0"/>
      <w:marRight w:val="0"/>
      <w:marTop w:val="0"/>
      <w:marBottom w:val="0"/>
      <w:divBdr>
        <w:top w:val="none" w:sz="0" w:space="0" w:color="auto"/>
        <w:left w:val="none" w:sz="0" w:space="0" w:color="auto"/>
        <w:bottom w:val="none" w:sz="0" w:space="0" w:color="auto"/>
        <w:right w:val="none" w:sz="0" w:space="0" w:color="auto"/>
      </w:divBdr>
    </w:div>
    <w:div w:id="1887519805">
      <w:bodyDiv w:val="1"/>
      <w:marLeft w:val="0"/>
      <w:marRight w:val="0"/>
      <w:marTop w:val="0"/>
      <w:marBottom w:val="0"/>
      <w:divBdr>
        <w:top w:val="none" w:sz="0" w:space="0" w:color="auto"/>
        <w:left w:val="none" w:sz="0" w:space="0" w:color="auto"/>
        <w:bottom w:val="none" w:sz="0" w:space="0" w:color="auto"/>
        <w:right w:val="none" w:sz="0" w:space="0" w:color="auto"/>
      </w:divBdr>
    </w:div>
    <w:div w:id="1888183917">
      <w:bodyDiv w:val="1"/>
      <w:marLeft w:val="0"/>
      <w:marRight w:val="0"/>
      <w:marTop w:val="0"/>
      <w:marBottom w:val="0"/>
      <w:divBdr>
        <w:top w:val="none" w:sz="0" w:space="0" w:color="auto"/>
        <w:left w:val="none" w:sz="0" w:space="0" w:color="auto"/>
        <w:bottom w:val="none" w:sz="0" w:space="0" w:color="auto"/>
        <w:right w:val="none" w:sz="0" w:space="0" w:color="auto"/>
      </w:divBdr>
    </w:div>
    <w:div w:id="1888368813">
      <w:bodyDiv w:val="1"/>
      <w:marLeft w:val="0"/>
      <w:marRight w:val="0"/>
      <w:marTop w:val="0"/>
      <w:marBottom w:val="0"/>
      <w:divBdr>
        <w:top w:val="none" w:sz="0" w:space="0" w:color="auto"/>
        <w:left w:val="none" w:sz="0" w:space="0" w:color="auto"/>
        <w:bottom w:val="none" w:sz="0" w:space="0" w:color="auto"/>
        <w:right w:val="none" w:sz="0" w:space="0" w:color="auto"/>
      </w:divBdr>
    </w:div>
    <w:div w:id="1888644616">
      <w:bodyDiv w:val="1"/>
      <w:marLeft w:val="0"/>
      <w:marRight w:val="0"/>
      <w:marTop w:val="0"/>
      <w:marBottom w:val="0"/>
      <w:divBdr>
        <w:top w:val="none" w:sz="0" w:space="0" w:color="auto"/>
        <w:left w:val="none" w:sz="0" w:space="0" w:color="auto"/>
        <w:bottom w:val="none" w:sz="0" w:space="0" w:color="auto"/>
        <w:right w:val="none" w:sz="0" w:space="0" w:color="auto"/>
      </w:divBdr>
    </w:div>
    <w:div w:id="1889877837">
      <w:bodyDiv w:val="1"/>
      <w:marLeft w:val="0"/>
      <w:marRight w:val="0"/>
      <w:marTop w:val="0"/>
      <w:marBottom w:val="0"/>
      <w:divBdr>
        <w:top w:val="none" w:sz="0" w:space="0" w:color="auto"/>
        <w:left w:val="none" w:sz="0" w:space="0" w:color="auto"/>
        <w:bottom w:val="none" w:sz="0" w:space="0" w:color="auto"/>
        <w:right w:val="none" w:sz="0" w:space="0" w:color="auto"/>
      </w:divBdr>
    </w:div>
    <w:div w:id="1890461092">
      <w:bodyDiv w:val="1"/>
      <w:marLeft w:val="0"/>
      <w:marRight w:val="0"/>
      <w:marTop w:val="0"/>
      <w:marBottom w:val="0"/>
      <w:divBdr>
        <w:top w:val="none" w:sz="0" w:space="0" w:color="auto"/>
        <w:left w:val="none" w:sz="0" w:space="0" w:color="auto"/>
        <w:bottom w:val="none" w:sz="0" w:space="0" w:color="auto"/>
        <w:right w:val="none" w:sz="0" w:space="0" w:color="auto"/>
      </w:divBdr>
    </w:div>
    <w:div w:id="1890648918">
      <w:bodyDiv w:val="1"/>
      <w:marLeft w:val="0"/>
      <w:marRight w:val="0"/>
      <w:marTop w:val="0"/>
      <w:marBottom w:val="0"/>
      <w:divBdr>
        <w:top w:val="none" w:sz="0" w:space="0" w:color="auto"/>
        <w:left w:val="none" w:sz="0" w:space="0" w:color="auto"/>
        <w:bottom w:val="none" w:sz="0" w:space="0" w:color="auto"/>
        <w:right w:val="none" w:sz="0" w:space="0" w:color="auto"/>
      </w:divBdr>
    </w:div>
    <w:div w:id="1890917013">
      <w:bodyDiv w:val="1"/>
      <w:marLeft w:val="0"/>
      <w:marRight w:val="0"/>
      <w:marTop w:val="0"/>
      <w:marBottom w:val="0"/>
      <w:divBdr>
        <w:top w:val="none" w:sz="0" w:space="0" w:color="auto"/>
        <w:left w:val="none" w:sz="0" w:space="0" w:color="auto"/>
        <w:bottom w:val="none" w:sz="0" w:space="0" w:color="auto"/>
        <w:right w:val="none" w:sz="0" w:space="0" w:color="auto"/>
      </w:divBdr>
    </w:div>
    <w:div w:id="1891724672">
      <w:bodyDiv w:val="1"/>
      <w:marLeft w:val="0"/>
      <w:marRight w:val="0"/>
      <w:marTop w:val="0"/>
      <w:marBottom w:val="0"/>
      <w:divBdr>
        <w:top w:val="none" w:sz="0" w:space="0" w:color="auto"/>
        <w:left w:val="none" w:sz="0" w:space="0" w:color="auto"/>
        <w:bottom w:val="none" w:sz="0" w:space="0" w:color="auto"/>
        <w:right w:val="none" w:sz="0" w:space="0" w:color="auto"/>
      </w:divBdr>
    </w:div>
    <w:div w:id="1891989044">
      <w:bodyDiv w:val="1"/>
      <w:marLeft w:val="0"/>
      <w:marRight w:val="0"/>
      <w:marTop w:val="0"/>
      <w:marBottom w:val="0"/>
      <w:divBdr>
        <w:top w:val="none" w:sz="0" w:space="0" w:color="auto"/>
        <w:left w:val="none" w:sz="0" w:space="0" w:color="auto"/>
        <w:bottom w:val="none" w:sz="0" w:space="0" w:color="auto"/>
        <w:right w:val="none" w:sz="0" w:space="0" w:color="auto"/>
      </w:divBdr>
    </w:div>
    <w:div w:id="1892689789">
      <w:bodyDiv w:val="1"/>
      <w:marLeft w:val="0"/>
      <w:marRight w:val="0"/>
      <w:marTop w:val="0"/>
      <w:marBottom w:val="0"/>
      <w:divBdr>
        <w:top w:val="none" w:sz="0" w:space="0" w:color="auto"/>
        <w:left w:val="none" w:sz="0" w:space="0" w:color="auto"/>
        <w:bottom w:val="none" w:sz="0" w:space="0" w:color="auto"/>
        <w:right w:val="none" w:sz="0" w:space="0" w:color="auto"/>
      </w:divBdr>
    </w:div>
    <w:div w:id="1892694105">
      <w:bodyDiv w:val="1"/>
      <w:marLeft w:val="0"/>
      <w:marRight w:val="0"/>
      <w:marTop w:val="0"/>
      <w:marBottom w:val="0"/>
      <w:divBdr>
        <w:top w:val="none" w:sz="0" w:space="0" w:color="auto"/>
        <w:left w:val="none" w:sz="0" w:space="0" w:color="auto"/>
        <w:bottom w:val="none" w:sz="0" w:space="0" w:color="auto"/>
        <w:right w:val="none" w:sz="0" w:space="0" w:color="auto"/>
      </w:divBdr>
    </w:div>
    <w:div w:id="1892839040">
      <w:bodyDiv w:val="1"/>
      <w:marLeft w:val="0"/>
      <w:marRight w:val="0"/>
      <w:marTop w:val="0"/>
      <w:marBottom w:val="0"/>
      <w:divBdr>
        <w:top w:val="none" w:sz="0" w:space="0" w:color="auto"/>
        <w:left w:val="none" w:sz="0" w:space="0" w:color="auto"/>
        <w:bottom w:val="none" w:sz="0" w:space="0" w:color="auto"/>
        <w:right w:val="none" w:sz="0" w:space="0" w:color="auto"/>
      </w:divBdr>
    </w:div>
    <w:div w:id="1892840195">
      <w:bodyDiv w:val="1"/>
      <w:marLeft w:val="0"/>
      <w:marRight w:val="0"/>
      <w:marTop w:val="0"/>
      <w:marBottom w:val="0"/>
      <w:divBdr>
        <w:top w:val="none" w:sz="0" w:space="0" w:color="auto"/>
        <w:left w:val="none" w:sz="0" w:space="0" w:color="auto"/>
        <w:bottom w:val="none" w:sz="0" w:space="0" w:color="auto"/>
        <w:right w:val="none" w:sz="0" w:space="0" w:color="auto"/>
      </w:divBdr>
    </w:div>
    <w:div w:id="1893617542">
      <w:bodyDiv w:val="1"/>
      <w:marLeft w:val="0"/>
      <w:marRight w:val="0"/>
      <w:marTop w:val="0"/>
      <w:marBottom w:val="0"/>
      <w:divBdr>
        <w:top w:val="none" w:sz="0" w:space="0" w:color="auto"/>
        <w:left w:val="none" w:sz="0" w:space="0" w:color="auto"/>
        <w:bottom w:val="none" w:sz="0" w:space="0" w:color="auto"/>
        <w:right w:val="none" w:sz="0" w:space="0" w:color="auto"/>
      </w:divBdr>
    </w:div>
    <w:div w:id="1895192384">
      <w:bodyDiv w:val="1"/>
      <w:marLeft w:val="0"/>
      <w:marRight w:val="0"/>
      <w:marTop w:val="0"/>
      <w:marBottom w:val="0"/>
      <w:divBdr>
        <w:top w:val="none" w:sz="0" w:space="0" w:color="auto"/>
        <w:left w:val="none" w:sz="0" w:space="0" w:color="auto"/>
        <w:bottom w:val="none" w:sz="0" w:space="0" w:color="auto"/>
        <w:right w:val="none" w:sz="0" w:space="0" w:color="auto"/>
      </w:divBdr>
    </w:div>
    <w:div w:id="1895432954">
      <w:bodyDiv w:val="1"/>
      <w:marLeft w:val="0"/>
      <w:marRight w:val="0"/>
      <w:marTop w:val="0"/>
      <w:marBottom w:val="0"/>
      <w:divBdr>
        <w:top w:val="none" w:sz="0" w:space="0" w:color="auto"/>
        <w:left w:val="none" w:sz="0" w:space="0" w:color="auto"/>
        <w:bottom w:val="none" w:sz="0" w:space="0" w:color="auto"/>
        <w:right w:val="none" w:sz="0" w:space="0" w:color="auto"/>
      </w:divBdr>
    </w:div>
    <w:div w:id="1895459322">
      <w:bodyDiv w:val="1"/>
      <w:marLeft w:val="0"/>
      <w:marRight w:val="0"/>
      <w:marTop w:val="0"/>
      <w:marBottom w:val="0"/>
      <w:divBdr>
        <w:top w:val="none" w:sz="0" w:space="0" w:color="auto"/>
        <w:left w:val="none" w:sz="0" w:space="0" w:color="auto"/>
        <w:bottom w:val="none" w:sz="0" w:space="0" w:color="auto"/>
        <w:right w:val="none" w:sz="0" w:space="0" w:color="auto"/>
      </w:divBdr>
    </w:div>
    <w:div w:id="1895580239">
      <w:bodyDiv w:val="1"/>
      <w:marLeft w:val="0"/>
      <w:marRight w:val="0"/>
      <w:marTop w:val="0"/>
      <w:marBottom w:val="0"/>
      <w:divBdr>
        <w:top w:val="none" w:sz="0" w:space="0" w:color="auto"/>
        <w:left w:val="none" w:sz="0" w:space="0" w:color="auto"/>
        <w:bottom w:val="none" w:sz="0" w:space="0" w:color="auto"/>
        <w:right w:val="none" w:sz="0" w:space="0" w:color="auto"/>
      </w:divBdr>
    </w:div>
    <w:div w:id="1895770601">
      <w:bodyDiv w:val="1"/>
      <w:marLeft w:val="0"/>
      <w:marRight w:val="0"/>
      <w:marTop w:val="0"/>
      <w:marBottom w:val="0"/>
      <w:divBdr>
        <w:top w:val="none" w:sz="0" w:space="0" w:color="auto"/>
        <w:left w:val="none" w:sz="0" w:space="0" w:color="auto"/>
        <w:bottom w:val="none" w:sz="0" w:space="0" w:color="auto"/>
        <w:right w:val="none" w:sz="0" w:space="0" w:color="auto"/>
      </w:divBdr>
    </w:div>
    <w:div w:id="1897738225">
      <w:bodyDiv w:val="1"/>
      <w:marLeft w:val="0"/>
      <w:marRight w:val="0"/>
      <w:marTop w:val="0"/>
      <w:marBottom w:val="0"/>
      <w:divBdr>
        <w:top w:val="none" w:sz="0" w:space="0" w:color="auto"/>
        <w:left w:val="none" w:sz="0" w:space="0" w:color="auto"/>
        <w:bottom w:val="none" w:sz="0" w:space="0" w:color="auto"/>
        <w:right w:val="none" w:sz="0" w:space="0" w:color="auto"/>
      </w:divBdr>
    </w:div>
    <w:div w:id="1897931369">
      <w:bodyDiv w:val="1"/>
      <w:marLeft w:val="0"/>
      <w:marRight w:val="0"/>
      <w:marTop w:val="0"/>
      <w:marBottom w:val="0"/>
      <w:divBdr>
        <w:top w:val="none" w:sz="0" w:space="0" w:color="auto"/>
        <w:left w:val="none" w:sz="0" w:space="0" w:color="auto"/>
        <w:bottom w:val="none" w:sz="0" w:space="0" w:color="auto"/>
        <w:right w:val="none" w:sz="0" w:space="0" w:color="auto"/>
      </w:divBdr>
    </w:div>
    <w:div w:id="1898198749">
      <w:bodyDiv w:val="1"/>
      <w:marLeft w:val="0"/>
      <w:marRight w:val="0"/>
      <w:marTop w:val="0"/>
      <w:marBottom w:val="0"/>
      <w:divBdr>
        <w:top w:val="none" w:sz="0" w:space="0" w:color="auto"/>
        <w:left w:val="none" w:sz="0" w:space="0" w:color="auto"/>
        <w:bottom w:val="none" w:sz="0" w:space="0" w:color="auto"/>
        <w:right w:val="none" w:sz="0" w:space="0" w:color="auto"/>
      </w:divBdr>
    </w:div>
    <w:div w:id="1898204091">
      <w:bodyDiv w:val="1"/>
      <w:marLeft w:val="0"/>
      <w:marRight w:val="0"/>
      <w:marTop w:val="0"/>
      <w:marBottom w:val="0"/>
      <w:divBdr>
        <w:top w:val="none" w:sz="0" w:space="0" w:color="auto"/>
        <w:left w:val="none" w:sz="0" w:space="0" w:color="auto"/>
        <w:bottom w:val="none" w:sz="0" w:space="0" w:color="auto"/>
        <w:right w:val="none" w:sz="0" w:space="0" w:color="auto"/>
      </w:divBdr>
    </w:div>
    <w:div w:id="1899050343">
      <w:bodyDiv w:val="1"/>
      <w:marLeft w:val="0"/>
      <w:marRight w:val="0"/>
      <w:marTop w:val="0"/>
      <w:marBottom w:val="0"/>
      <w:divBdr>
        <w:top w:val="none" w:sz="0" w:space="0" w:color="auto"/>
        <w:left w:val="none" w:sz="0" w:space="0" w:color="auto"/>
        <w:bottom w:val="none" w:sz="0" w:space="0" w:color="auto"/>
        <w:right w:val="none" w:sz="0" w:space="0" w:color="auto"/>
      </w:divBdr>
    </w:div>
    <w:div w:id="1900089646">
      <w:bodyDiv w:val="1"/>
      <w:marLeft w:val="0"/>
      <w:marRight w:val="0"/>
      <w:marTop w:val="0"/>
      <w:marBottom w:val="0"/>
      <w:divBdr>
        <w:top w:val="none" w:sz="0" w:space="0" w:color="auto"/>
        <w:left w:val="none" w:sz="0" w:space="0" w:color="auto"/>
        <w:bottom w:val="none" w:sz="0" w:space="0" w:color="auto"/>
        <w:right w:val="none" w:sz="0" w:space="0" w:color="auto"/>
      </w:divBdr>
    </w:div>
    <w:div w:id="1900509733">
      <w:bodyDiv w:val="1"/>
      <w:marLeft w:val="0"/>
      <w:marRight w:val="0"/>
      <w:marTop w:val="0"/>
      <w:marBottom w:val="0"/>
      <w:divBdr>
        <w:top w:val="none" w:sz="0" w:space="0" w:color="auto"/>
        <w:left w:val="none" w:sz="0" w:space="0" w:color="auto"/>
        <w:bottom w:val="none" w:sz="0" w:space="0" w:color="auto"/>
        <w:right w:val="none" w:sz="0" w:space="0" w:color="auto"/>
      </w:divBdr>
    </w:div>
    <w:div w:id="1901136982">
      <w:bodyDiv w:val="1"/>
      <w:marLeft w:val="0"/>
      <w:marRight w:val="0"/>
      <w:marTop w:val="0"/>
      <w:marBottom w:val="0"/>
      <w:divBdr>
        <w:top w:val="none" w:sz="0" w:space="0" w:color="auto"/>
        <w:left w:val="none" w:sz="0" w:space="0" w:color="auto"/>
        <w:bottom w:val="none" w:sz="0" w:space="0" w:color="auto"/>
        <w:right w:val="none" w:sz="0" w:space="0" w:color="auto"/>
      </w:divBdr>
    </w:div>
    <w:div w:id="1901403914">
      <w:bodyDiv w:val="1"/>
      <w:marLeft w:val="0"/>
      <w:marRight w:val="0"/>
      <w:marTop w:val="0"/>
      <w:marBottom w:val="0"/>
      <w:divBdr>
        <w:top w:val="none" w:sz="0" w:space="0" w:color="auto"/>
        <w:left w:val="none" w:sz="0" w:space="0" w:color="auto"/>
        <w:bottom w:val="none" w:sz="0" w:space="0" w:color="auto"/>
        <w:right w:val="none" w:sz="0" w:space="0" w:color="auto"/>
      </w:divBdr>
    </w:div>
    <w:div w:id="1901818035">
      <w:bodyDiv w:val="1"/>
      <w:marLeft w:val="0"/>
      <w:marRight w:val="0"/>
      <w:marTop w:val="0"/>
      <w:marBottom w:val="0"/>
      <w:divBdr>
        <w:top w:val="none" w:sz="0" w:space="0" w:color="auto"/>
        <w:left w:val="none" w:sz="0" w:space="0" w:color="auto"/>
        <w:bottom w:val="none" w:sz="0" w:space="0" w:color="auto"/>
        <w:right w:val="none" w:sz="0" w:space="0" w:color="auto"/>
      </w:divBdr>
    </w:div>
    <w:div w:id="1902523520">
      <w:bodyDiv w:val="1"/>
      <w:marLeft w:val="0"/>
      <w:marRight w:val="0"/>
      <w:marTop w:val="0"/>
      <w:marBottom w:val="0"/>
      <w:divBdr>
        <w:top w:val="none" w:sz="0" w:space="0" w:color="auto"/>
        <w:left w:val="none" w:sz="0" w:space="0" w:color="auto"/>
        <w:bottom w:val="none" w:sz="0" w:space="0" w:color="auto"/>
        <w:right w:val="none" w:sz="0" w:space="0" w:color="auto"/>
      </w:divBdr>
    </w:div>
    <w:div w:id="1902786106">
      <w:bodyDiv w:val="1"/>
      <w:marLeft w:val="0"/>
      <w:marRight w:val="0"/>
      <w:marTop w:val="0"/>
      <w:marBottom w:val="0"/>
      <w:divBdr>
        <w:top w:val="none" w:sz="0" w:space="0" w:color="auto"/>
        <w:left w:val="none" w:sz="0" w:space="0" w:color="auto"/>
        <w:bottom w:val="none" w:sz="0" w:space="0" w:color="auto"/>
        <w:right w:val="none" w:sz="0" w:space="0" w:color="auto"/>
      </w:divBdr>
    </w:div>
    <w:div w:id="1902983694">
      <w:bodyDiv w:val="1"/>
      <w:marLeft w:val="0"/>
      <w:marRight w:val="0"/>
      <w:marTop w:val="0"/>
      <w:marBottom w:val="0"/>
      <w:divBdr>
        <w:top w:val="none" w:sz="0" w:space="0" w:color="auto"/>
        <w:left w:val="none" w:sz="0" w:space="0" w:color="auto"/>
        <w:bottom w:val="none" w:sz="0" w:space="0" w:color="auto"/>
        <w:right w:val="none" w:sz="0" w:space="0" w:color="auto"/>
      </w:divBdr>
    </w:div>
    <w:div w:id="1903255360">
      <w:bodyDiv w:val="1"/>
      <w:marLeft w:val="0"/>
      <w:marRight w:val="0"/>
      <w:marTop w:val="0"/>
      <w:marBottom w:val="0"/>
      <w:divBdr>
        <w:top w:val="none" w:sz="0" w:space="0" w:color="auto"/>
        <w:left w:val="none" w:sz="0" w:space="0" w:color="auto"/>
        <w:bottom w:val="none" w:sz="0" w:space="0" w:color="auto"/>
        <w:right w:val="none" w:sz="0" w:space="0" w:color="auto"/>
      </w:divBdr>
    </w:div>
    <w:div w:id="1904292047">
      <w:bodyDiv w:val="1"/>
      <w:marLeft w:val="0"/>
      <w:marRight w:val="0"/>
      <w:marTop w:val="0"/>
      <w:marBottom w:val="0"/>
      <w:divBdr>
        <w:top w:val="none" w:sz="0" w:space="0" w:color="auto"/>
        <w:left w:val="none" w:sz="0" w:space="0" w:color="auto"/>
        <w:bottom w:val="none" w:sz="0" w:space="0" w:color="auto"/>
        <w:right w:val="none" w:sz="0" w:space="0" w:color="auto"/>
      </w:divBdr>
    </w:div>
    <w:div w:id="1904366239">
      <w:bodyDiv w:val="1"/>
      <w:marLeft w:val="0"/>
      <w:marRight w:val="0"/>
      <w:marTop w:val="0"/>
      <w:marBottom w:val="0"/>
      <w:divBdr>
        <w:top w:val="none" w:sz="0" w:space="0" w:color="auto"/>
        <w:left w:val="none" w:sz="0" w:space="0" w:color="auto"/>
        <w:bottom w:val="none" w:sz="0" w:space="0" w:color="auto"/>
        <w:right w:val="none" w:sz="0" w:space="0" w:color="auto"/>
      </w:divBdr>
    </w:div>
    <w:div w:id="1904758450">
      <w:bodyDiv w:val="1"/>
      <w:marLeft w:val="0"/>
      <w:marRight w:val="0"/>
      <w:marTop w:val="0"/>
      <w:marBottom w:val="0"/>
      <w:divBdr>
        <w:top w:val="none" w:sz="0" w:space="0" w:color="auto"/>
        <w:left w:val="none" w:sz="0" w:space="0" w:color="auto"/>
        <w:bottom w:val="none" w:sz="0" w:space="0" w:color="auto"/>
        <w:right w:val="none" w:sz="0" w:space="0" w:color="auto"/>
      </w:divBdr>
    </w:div>
    <w:div w:id="1905526553">
      <w:bodyDiv w:val="1"/>
      <w:marLeft w:val="0"/>
      <w:marRight w:val="0"/>
      <w:marTop w:val="0"/>
      <w:marBottom w:val="0"/>
      <w:divBdr>
        <w:top w:val="none" w:sz="0" w:space="0" w:color="auto"/>
        <w:left w:val="none" w:sz="0" w:space="0" w:color="auto"/>
        <w:bottom w:val="none" w:sz="0" w:space="0" w:color="auto"/>
        <w:right w:val="none" w:sz="0" w:space="0" w:color="auto"/>
      </w:divBdr>
    </w:div>
    <w:div w:id="1905874698">
      <w:bodyDiv w:val="1"/>
      <w:marLeft w:val="0"/>
      <w:marRight w:val="0"/>
      <w:marTop w:val="0"/>
      <w:marBottom w:val="0"/>
      <w:divBdr>
        <w:top w:val="none" w:sz="0" w:space="0" w:color="auto"/>
        <w:left w:val="none" w:sz="0" w:space="0" w:color="auto"/>
        <w:bottom w:val="none" w:sz="0" w:space="0" w:color="auto"/>
        <w:right w:val="none" w:sz="0" w:space="0" w:color="auto"/>
      </w:divBdr>
    </w:div>
    <w:div w:id="1906182113">
      <w:bodyDiv w:val="1"/>
      <w:marLeft w:val="0"/>
      <w:marRight w:val="0"/>
      <w:marTop w:val="0"/>
      <w:marBottom w:val="0"/>
      <w:divBdr>
        <w:top w:val="none" w:sz="0" w:space="0" w:color="auto"/>
        <w:left w:val="none" w:sz="0" w:space="0" w:color="auto"/>
        <w:bottom w:val="none" w:sz="0" w:space="0" w:color="auto"/>
        <w:right w:val="none" w:sz="0" w:space="0" w:color="auto"/>
      </w:divBdr>
    </w:div>
    <w:div w:id="1906182530">
      <w:bodyDiv w:val="1"/>
      <w:marLeft w:val="0"/>
      <w:marRight w:val="0"/>
      <w:marTop w:val="0"/>
      <w:marBottom w:val="0"/>
      <w:divBdr>
        <w:top w:val="none" w:sz="0" w:space="0" w:color="auto"/>
        <w:left w:val="none" w:sz="0" w:space="0" w:color="auto"/>
        <w:bottom w:val="none" w:sz="0" w:space="0" w:color="auto"/>
        <w:right w:val="none" w:sz="0" w:space="0" w:color="auto"/>
      </w:divBdr>
    </w:div>
    <w:div w:id="1906451748">
      <w:bodyDiv w:val="1"/>
      <w:marLeft w:val="0"/>
      <w:marRight w:val="0"/>
      <w:marTop w:val="0"/>
      <w:marBottom w:val="0"/>
      <w:divBdr>
        <w:top w:val="none" w:sz="0" w:space="0" w:color="auto"/>
        <w:left w:val="none" w:sz="0" w:space="0" w:color="auto"/>
        <w:bottom w:val="none" w:sz="0" w:space="0" w:color="auto"/>
        <w:right w:val="none" w:sz="0" w:space="0" w:color="auto"/>
      </w:divBdr>
    </w:div>
    <w:div w:id="1906719580">
      <w:bodyDiv w:val="1"/>
      <w:marLeft w:val="0"/>
      <w:marRight w:val="0"/>
      <w:marTop w:val="0"/>
      <w:marBottom w:val="0"/>
      <w:divBdr>
        <w:top w:val="none" w:sz="0" w:space="0" w:color="auto"/>
        <w:left w:val="none" w:sz="0" w:space="0" w:color="auto"/>
        <w:bottom w:val="none" w:sz="0" w:space="0" w:color="auto"/>
        <w:right w:val="none" w:sz="0" w:space="0" w:color="auto"/>
      </w:divBdr>
    </w:div>
    <w:div w:id="1906797319">
      <w:bodyDiv w:val="1"/>
      <w:marLeft w:val="0"/>
      <w:marRight w:val="0"/>
      <w:marTop w:val="0"/>
      <w:marBottom w:val="0"/>
      <w:divBdr>
        <w:top w:val="none" w:sz="0" w:space="0" w:color="auto"/>
        <w:left w:val="none" w:sz="0" w:space="0" w:color="auto"/>
        <w:bottom w:val="none" w:sz="0" w:space="0" w:color="auto"/>
        <w:right w:val="none" w:sz="0" w:space="0" w:color="auto"/>
      </w:divBdr>
    </w:div>
    <w:div w:id="1907759274">
      <w:bodyDiv w:val="1"/>
      <w:marLeft w:val="0"/>
      <w:marRight w:val="0"/>
      <w:marTop w:val="0"/>
      <w:marBottom w:val="0"/>
      <w:divBdr>
        <w:top w:val="none" w:sz="0" w:space="0" w:color="auto"/>
        <w:left w:val="none" w:sz="0" w:space="0" w:color="auto"/>
        <w:bottom w:val="none" w:sz="0" w:space="0" w:color="auto"/>
        <w:right w:val="none" w:sz="0" w:space="0" w:color="auto"/>
      </w:divBdr>
    </w:div>
    <w:div w:id="1908294935">
      <w:bodyDiv w:val="1"/>
      <w:marLeft w:val="0"/>
      <w:marRight w:val="0"/>
      <w:marTop w:val="0"/>
      <w:marBottom w:val="0"/>
      <w:divBdr>
        <w:top w:val="none" w:sz="0" w:space="0" w:color="auto"/>
        <w:left w:val="none" w:sz="0" w:space="0" w:color="auto"/>
        <w:bottom w:val="none" w:sz="0" w:space="0" w:color="auto"/>
        <w:right w:val="none" w:sz="0" w:space="0" w:color="auto"/>
      </w:divBdr>
    </w:div>
    <w:div w:id="1908495518">
      <w:bodyDiv w:val="1"/>
      <w:marLeft w:val="0"/>
      <w:marRight w:val="0"/>
      <w:marTop w:val="0"/>
      <w:marBottom w:val="0"/>
      <w:divBdr>
        <w:top w:val="none" w:sz="0" w:space="0" w:color="auto"/>
        <w:left w:val="none" w:sz="0" w:space="0" w:color="auto"/>
        <w:bottom w:val="none" w:sz="0" w:space="0" w:color="auto"/>
        <w:right w:val="none" w:sz="0" w:space="0" w:color="auto"/>
      </w:divBdr>
    </w:div>
    <w:div w:id="1908610782">
      <w:bodyDiv w:val="1"/>
      <w:marLeft w:val="0"/>
      <w:marRight w:val="0"/>
      <w:marTop w:val="0"/>
      <w:marBottom w:val="0"/>
      <w:divBdr>
        <w:top w:val="none" w:sz="0" w:space="0" w:color="auto"/>
        <w:left w:val="none" w:sz="0" w:space="0" w:color="auto"/>
        <w:bottom w:val="none" w:sz="0" w:space="0" w:color="auto"/>
        <w:right w:val="none" w:sz="0" w:space="0" w:color="auto"/>
      </w:divBdr>
    </w:div>
    <w:div w:id="1909531705">
      <w:bodyDiv w:val="1"/>
      <w:marLeft w:val="0"/>
      <w:marRight w:val="0"/>
      <w:marTop w:val="0"/>
      <w:marBottom w:val="0"/>
      <w:divBdr>
        <w:top w:val="none" w:sz="0" w:space="0" w:color="auto"/>
        <w:left w:val="none" w:sz="0" w:space="0" w:color="auto"/>
        <w:bottom w:val="none" w:sz="0" w:space="0" w:color="auto"/>
        <w:right w:val="none" w:sz="0" w:space="0" w:color="auto"/>
      </w:divBdr>
    </w:div>
    <w:div w:id="1909605144">
      <w:bodyDiv w:val="1"/>
      <w:marLeft w:val="0"/>
      <w:marRight w:val="0"/>
      <w:marTop w:val="0"/>
      <w:marBottom w:val="0"/>
      <w:divBdr>
        <w:top w:val="none" w:sz="0" w:space="0" w:color="auto"/>
        <w:left w:val="none" w:sz="0" w:space="0" w:color="auto"/>
        <w:bottom w:val="none" w:sz="0" w:space="0" w:color="auto"/>
        <w:right w:val="none" w:sz="0" w:space="0" w:color="auto"/>
      </w:divBdr>
    </w:div>
    <w:div w:id="1910067822">
      <w:bodyDiv w:val="1"/>
      <w:marLeft w:val="0"/>
      <w:marRight w:val="0"/>
      <w:marTop w:val="0"/>
      <w:marBottom w:val="0"/>
      <w:divBdr>
        <w:top w:val="none" w:sz="0" w:space="0" w:color="auto"/>
        <w:left w:val="none" w:sz="0" w:space="0" w:color="auto"/>
        <w:bottom w:val="none" w:sz="0" w:space="0" w:color="auto"/>
        <w:right w:val="none" w:sz="0" w:space="0" w:color="auto"/>
      </w:divBdr>
    </w:div>
    <w:div w:id="1910459878">
      <w:bodyDiv w:val="1"/>
      <w:marLeft w:val="0"/>
      <w:marRight w:val="0"/>
      <w:marTop w:val="0"/>
      <w:marBottom w:val="0"/>
      <w:divBdr>
        <w:top w:val="none" w:sz="0" w:space="0" w:color="auto"/>
        <w:left w:val="none" w:sz="0" w:space="0" w:color="auto"/>
        <w:bottom w:val="none" w:sz="0" w:space="0" w:color="auto"/>
        <w:right w:val="none" w:sz="0" w:space="0" w:color="auto"/>
      </w:divBdr>
    </w:div>
    <w:div w:id="1910460369">
      <w:bodyDiv w:val="1"/>
      <w:marLeft w:val="0"/>
      <w:marRight w:val="0"/>
      <w:marTop w:val="0"/>
      <w:marBottom w:val="0"/>
      <w:divBdr>
        <w:top w:val="none" w:sz="0" w:space="0" w:color="auto"/>
        <w:left w:val="none" w:sz="0" w:space="0" w:color="auto"/>
        <w:bottom w:val="none" w:sz="0" w:space="0" w:color="auto"/>
        <w:right w:val="none" w:sz="0" w:space="0" w:color="auto"/>
      </w:divBdr>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
    <w:div w:id="1911765436">
      <w:bodyDiv w:val="1"/>
      <w:marLeft w:val="0"/>
      <w:marRight w:val="0"/>
      <w:marTop w:val="0"/>
      <w:marBottom w:val="0"/>
      <w:divBdr>
        <w:top w:val="none" w:sz="0" w:space="0" w:color="auto"/>
        <w:left w:val="none" w:sz="0" w:space="0" w:color="auto"/>
        <w:bottom w:val="none" w:sz="0" w:space="0" w:color="auto"/>
        <w:right w:val="none" w:sz="0" w:space="0" w:color="auto"/>
      </w:divBdr>
    </w:div>
    <w:div w:id="1911770731">
      <w:bodyDiv w:val="1"/>
      <w:marLeft w:val="0"/>
      <w:marRight w:val="0"/>
      <w:marTop w:val="0"/>
      <w:marBottom w:val="0"/>
      <w:divBdr>
        <w:top w:val="none" w:sz="0" w:space="0" w:color="auto"/>
        <w:left w:val="none" w:sz="0" w:space="0" w:color="auto"/>
        <w:bottom w:val="none" w:sz="0" w:space="0" w:color="auto"/>
        <w:right w:val="none" w:sz="0" w:space="0" w:color="auto"/>
      </w:divBdr>
    </w:div>
    <w:div w:id="1913849670">
      <w:bodyDiv w:val="1"/>
      <w:marLeft w:val="0"/>
      <w:marRight w:val="0"/>
      <w:marTop w:val="0"/>
      <w:marBottom w:val="0"/>
      <w:divBdr>
        <w:top w:val="none" w:sz="0" w:space="0" w:color="auto"/>
        <w:left w:val="none" w:sz="0" w:space="0" w:color="auto"/>
        <w:bottom w:val="none" w:sz="0" w:space="0" w:color="auto"/>
        <w:right w:val="none" w:sz="0" w:space="0" w:color="auto"/>
      </w:divBdr>
    </w:div>
    <w:div w:id="1914581071">
      <w:bodyDiv w:val="1"/>
      <w:marLeft w:val="0"/>
      <w:marRight w:val="0"/>
      <w:marTop w:val="0"/>
      <w:marBottom w:val="0"/>
      <w:divBdr>
        <w:top w:val="none" w:sz="0" w:space="0" w:color="auto"/>
        <w:left w:val="none" w:sz="0" w:space="0" w:color="auto"/>
        <w:bottom w:val="none" w:sz="0" w:space="0" w:color="auto"/>
        <w:right w:val="none" w:sz="0" w:space="0" w:color="auto"/>
      </w:divBdr>
    </w:div>
    <w:div w:id="1915042539">
      <w:bodyDiv w:val="1"/>
      <w:marLeft w:val="0"/>
      <w:marRight w:val="0"/>
      <w:marTop w:val="0"/>
      <w:marBottom w:val="0"/>
      <w:divBdr>
        <w:top w:val="none" w:sz="0" w:space="0" w:color="auto"/>
        <w:left w:val="none" w:sz="0" w:space="0" w:color="auto"/>
        <w:bottom w:val="none" w:sz="0" w:space="0" w:color="auto"/>
        <w:right w:val="none" w:sz="0" w:space="0" w:color="auto"/>
      </w:divBdr>
    </w:div>
    <w:div w:id="1915159906">
      <w:bodyDiv w:val="1"/>
      <w:marLeft w:val="0"/>
      <w:marRight w:val="0"/>
      <w:marTop w:val="0"/>
      <w:marBottom w:val="0"/>
      <w:divBdr>
        <w:top w:val="none" w:sz="0" w:space="0" w:color="auto"/>
        <w:left w:val="none" w:sz="0" w:space="0" w:color="auto"/>
        <w:bottom w:val="none" w:sz="0" w:space="0" w:color="auto"/>
        <w:right w:val="none" w:sz="0" w:space="0" w:color="auto"/>
      </w:divBdr>
    </w:div>
    <w:div w:id="1915161988">
      <w:bodyDiv w:val="1"/>
      <w:marLeft w:val="0"/>
      <w:marRight w:val="0"/>
      <w:marTop w:val="0"/>
      <w:marBottom w:val="0"/>
      <w:divBdr>
        <w:top w:val="none" w:sz="0" w:space="0" w:color="auto"/>
        <w:left w:val="none" w:sz="0" w:space="0" w:color="auto"/>
        <w:bottom w:val="none" w:sz="0" w:space="0" w:color="auto"/>
        <w:right w:val="none" w:sz="0" w:space="0" w:color="auto"/>
      </w:divBdr>
    </w:div>
    <w:div w:id="1915627856">
      <w:bodyDiv w:val="1"/>
      <w:marLeft w:val="0"/>
      <w:marRight w:val="0"/>
      <w:marTop w:val="0"/>
      <w:marBottom w:val="0"/>
      <w:divBdr>
        <w:top w:val="none" w:sz="0" w:space="0" w:color="auto"/>
        <w:left w:val="none" w:sz="0" w:space="0" w:color="auto"/>
        <w:bottom w:val="none" w:sz="0" w:space="0" w:color="auto"/>
        <w:right w:val="none" w:sz="0" w:space="0" w:color="auto"/>
      </w:divBdr>
    </w:div>
    <w:div w:id="1917351423">
      <w:bodyDiv w:val="1"/>
      <w:marLeft w:val="0"/>
      <w:marRight w:val="0"/>
      <w:marTop w:val="0"/>
      <w:marBottom w:val="0"/>
      <w:divBdr>
        <w:top w:val="none" w:sz="0" w:space="0" w:color="auto"/>
        <w:left w:val="none" w:sz="0" w:space="0" w:color="auto"/>
        <w:bottom w:val="none" w:sz="0" w:space="0" w:color="auto"/>
        <w:right w:val="none" w:sz="0" w:space="0" w:color="auto"/>
      </w:divBdr>
    </w:div>
    <w:div w:id="1918398775">
      <w:bodyDiv w:val="1"/>
      <w:marLeft w:val="0"/>
      <w:marRight w:val="0"/>
      <w:marTop w:val="0"/>
      <w:marBottom w:val="0"/>
      <w:divBdr>
        <w:top w:val="none" w:sz="0" w:space="0" w:color="auto"/>
        <w:left w:val="none" w:sz="0" w:space="0" w:color="auto"/>
        <w:bottom w:val="none" w:sz="0" w:space="0" w:color="auto"/>
        <w:right w:val="none" w:sz="0" w:space="0" w:color="auto"/>
      </w:divBdr>
    </w:div>
    <w:div w:id="1918785971">
      <w:bodyDiv w:val="1"/>
      <w:marLeft w:val="0"/>
      <w:marRight w:val="0"/>
      <w:marTop w:val="0"/>
      <w:marBottom w:val="0"/>
      <w:divBdr>
        <w:top w:val="none" w:sz="0" w:space="0" w:color="auto"/>
        <w:left w:val="none" w:sz="0" w:space="0" w:color="auto"/>
        <w:bottom w:val="none" w:sz="0" w:space="0" w:color="auto"/>
        <w:right w:val="none" w:sz="0" w:space="0" w:color="auto"/>
      </w:divBdr>
    </w:div>
    <w:div w:id="1919241472">
      <w:bodyDiv w:val="1"/>
      <w:marLeft w:val="0"/>
      <w:marRight w:val="0"/>
      <w:marTop w:val="0"/>
      <w:marBottom w:val="0"/>
      <w:divBdr>
        <w:top w:val="none" w:sz="0" w:space="0" w:color="auto"/>
        <w:left w:val="none" w:sz="0" w:space="0" w:color="auto"/>
        <w:bottom w:val="none" w:sz="0" w:space="0" w:color="auto"/>
        <w:right w:val="none" w:sz="0" w:space="0" w:color="auto"/>
      </w:divBdr>
    </w:div>
    <w:div w:id="1919367418">
      <w:bodyDiv w:val="1"/>
      <w:marLeft w:val="0"/>
      <w:marRight w:val="0"/>
      <w:marTop w:val="0"/>
      <w:marBottom w:val="0"/>
      <w:divBdr>
        <w:top w:val="none" w:sz="0" w:space="0" w:color="auto"/>
        <w:left w:val="none" w:sz="0" w:space="0" w:color="auto"/>
        <w:bottom w:val="none" w:sz="0" w:space="0" w:color="auto"/>
        <w:right w:val="none" w:sz="0" w:space="0" w:color="auto"/>
      </w:divBdr>
    </w:div>
    <w:div w:id="1920208396">
      <w:bodyDiv w:val="1"/>
      <w:marLeft w:val="0"/>
      <w:marRight w:val="0"/>
      <w:marTop w:val="0"/>
      <w:marBottom w:val="0"/>
      <w:divBdr>
        <w:top w:val="none" w:sz="0" w:space="0" w:color="auto"/>
        <w:left w:val="none" w:sz="0" w:space="0" w:color="auto"/>
        <w:bottom w:val="none" w:sz="0" w:space="0" w:color="auto"/>
        <w:right w:val="none" w:sz="0" w:space="0" w:color="auto"/>
      </w:divBdr>
    </w:div>
    <w:div w:id="1920559557">
      <w:bodyDiv w:val="1"/>
      <w:marLeft w:val="0"/>
      <w:marRight w:val="0"/>
      <w:marTop w:val="0"/>
      <w:marBottom w:val="0"/>
      <w:divBdr>
        <w:top w:val="none" w:sz="0" w:space="0" w:color="auto"/>
        <w:left w:val="none" w:sz="0" w:space="0" w:color="auto"/>
        <w:bottom w:val="none" w:sz="0" w:space="0" w:color="auto"/>
        <w:right w:val="none" w:sz="0" w:space="0" w:color="auto"/>
      </w:divBdr>
    </w:div>
    <w:div w:id="1921333617">
      <w:bodyDiv w:val="1"/>
      <w:marLeft w:val="0"/>
      <w:marRight w:val="0"/>
      <w:marTop w:val="0"/>
      <w:marBottom w:val="0"/>
      <w:divBdr>
        <w:top w:val="none" w:sz="0" w:space="0" w:color="auto"/>
        <w:left w:val="none" w:sz="0" w:space="0" w:color="auto"/>
        <w:bottom w:val="none" w:sz="0" w:space="0" w:color="auto"/>
        <w:right w:val="none" w:sz="0" w:space="0" w:color="auto"/>
      </w:divBdr>
    </w:div>
    <w:div w:id="1921794758">
      <w:bodyDiv w:val="1"/>
      <w:marLeft w:val="0"/>
      <w:marRight w:val="0"/>
      <w:marTop w:val="0"/>
      <w:marBottom w:val="0"/>
      <w:divBdr>
        <w:top w:val="none" w:sz="0" w:space="0" w:color="auto"/>
        <w:left w:val="none" w:sz="0" w:space="0" w:color="auto"/>
        <w:bottom w:val="none" w:sz="0" w:space="0" w:color="auto"/>
        <w:right w:val="none" w:sz="0" w:space="0" w:color="auto"/>
      </w:divBdr>
    </w:div>
    <w:div w:id="1921795637">
      <w:bodyDiv w:val="1"/>
      <w:marLeft w:val="0"/>
      <w:marRight w:val="0"/>
      <w:marTop w:val="0"/>
      <w:marBottom w:val="0"/>
      <w:divBdr>
        <w:top w:val="none" w:sz="0" w:space="0" w:color="auto"/>
        <w:left w:val="none" w:sz="0" w:space="0" w:color="auto"/>
        <w:bottom w:val="none" w:sz="0" w:space="0" w:color="auto"/>
        <w:right w:val="none" w:sz="0" w:space="0" w:color="auto"/>
      </w:divBdr>
    </w:div>
    <w:div w:id="1921938656">
      <w:bodyDiv w:val="1"/>
      <w:marLeft w:val="0"/>
      <w:marRight w:val="0"/>
      <w:marTop w:val="0"/>
      <w:marBottom w:val="0"/>
      <w:divBdr>
        <w:top w:val="none" w:sz="0" w:space="0" w:color="auto"/>
        <w:left w:val="none" w:sz="0" w:space="0" w:color="auto"/>
        <w:bottom w:val="none" w:sz="0" w:space="0" w:color="auto"/>
        <w:right w:val="none" w:sz="0" w:space="0" w:color="auto"/>
      </w:divBdr>
    </w:div>
    <w:div w:id="1921939298">
      <w:bodyDiv w:val="1"/>
      <w:marLeft w:val="0"/>
      <w:marRight w:val="0"/>
      <w:marTop w:val="0"/>
      <w:marBottom w:val="0"/>
      <w:divBdr>
        <w:top w:val="none" w:sz="0" w:space="0" w:color="auto"/>
        <w:left w:val="none" w:sz="0" w:space="0" w:color="auto"/>
        <w:bottom w:val="none" w:sz="0" w:space="0" w:color="auto"/>
        <w:right w:val="none" w:sz="0" w:space="0" w:color="auto"/>
      </w:divBdr>
    </w:div>
    <w:div w:id="1921980870">
      <w:bodyDiv w:val="1"/>
      <w:marLeft w:val="0"/>
      <w:marRight w:val="0"/>
      <w:marTop w:val="0"/>
      <w:marBottom w:val="0"/>
      <w:divBdr>
        <w:top w:val="none" w:sz="0" w:space="0" w:color="auto"/>
        <w:left w:val="none" w:sz="0" w:space="0" w:color="auto"/>
        <w:bottom w:val="none" w:sz="0" w:space="0" w:color="auto"/>
        <w:right w:val="none" w:sz="0" w:space="0" w:color="auto"/>
      </w:divBdr>
    </w:div>
    <w:div w:id="1922399959">
      <w:bodyDiv w:val="1"/>
      <w:marLeft w:val="0"/>
      <w:marRight w:val="0"/>
      <w:marTop w:val="0"/>
      <w:marBottom w:val="0"/>
      <w:divBdr>
        <w:top w:val="none" w:sz="0" w:space="0" w:color="auto"/>
        <w:left w:val="none" w:sz="0" w:space="0" w:color="auto"/>
        <w:bottom w:val="none" w:sz="0" w:space="0" w:color="auto"/>
        <w:right w:val="none" w:sz="0" w:space="0" w:color="auto"/>
      </w:divBdr>
    </w:div>
    <w:div w:id="1923952315">
      <w:bodyDiv w:val="1"/>
      <w:marLeft w:val="0"/>
      <w:marRight w:val="0"/>
      <w:marTop w:val="0"/>
      <w:marBottom w:val="0"/>
      <w:divBdr>
        <w:top w:val="none" w:sz="0" w:space="0" w:color="auto"/>
        <w:left w:val="none" w:sz="0" w:space="0" w:color="auto"/>
        <w:bottom w:val="none" w:sz="0" w:space="0" w:color="auto"/>
        <w:right w:val="none" w:sz="0" w:space="0" w:color="auto"/>
      </w:divBdr>
    </w:div>
    <w:div w:id="1924489043">
      <w:bodyDiv w:val="1"/>
      <w:marLeft w:val="0"/>
      <w:marRight w:val="0"/>
      <w:marTop w:val="0"/>
      <w:marBottom w:val="0"/>
      <w:divBdr>
        <w:top w:val="none" w:sz="0" w:space="0" w:color="auto"/>
        <w:left w:val="none" w:sz="0" w:space="0" w:color="auto"/>
        <w:bottom w:val="none" w:sz="0" w:space="0" w:color="auto"/>
        <w:right w:val="none" w:sz="0" w:space="0" w:color="auto"/>
      </w:divBdr>
    </w:div>
    <w:div w:id="1924601035">
      <w:bodyDiv w:val="1"/>
      <w:marLeft w:val="0"/>
      <w:marRight w:val="0"/>
      <w:marTop w:val="0"/>
      <w:marBottom w:val="0"/>
      <w:divBdr>
        <w:top w:val="none" w:sz="0" w:space="0" w:color="auto"/>
        <w:left w:val="none" w:sz="0" w:space="0" w:color="auto"/>
        <w:bottom w:val="none" w:sz="0" w:space="0" w:color="auto"/>
        <w:right w:val="none" w:sz="0" w:space="0" w:color="auto"/>
      </w:divBdr>
    </w:div>
    <w:div w:id="1924676208">
      <w:bodyDiv w:val="1"/>
      <w:marLeft w:val="0"/>
      <w:marRight w:val="0"/>
      <w:marTop w:val="0"/>
      <w:marBottom w:val="0"/>
      <w:divBdr>
        <w:top w:val="none" w:sz="0" w:space="0" w:color="auto"/>
        <w:left w:val="none" w:sz="0" w:space="0" w:color="auto"/>
        <w:bottom w:val="none" w:sz="0" w:space="0" w:color="auto"/>
        <w:right w:val="none" w:sz="0" w:space="0" w:color="auto"/>
      </w:divBdr>
    </w:div>
    <w:div w:id="1925070582">
      <w:bodyDiv w:val="1"/>
      <w:marLeft w:val="0"/>
      <w:marRight w:val="0"/>
      <w:marTop w:val="0"/>
      <w:marBottom w:val="0"/>
      <w:divBdr>
        <w:top w:val="none" w:sz="0" w:space="0" w:color="auto"/>
        <w:left w:val="none" w:sz="0" w:space="0" w:color="auto"/>
        <w:bottom w:val="none" w:sz="0" w:space="0" w:color="auto"/>
        <w:right w:val="none" w:sz="0" w:space="0" w:color="auto"/>
      </w:divBdr>
    </w:div>
    <w:div w:id="1925143561">
      <w:bodyDiv w:val="1"/>
      <w:marLeft w:val="0"/>
      <w:marRight w:val="0"/>
      <w:marTop w:val="0"/>
      <w:marBottom w:val="0"/>
      <w:divBdr>
        <w:top w:val="none" w:sz="0" w:space="0" w:color="auto"/>
        <w:left w:val="none" w:sz="0" w:space="0" w:color="auto"/>
        <w:bottom w:val="none" w:sz="0" w:space="0" w:color="auto"/>
        <w:right w:val="none" w:sz="0" w:space="0" w:color="auto"/>
      </w:divBdr>
    </w:div>
    <w:div w:id="1925454869">
      <w:bodyDiv w:val="1"/>
      <w:marLeft w:val="0"/>
      <w:marRight w:val="0"/>
      <w:marTop w:val="0"/>
      <w:marBottom w:val="0"/>
      <w:divBdr>
        <w:top w:val="none" w:sz="0" w:space="0" w:color="auto"/>
        <w:left w:val="none" w:sz="0" w:space="0" w:color="auto"/>
        <w:bottom w:val="none" w:sz="0" w:space="0" w:color="auto"/>
        <w:right w:val="none" w:sz="0" w:space="0" w:color="auto"/>
      </w:divBdr>
    </w:div>
    <w:div w:id="1926571412">
      <w:bodyDiv w:val="1"/>
      <w:marLeft w:val="0"/>
      <w:marRight w:val="0"/>
      <w:marTop w:val="0"/>
      <w:marBottom w:val="0"/>
      <w:divBdr>
        <w:top w:val="none" w:sz="0" w:space="0" w:color="auto"/>
        <w:left w:val="none" w:sz="0" w:space="0" w:color="auto"/>
        <w:bottom w:val="none" w:sz="0" w:space="0" w:color="auto"/>
        <w:right w:val="none" w:sz="0" w:space="0" w:color="auto"/>
      </w:divBdr>
    </w:div>
    <w:div w:id="1927687269">
      <w:bodyDiv w:val="1"/>
      <w:marLeft w:val="0"/>
      <w:marRight w:val="0"/>
      <w:marTop w:val="0"/>
      <w:marBottom w:val="0"/>
      <w:divBdr>
        <w:top w:val="none" w:sz="0" w:space="0" w:color="auto"/>
        <w:left w:val="none" w:sz="0" w:space="0" w:color="auto"/>
        <w:bottom w:val="none" w:sz="0" w:space="0" w:color="auto"/>
        <w:right w:val="none" w:sz="0" w:space="0" w:color="auto"/>
      </w:divBdr>
    </w:div>
    <w:div w:id="1927764043">
      <w:bodyDiv w:val="1"/>
      <w:marLeft w:val="0"/>
      <w:marRight w:val="0"/>
      <w:marTop w:val="0"/>
      <w:marBottom w:val="0"/>
      <w:divBdr>
        <w:top w:val="none" w:sz="0" w:space="0" w:color="auto"/>
        <w:left w:val="none" w:sz="0" w:space="0" w:color="auto"/>
        <w:bottom w:val="none" w:sz="0" w:space="0" w:color="auto"/>
        <w:right w:val="none" w:sz="0" w:space="0" w:color="auto"/>
      </w:divBdr>
    </w:div>
    <w:div w:id="1927954008">
      <w:bodyDiv w:val="1"/>
      <w:marLeft w:val="0"/>
      <w:marRight w:val="0"/>
      <w:marTop w:val="0"/>
      <w:marBottom w:val="0"/>
      <w:divBdr>
        <w:top w:val="none" w:sz="0" w:space="0" w:color="auto"/>
        <w:left w:val="none" w:sz="0" w:space="0" w:color="auto"/>
        <w:bottom w:val="none" w:sz="0" w:space="0" w:color="auto"/>
        <w:right w:val="none" w:sz="0" w:space="0" w:color="auto"/>
      </w:divBdr>
    </w:div>
    <w:div w:id="1927957936">
      <w:bodyDiv w:val="1"/>
      <w:marLeft w:val="0"/>
      <w:marRight w:val="0"/>
      <w:marTop w:val="0"/>
      <w:marBottom w:val="0"/>
      <w:divBdr>
        <w:top w:val="none" w:sz="0" w:space="0" w:color="auto"/>
        <w:left w:val="none" w:sz="0" w:space="0" w:color="auto"/>
        <w:bottom w:val="none" w:sz="0" w:space="0" w:color="auto"/>
        <w:right w:val="none" w:sz="0" w:space="0" w:color="auto"/>
      </w:divBdr>
    </w:div>
    <w:div w:id="1928230483">
      <w:bodyDiv w:val="1"/>
      <w:marLeft w:val="0"/>
      <w:marRight w:val="0"/>
      <w:marTop w:val="0"/>
      <w:marBottom w:val="0"/>
      <w:divBdr>
        <w:top w:val="none" w:sz="0" w:space="0" w:color="auto"/>
        <w:left w:val="none" w:sz="0" w:space="0" w:color="auto"/>
        <w:bottom w:val="none" w:sz="0" w:space="0" w:color="auto"/>
        <w:right w:val="none" w:sz="0" w:space="0" w:color="auto"/>
      </w:divBdr>
    </w:div>
    <w:div w:id="1928420266">
      <w:bodyDiv w:val="1"/>
      <w:marLeft w:val="0"/>
      <w:marRight w:val="0"/>
      <w:marTop w:val="0"/>
      <w:marBottom w:val="0"/>
      <w:divBdr>
        <w:top w:val="none" w:sz="0" w:space="0" w:color="auto"/>
        <w:left w:val="none" w:sz="0" w:space="0" w:color="auto"/>
        <w:bottom w:val="none" w:sz="0" w:space="0" w:color="auto"/>
        <w:right w:val="none" w:sz="0" w:space="0" w:color="auto"/>
      </w:divBdr>
    </w:div>
    <w:div w:id="1928464966">
      <w:bodyDiv w:val="1"/>
      <w:marLeft w:val="0"/>
      <w:marRight w:val="0"/>
      <w:marTop w:val="0"/>
      <w:marBottom w:val="0"/>
      <w:divBdr>
        <w:top w:val="none" w:sz="0" w:space="0" w:color="auto"/>
        <w:left w:val="none" w:sz="0" w:space="0" w:color="auto"/>
        <w:bottom w:val="none" w:sz="0" w:space="0" w:color="auto"/>
        <w:right w:val="none" w:sz="0" w:space="0" w:color="auto"/>
      </w:divBdr>
    </w:div>
    <w:div w:id="1928882723">
      <w:bodyDiv w:val="1"/>
      <w:marLeft w:val="0"/>
      <w:marRight w:val="0"/>
      <w:marTop w:val="0"/>
      <w:marBottom w:val="0"/>
      <w:divBdr>
        <w:top w:val="none" w:sz="0" w:space="0" w:color="auto"/>
        <w:left w:val="none" w:sz="0" w:space="0" w:color="auto"/>
        <w:bottom w:val="none" w:sz="0" w:space="0" w:color="auto"/>
        <w:right w:val="none" w:sz="0" w:space="0" w:color="auto"/>
      </w:divBdr>
    </w:div>
    <w:div w:id="1929002029">
      <w:bodyDiv w:val="1"/>
      <w:marLeft w:val="0"/>
      <w:marRight w:val="0"/>
      <w:marTop w:val="0"/>
      <w:marBottom w:val="0"/>
      <w:divBdr>
        <w:top w:val="none" w:sz="0" w:space="0" w:color="auto"/>
        <w:left w:val="none" w:sz="0" w:space="0" w:color="auto"/>
        <w:bottom w:val="none" w:sz="0" w:space="0" w:color="auto"/>
        <w:right w:val="none" w:sz="0" w:space="0" w:color="auto"/>
      </w:divBdr>
    </w:div>
    <w:div w:id="1929146146">
      <w:bodyDiv w:val="1"/>
      <w:marLeft w:val="0"/>
      <w:marRight w:val="0"/>
      <w:marTop w:val="0"/>
      <w:marBottom w:val="0"/>
      <w:divBdr>
        <w:top w:val="none" w:sz="0" w:space="0" w:color="auto"/>
        <w:left w:val="none" w:sz="0" w:space="0" w:color="auto"/>
        <w:bottom w:val="none" w:sz="0" w:space="0" w:color="auto"/>
        <w:right w:val="none" w:sz="0" w:space="0" w:color="auto"/>
      </w:divBdr>
    </w:div>
    <w:div w:id="1929341320">
      <w:bodyDiv w:val="1"/>
      <w:marLeft w:val="0"/>
      <w:marRight w:val="0"/>
      <w:marTop w:val="0"/>
      <w:marBottom w:val="0"/>
      <w:divBdr>
        <w:top w:val="none" w:sz="0" w:space="0" w:color="auto"/>
        <w:left w:val="none" w:sz="0" w:space="0" w:color="auto"/>
        <w:bottom w:val="none" w:sz="0" w:space="0" w:color="auto"/>
        <w:right w:val="none" w:sz="0" w:space="0" w:color="auto"/>
      </w:divBdr>
    </w:div>
    <w:div w:id="1930500173">
      <w:bodyDiv w:val="1"/>
      <w:marLeft w:val="0"/>
      <w:marRight w:val="0"/>
      <w:marTop w:val="0"/>
      <w:marBottom w:val="0"/>
      <w:divBdr>
        <w:top w:val="none" w:sz="0" w:space="0" w:color="auto"/>
        <w:left w:val="none" w:sz="0" w:space="0" w:color="auto"/>
        <w:bottom w:val="none" w:sz="0" w:space="0" w:color="auto"/>
        <w:right w:val="none" w:sz="0" w:space="0" w:color="auto"/>
      </w:divBdr>
    </w:div>
    <w:div w:id="1931507273">
      <w:bodyDiv w:val="1"/>
      <w:marLeft w:val="0"/>
      <w:marRight w:val="0"/>
      <w:marTop w:val="0"/>
      <w:marBottom w:val="0"/>
      <w:divBdr>
        <w:top w:val="none" w:sz="0" w:space="0" w:color="auto"/>
        <w:left w:val="none" w:sz="0" w:space="0" w:color="auto"/>
        <w:bottom w:val="none" w:sz="0" w:space="0" w:color="auto"/>
        <w:right w:val="none" w:sz="0" w:space="0" w:color="auto"/>
      </w:divBdr>
    </w:div>
    <w:div w:id="1932664353">
      <w:bodyDiv w:val="1"/>
      <w:marLeft w:val="0"/>
      <w:marRight w:val="0"/>
      <w:marTop w:val="0"/>
      <w:marBottom w:val="0"/>
      <w:divBdr>
        <w:top w:val="none" w:sz="0" w:space="0" w:color="auto"/>
        <w:left w:val="none" w:sz="0" w:space="0" w:color="auto"/>
        <w:bottom w:val="none" w:sz="0" w:space="0" w:color="auto"/>
        <w:right w:val="none" w:sz="0" w:space="0" w:color="auto"/>
      </w:divBdr>
    </w:div>
    <w:div w:id="1933275057">
      <w:bodyDiv w:val="1"/>
      <w:marLeft w:val="0"/>
      <w:marRight w:val="0"/>
      <w:marTop w:val="0"/>
      <w:marBottom w:val="0"/>
      <w:divBdr>
        <w:top w:val="none" w:sz="0" w:space="0" w:color="auto"/>
        <w:left w:val="none" w:sz="0" w:space="0" w:color="auto"/>
        <w:bottom w:val="none" w:sz="0" w:space="0" w:color="auto"/>
        <w:right w:val="none" w:sz="0" w:space="0" w:color="auto"/>
      </w:divBdr>
    </w:div>
    <w:div w:id="1933514448">
      <w:bodyDiv w:val="1"/>
      <w:marLeft w:val="0"/>
      <w:marRight w:val="0"/>
      <w:marTop w:val="0"/>
      <w:marBottom w:val="0"/>
      <w:divBdr>
        <w:top w:val="none" w:sz="0" w:space="0" w:color="auto"/>
        <w:left w:val="none" w:sz="0" w:space="0" w:color="auto"/>
        <w:bottom w:val="none" w:sz="0" w:space="0" w:color="auto"/>
        <w:right w:val="none" w:sz="0" w:space="0" w:color="auto"/>
      </w:divBdr>
    </w:div>
    <w:div w:id="1934505668">
      <w:bodyDiv w:val="1"/>
      <w:marLeft w:val="0"/>
      <w:marRight w:val="0"/>
      <w:marTop w:val="0"/>
      <w:marBottom w:val="0"/>
      <w:divBdr>
        <w:top w:val="none" w:sz="0" w:space="0" w:color="auto"/>
        <w:left w:val="none" w:sz="0" w:space="0" w:color="auto"/>
        <w:bottom w:val="none" w:sz="0" w:space="0" w:color="auto"/>
        <w:right w:val="none" w:sz="0" w:space="0" w:color="auto"/>
      </w:divBdr>
    </w:div>
    <w:div w:id="1934778074">
      <w:bodyDiv w:val="1"/>
      <w:marLeft w:val="0"/>
      <w:marRight w:val="0"/>
      <w:marTop w:val="0"/>
      <w:marBottom w:val="0"/>
      <w:divBdr>
        <w:top w:val="none" w:sz="0" w:space="0" w:color="auto"/>
        <w:left w:val="none" w:sz="0" w:space="0" w:color="auto"/>
        <w:bottom w:val="none" w:sz="0" w:space="0" w:color="auto"/>
        <w:right w:val="none" w:sz="0" w:space="0" w:color="auto"/>
      </w:divBdr>
    </w:div>
    <w:div w:id="1937130256">
      <w:bodyDiv w:val="1"/>
      <w:marLeft w:val="0"/>
      <w:marRight w:val="0"/>
      <w:marTop w:val="0"/>
      <w:marBottom w:val="0"/>
      <w:divBdr>
        <w:top w:val="none" w:sz="0" w:space="0" w:color="auto"/>
        <w:left w:val="none" w:sz="0" w:space="0" w:color="auto"/>
        <w:bottom w:val="none" w:sz="0" w:space="0" w:color="auto"/>
        <w:right w:val="none" w:sz="0" w:space="0" w:color="auto"/>
      </w:divBdr>
    </w:div>
    <w:div w:id="1937789713">
      <w:bodyDiv w:val="1"/>
      <w:marLeft w:val="0"/>
      <w:marRight w:val="0"/>
      <w:marTop w:val="0"/>
      <w:marBottom w:val="0"/>
      <w:divBdr>
        <w:top w:val="none" w:sz="0" w:space="0" w:color="auto"/>
        <w:left w:val="none" w:sz="0" w:space="0" w:color="auto"/>
        <w:bottom w:val="none" w:sz="0" w:space="0" w:color="auto"/>
        <w:right w:val="none" w:sz="0" w:space="0" w:color="auto"/>
      </w:divBdr>
    </w:div>
    <w:div w:id="1939754518">
      <w:bodyDiv w:val="1"/>
      <w:marLeft w:val="0"/>
      <w:marRight w:val="0"/>
      <w:marTop w:val="0"/>
      <w:marBottom w:val="0"/>
      <w:divBdr>
        <w:top w:val="none" w:sz="0" w:space="0" w:color="auto"/>
        <w:left w:val="none" w:sz="0" w:space="0" w:color="auto"/>
        <w:bottom w:val="none" w:sz="0" w:space="0" w:color="auto"/>
        <w:right w:val="none" w:sz="0" w:space="0" w:color="auto"/>
      </w:divBdr>
    </w:div>
    <w:div w:id="1940285541">
      <w:bodyDiv w:val="1"/>
      <w:marLeft w:val="0"/>
      <w:marRight w:val="0"/>
      <w:marTop w:val="0"/>
      <w:marBottom w:val="0"/>
      <w:divBdr>
        <w:top w:val="none" w:sz="0" w:space="0" w:color="auto"/>
        <w:left w:val="none" w:sz="0" w:space="0" w:color="auto"/>
        <w:bottom w:val="none" w:sz="0" w:space="0" w:color="auto"/>
        <w:right w:val="none" w:sz="0" w:space="0" w:color="auto"/>
      </w:divBdr>
    </w:div>
    <w:div w:id="1942376452">
      <w:bodyDiv w:val="1"/>
      <w:marLeft w:val="0"/>
      <w:marRight w:val="0"/>
      <w:marTop w:val="0"/>
      <w:marBottom w:val="0"/>
      <w:divBdr>
        <w:top w:val="none" w:sz="0" w:space="0" w:color="auto"/>
        <w:left w:val="none" w:sz="0" w:space="0" w:color="auto"/>
        <w:bottom w:val="none" w:sz="0" w:space="0" w:color="auto"/>
        <w:right w:val="none" w:sz="0" w:space="0" w:color="auto"/>
      </w:divBdr>
    </w:div>
    <w:div w:id="1942562169">
      <w:bodyDiv w:val="1"/>
      <w:marLeft w:val="0"/>
      <w:marRight w:val="0"/>
      <w:marTop w:val="0"/>
      <w:marBottom w:val="0"/>
      <w:divBdr>
        <w:top w:val="none" w:sz="0" w:space="0" w:color="auto"/>
        <w:left w:val="none" w:sz="0" w:space="0" w:color="auto"/>
        <w:bottom w:val="none" w:sz="0" w:space="0" w:color="auto"/>
        <w:right w:val="none" w:sz="0" w:space="0" w:color="auto"/>
      </w:divBdr>
    </w:div>
    <w:div w:id="1942568581">
      <w:bodyDiv w:val="1"/>
      <w:marLeft w:val="0"/>
      <w:marRight w:val="0"/>
      <w:marTop w:val="0"/>
      <w:marBottom w:val="0"/>
      <w:divBdr>
        <w:top w:val="none" w:sz="0" w:space="0" w:color="auto"/>
        <w:left w:val="none" w:sz="0" w:space="0" w:color="auto"/>
        <w:bottom w:val="none" w:sz="0" w:space="0" w:color="auto"/>
        <w:right w:val="none" w:sz="0" w:space="0" w:color="auto"/>
      </w:divBdr>
    </w:div>
    <w:div w:id="1943150673">
      <w:bodyDiv w:val="1"/>
      <w:marLeft w:val="0"/>
      <w:marRight w:val="0"/>
      <w:marTop w:val="0"/>
      <w:marBottom w:val="0"/>
      <w:divBdr>
        <w:top w:val="none" w:sz="0" w:space="0" w:color="auto"/>
        <w:left w:val="none" w:sz="0" w:space="0" w:color="auto"/>
        <w:bottom w:val="none" w:sz="0" w:space="0" w:color="auto"/>
        <w:right w:val="none" w:sz="0" w:space="0" w:color="auto"/>
      </w:divBdr>
    </w:div>
    <w:div w:id="1943610005">
      <w:bodyDiv w:val="1"/>
      <w:marLeft w:val="0"/>
      <w:marRight w:val="0"/>
      <w:marTop w:val="0"/>
      <w:marBottom w:val="0"/>
      <w:divBdr>
        <w:top w:val="none" w:sz="0" w:space="0" w:color="auto"/>
        <w:left w:val="none" w:sz="0" w:space="0" w:color="auto"/>
        <w:bottom w:val="none" w:sz="0" w:space="0" w:color="auto"/>
        <w:right w:val="none" w:sz="0" w:space="0" w:color="auto"/>
      </w:divBdr>
    </w:div>
    <w:div w:id="1943803353">
      <w:bodyDiv w:val="1"/>
      <w:marLeft w:val="0"/>
      <w:marRight w:val="0"/>
      <w:marTop w:val="0"/>
      <w:marBottom w:val="0"/>
      <w:divBdr>
        <w:top w:val="none" w:sz="0" w:space="0" w:color="auto"/>
        <w:left w:val="none" w:sz="0" w:space="0" w:color="auto"/>
        <w:bottom w:val="none" w:sz="0" w:space="0" w:color="auto"/>
        <w:right w:val="none" w:sz="0" w:space="0" w:color="auto"/>
      </w:divBdr>
    </w:div>
    <w:div w:id="1944919488">
      <w:bodyDiv w:val="1"/>
      <w:marLeft w:val="0"/>
      <w:marRight w:val="0"/>
      <w:marTop w:val="0"/>
      <w:marBottom w:val="0"/>
      <w:divBdr>
        <w:top w:val="none" w:sz="0" w:space="0" w:color="auto"/>
        <w:left w:val="none" w:sz="0" w:space="0" w:color="auto"/>
        <w:bottom w:val="none" w:sz="0" w:space="0" w:color="auto"/>
        <w:right w:val="none" w:sz="0" w:space="0" w:color="auto"/>
      </w:divBdr>
    </w:div>
    <w:div w:id="1945190191">
      <w:bodyDiv w:val="1"/>
      <w:marLeft w:val="0"/>
      <w:marRight w:val="0"/>
      <w:marTop w:val="0"/>
      <w:marBottom w:val="0"/>
      <w:divBdr>
        <w:top w:val="none" w:sz="0" w:space="0" w:color="auto"/>
        <w:left w:val="none" w:sz="0" w:space="0" w:color="auto"/>
        <w:bottom w:val="none" w:sz="0" w:space="0" w:color="auto"/>
        <w:right w:val="none" w:sz="0" w:space="0" w:color="auto"/>
      </w:divBdr>
    </w:div>
    <w:div w:id="1945336991">
      <w:bodyDiv w:val="1"/>
      <w:marLeft w:val="0"/>
      <w:marRight w:val="0"/>
      <w:marTop w:val="0"/>
      <w:marBottom w:val="0"/>
      <w:divBdr>
        <w:top w:val="none" w:sz="0" w:space="0" w:color="auto"/>
        <w:left w:val="none" w:sz="0" w:space="0" w:color="auto"/>
        <w:bottom w:val="none" w:sz="0" w:space="0" w:color="auto"/>
        <w:right w:val="none" w:sz="0" w:space="0" w:color="auto"/>
      </w:divBdr>
    </w:div>
    <w:div w:id="1946619942">
      <w:bodyDiv w:val="1"/>
      <w:marLeft w:val="0"/>
      <w:marRight w:val="0"/>
      <w:marTop w:val="0"/>
      <w:marBottom w:val="0"/>
      <w:divBdr>
        <w:top w:val="none" w:sz="0" w:space="0" w:color="auto"/>
        <w:left w:val="none" w:sz="0" w:space="0" w:color="auto"/>
        <w:bottom w:val="none" w:sz="0" w:space="0" w:color="auto"/>
        <w:right w:val="none" w:sz="0" w:space="0" w:color="auto"/>
      </w:divBdr>
    </w:div>
    <w:div w:id="1947351257">
      <w:bodyDiv w:val="1"/>
      <w:marLeft w:val="0"/>
      <w:marRight w:val="0"/>
      <w:marTop w:val="0"/>
      <w:marBottom w:val="0"/>
      <w:divBdr>
        <w:top w:val="none" w:sz="0" w:space="0" w:color="auto"/>
        <w:left w:val="none" w:sz="0" w:space="0" w:color="auto"/>
        <w:bottom w:val="none" w:sz="0" w:space="0" w:color="auto"/>
        <w:right w:val="none" w:sz="0" w:space="0" w:color="auto"/>
      </w:divBdr>
    </w:div>
    <w:div w:id="1947615751">
      <w:bodyDiv w:val="1"/>
      <w:marLeft w:val="0"/>
      <w:marRight w:val="0"/>
      <w:marTop w:val="0"/>
      <w:marBottom w:val="0"/>
      <w:divBdr>
        <w:top w:val="none" w:sz="0" w:space="0" w:color="auto"/>
        <w:left w:val="none" w:sz="0" w:space="0" w:color="auto"/>
        <w:bottom w:val="none" w:sz="0" w:space="0" w:color="auto"/>
        <w:right w:val="none" w:sz="0" w:space="0" w:color="auto"/>
      </w:divBdr>
    </w:div>
    <w:div w:id="1947693494">
      <w:bodyDiv w:val="1"/>
      <w:marLeft w:val="0"/>
      <w:marRight w:val="0"/>
      <w:marTop w:val="0"/>
      <w:marBottom w:val="0"/>
      <w:divBdr>
        <w:top w:val="none" w:sz="0" w:space="0" w:color="auto"/>
        <w:left w:val="none" w:sz="0" w:space="0" w:color="auto"/>
        <w:bottom w:val="none" w:sz="0" w:space="0" w:color="auto"/>
        <w:right w:val="none" w:sz="0" w:space="0" w:color="auto"/>
      </w:divBdr>
    </w:div>
    <w:div w:id="1947730126">
      <w:bodyDiv w:val="1"/>
      <w:marLeft w:val="0"/>
      <w:marRight w:val="0"/>
      <w:marTop w:val="0"/>
      <w:marBottom w:val="0"/>
      <w:divBdr>
        <w:top w:val="none" w:sz="0" w:space="0" w:color="auto"/>
        <w:left w:val="none" w:sz="0" w:space="0" w:color="auto"/>
        <w:bottom w:val="none" w:sz="0" w:space="0" w:color="auto"/>
        <w:right w:val="none" w:sz="0" w:space="0" w:color="auto"/>
      </w:divBdr>
    </w:div>
    <w:div w:id="1947883766">
      <w:bodyDiv w:val="1"/>
      <w:marLeft w:val="0"/>
      <w:marRight w:val="0"/>
      <w:marTop w:val="0"/>
      <w:marBottom w:val="0"/>
      <w:divBdr>
        <w:top w:val="none" w:sz="0" w:space="0" w:color="auto"/>
        <w:left w:val="none" w:sz="0" w:space="0" w:color="auto"/>
        <w:bottom w:val="none" w:sz="0" w:space="0" w:color="auto"/>
        <w:right w:val="none" w:sz="0" w:space="0" w:color="auto"/>
      </w:divBdr>
    </w:div>
    <w:div w:id="1948613666">
      <w:bodyDiv w:val="1"/>
      <w:marLeft w:val="0"/>
      <w:marRight w:val="0"/>
      <w:marTop w:val="0"/>
      <w:marBottom w:val="0"/>
      <w:divBdr>
        <w:top w:val="none" w:sz="0" w:space="0" w:color="auto"/>
        <w:left w:val="none" w:sz="0" w:space="0" w:color="auto"/>
        <w:bottom w:val="none" w:sz="0" w:space="0" w:color="auto"/>
        <w:right w:val="none" w:sz="0" w:space="0" w:color="auto"/>
      </w:divBdr>
    </w:div>
    <w:div w:id="1949387144">
      <w:bodyDiv w:val="1"/>
      <w:marLeft w:val="0"/>
      <w:marRight w:val="0"/>
      <w:marTop w:val="0"/>
      <w:marBottom w:val="0"/>
      <w:divBdr>
        <w:top w:val="none" w:sz="0" w:space="0" w:color="auto"/>
        <w:left w:val="none" w:sz="0" w:space="0" w:color="auto"/>
        <w:bottom w:val="none" w:sz="0" w:space="0" w:color="auto"/>
        <w:right w:val="none" w:sz="0" w:space="0" w:color="auto"/>
      </w:divBdr>
    </w:div>
    <w:div w:id="1950358191">
      <w:bodyDiv w:val="1"/>
      <w:marLeft w:val="0"/>
      <w:marRight w:val="0"/>
      <w:marTop w:val="0"/>
      <w:marBottom w:val="0"/>
      <w:divBdr>
        <w:top w:val="none" w:sz="0" w:space="0" w:color="auto"/>
        <w:left w:val="none" w:sz="0" w:space="0" w:color="auto"/>
        <w:bottom w:val="none" w:sz="0" w:space="0" w:color="auto"/>
        <w:right w:val="none" w:sz="0" w:space="0" w:color="auto"/>
      </w:divBdr>
    </w:div>
    <w:div w:id="1950888127">
      <w:bodyDiv w:val="1"/>
      <w:marLeft w:val="0"/>
      <w:marRight w:val="0"/>
      <w:marTop w:val="0"/>
      <w:marBottom w:val="0"/>
      <w:divBdr>
        <w:top w:val="none" w:sz="0" w:space="0" w:color="auto"/>
        <w:left w:val="none" w:sz="0" w:space="0" w:color="auto"/>
        <w:bottom w:val="none" w:sz="0" w:space="0" w:color="auto"/>
        <w:right w:val="none" w:sz="0" w:space="0" w:color="auto"/>
      </w:divBdr>
    </w:div>
    <w:div w:id="1951816169">
      <w:bodyDiv w:val="1"/>
      <w:marLeft w:val="0"/>
      <w:marRight w:val="0"/>
      <w:marTop w:val="0"/>
      <w:marBottom w:val="0"/>
      <w:divBdr>
        <w:top w:val="none" w:sz="0" w:space="0" w:color="auto"/>
        <w:left w:val="none" w:sz="0" w:space="0" w:color="auto"/>
        <w:bottom w:val="none" w:sz="0" w:space="0" w:color="auto"/>
        <w:right w:val="none" w:sz="0" w:space="0" w:color="auto"/>
      </w:divBdr>
    </w:div>
    <w:div w:id="1952126453">
      <w:bodyDiv w:val="1"/>
      <w:marLeft w:val="0"/>
      <w:marRight w:val="0"/>
      <w:marTop w:val="0"/>
      <w:marBottom w:val="0"/>
      <w:divBdr>
        <w:top w:val="none" w:sz="0" w:space="0" w:color="auto"/>
        <w:left w:val="none" w:sz="0" w:space="0" w:color="auto"/>
        <w:bottom w:val="none" w:sz="0" w:space="0" w:color="auto"/>
        <w:right w:val="none" w:sz="0" w:space="0" w:color="auto"/>
      </w:divBdr>
    </w:div>
    <w:div w:id="1952394112">
      <w:bodyDiv w:val="1"/>
      <w:marLeft w:val="0"/>
      <w:marRight w:val="0"/>
      <w:marTop w:val="0"/>
      <w:marBottom w:val="0"/>
      <w:divBdr>
        <w:top w:val="none" w:sz="0" w:space="0" w:color="auto"/>
        <w:left w:val="none" w:sz="0" w:space="0" w:color="auto"/>
        <w:bottom w:val="none" w:sz="0" w:space="0" w:color="auto"/>
        <w:right w:val="none" w:sz="0" w:space="0" w:color="auto"/>
      </w:divBdr>
    </w:div>
    <w:div w:id="1953171343">
      <w:bodyDiv w:val="1"/>
      <w:marLeft w:val="0"/>
      <w:marRight w:val="0"/>
      <w:marTop w:val="0"/>
      <w:marBottom w:val="0"/>
      <w:divBdr>
        <w:top w:val="none" w:sz="0" w:space="0" w:color="auto"/>
        <w:left w:val="none" w:sz="0" w:space="0" w:color="auto"/>
        <w:bottom w:val="none" w:sz="0" w:space="0" w:color="auto"/>
        <w:right w:val="none" w:sz="0" w:space="0" w:color="auto"/>
      </w:divBdr>
    </w:div>
    <w:div w:id="1953319901">
      <w:bodyDiv w:val="1"/>
      <w:marLeft w:val="0"/>
      <w:marRight w:val="0"/>
      <w:marTop w:val="0"/>
      <w:marBottom w:val="0"/>
      <w:divBdr>
        <w:top w:val="none" w:sz="0" w:space="0" w:color="auto"/>
        <w:left w:val="none" w:sz="0" w:space="0" w:color="auto"/>
        <w:bottom w:val="none" w:sz="0" w:space="0" w:color="auto"/>
        <w:right w:val="none" w:sz="0" w:space="0" w:color="auto"/>
      </w:divBdr>
    </w:div>
    <w:div w:id="1953394810">
      <w:bodyDiv w:val="1"/>
      <w:marLeft w:val="0"/>
      <w:marRight w:val="0"/>
      <w:marTop w:val="0"/>
      <w:marBottom w:val="0"/>
      <w:divBdr>
        <w:top w:val="none" w:sz="0" w:space="0" w:color="auto"/>
        <w:left w:val="none" w:sz="0" w:space="0" w:color="auto"/>
        <w:bottom w:val="none" w:sz="0" w:space="0" w:color="auto"/>
        <w:right w:val="none" w:sz="0" w:space="0" w:color="auto"/>
      </w:divBdr>
    </w:div>
    <w:div w:id="1953780441">
      <w:bodyDiv w:val="1"/>
      <w:marLeft w:val="0"/>
      <w:marRight w:val="0"/>
      <w:marTop w:val="0"/>
      <w:marBottom w:val="0"/>
      <w:divBdr>
        <w:top w:val="none" w:sz="0" w:space="0" w:color="auto"/>
        <w:left w:val="none" w:sz="0" w:space="0" w:color="auto"/>
        <w:bottom w:val="none" w:sz="0" w:space="0" w:color="auto"/>
        <w:right w:val="none" w:sz="0" w:space="0" w:color="auto"/>
      </w:divBdr>
    </w:div>
    <w:div w:id="1953976871">
      <w:bodyDiv w:val="1"/>
      <w:marLeft w:val="0"/>
      <w:marRight w:val="0"/>
      <w:marTop w:val="0"/>
      <w:marBottom w:val="0"/>
      <w:divBdr>
        <w:top w:val="none" w:sz="0" w:space="0" w:color="auto"/>
        <w:left w:val="none" w:sz="0" w:space="0" w:color="auto"/>
        <w:bottom w:val="none" w:sz="0" w:space="0" w:color="auto"/>
        <w:right w:val="none" w:sz="0" w:space="0" w:color="auto"/>
      </w:divBdr>
    </w:div>
    <w:div w:id="1955938169">
      <w:bodyDiv w:val="1"/>
      <w:marLeft w:val="0"/>
      <w:marRight w:val="0"/>
      <w:marTop w:val="0"/>
      <w:marBottom w:val="0"/>
      <w:divBdr>
        <w:top w:val="none" w:sz="0" w:space="0" w:color="auto"/>
        <w:left w:val="none" w:sz="0" w:space="0" w:color="auto"/>
        <w:bottom w:val="none" w:sz="0" w:space="0" w:color="auto"/>
        <w:right w:val="none" w:sz="0" w:space="0" w:color="auto"/>
      </w:divBdr>
    </w:div>
    <w:div w:id="1956712945">
      <w:bodyDiv w:val="1"/>
      <w:marLeft w:val="0"/>
      <w:marRight w:val="0"/>
      <w:marTop w:val="0"/>
      <w:marBottom w:val="0"/>
      <w:divBdr>
        <w:top w:val="none" w:sz="0" w:space="0" w:color="auto"/>
        <w:left w:val="none" w:sz="0" w:space="0" w:color="auto"/>
        <w:bottom w:val="none" w:sz="0" w:space="0" w:color="auto"/>
        <w:right w:val="none" w:sz="0" w:space="0" w:color="auto"/>
      </w:divBdr>
    </w:div>
    <w:div w:id="1957907401">
      <w:bodyDiv w:val="1"/>
      <w:marLeft w:val="0"/>
      <w:marRight w:val="0"/>
      <w:marTop w:val="0"/>
      <w:marBottom w:val="0"/>
      <w:divBdr>
        <w:top w:val="none" w:sz="0" w:space="0" w:color="auto"/>
        <w:left w:val="none" w:sz="0" w:space="0" w:color="auto"/>
        <w:bottom w:val="none" w:sz="0" w:space="0" w:color="auto"/>
        <w:right w:val="none" w:sz="0" w:space="0" w:color="auto"/>
      </w:divBdr>
    </w:div>
    <w:div w:id="1958296379">
      <w:bodyDiv w:val="1"/>
      <w:marLeft w:val="0"/>
      <w:marRight w:val="0"/>
      <w:marTop w:val="0"/>
      <w:marBottom w:val="0"/>
      <w:divBdr>
        <w:top w:val="none" w:sz="0" w:space="0" w:color="auto"/>
        <w:left w:val="none" w:sz="0" w:space="0" w:color="auto"/>
        <w:bottom w:val="none" w:sz="0" w:space="0" w:color="auto"/>
        <w:right w:val="none" w:sz="0" w:space="0" w:color="auto"/>
      </w:divBdr>
    </w:div>
    <w:div w:id="1958443461">
      <w:bodyDiv w:val="1"/>
      <w:marLeft w:val="0"/>
      <w:marRight w:val="0"/>
      <w:marTop w:val="0"/>
      <w:marBottom w:val="0"/>
      <w:divBdr>
        <w:top w:val="none" w:sz="0" w:space="0" w:color="auto"/>
        <w:left w:val="none" w:sz="0" w:space="0" w:color="auto"/>
        <w:bottom w:val="none" w:sz="0" w:space="0" w:color="auto"/>
        <w:right w:val="none" w:sz="0" w:space="0" w:color="auto"/>
      </w:divBdr>
    </w:div>
    <w:div w:id="1958483744">
      <w:bodyDiv w:val="1"/>
      <w:marLeft w:val="0"/>
      <w:marRight w:val="0"/>
      <w:marTop w:val="0"/>
      <w:marBottom w:val="0"/>
      <w:divBdr>
        <w:top w:val="none" w:sz="0" w:space="0" w:color="auto"/>
        <w:left w:val="none" w:sz="0" w:space="0" w:color="auto"/>
        <w:bottom w:val="none" w:sz="0" w:space="0" w:color="auto"/>
        <w:right w:val="none" w:sz="0" w:space="0" w:color="auto"/>
      </w:divBdr>
    </w:div>
    <w:div w:id="1959529699">
      <w:bodyDiv w:val="1"/>
      <w:marLeft w:val="0"/>
      <w:marRight w:val="0"/>
      <w:marTop w:val="0"/>
      <w:marBottom w:val="0"/>
      <w:divBdr>
        <w:top w:val="none" w:sz="0" w:space="0" w:color="auto"/>
        <w:left w:val="none" w:sz="0" w:space="0" w:color="auto"/>
        <w:bottom w:val="none" w:sz="0" w:space="0" w:color="auto"/>
        <w:right w:val="none" w:sz="0" w:space="0" w:color="auto"/>
      </w:divBdr>
    </w:div>
    <w:div w:id="1959991866">
      <w:bodyDiv w:val="1"/>
      <w:marLeft w:val="0"/>
      <w:marRight w:val="0"/>
      <w:marTop w:val="0"/>
      <w:marBottom w:val="0"/>
      <w:divBdr>
        <w:top w:val="none" w:sz="0" w:space="0" w:color="auto"/>
        <w:left w:val="none" w:sz="0" w:space="0" w:color="auto"/>
        <w:bottom w:val="none" w:sz="0" w:space="0" w:color="auto"/>
        <w:right w:val="none" w:sz="0" w:space="0" w:color="auto"/>
      </w:divBdr>
    </w:div>
    <w:div w:id="1960186389">
      <w:bodyDiv w:val="1"/>
      <w:marLeft w:val="0"/>
      <w:marRight w:val="0"/>
      <w:marTop w:val="0"/>
      <w:marBottom w:val="0"/>
      <w:divBdr>
        <w:top w:val="none" w:sz="0" w:space="0" w:color="auto"/>
        <w:left w:val="none" w:sz="0" w:space="0" w:color="auto"/>
        <w:bottom w:val="none" w:sz="0" w:space="0" w:color="auto"/>
        <w:right w:val="none" w:sz="0" w:space="0" w:color="auto"/>
      </w:divBdr>
    </w:div>
    <w:div w:id="1960599496">
      <w:bodyDiv w:val="1"/>
      <w:marLeft w:val="0"/>
      <w:marRight w:val="0"/>
      <w:marTop w:val="0"/>
      <w:marBottom w:val="0"/>
      <w:divBdr>
        <w:top w:val="none" w:sz="0" w:space="0" w:color="auto"/>
        <w:left w:val="none" w:sz="0" w:space="0" w:color="auto"/>
        <w:bottom w:val="none" w:sz="0" w:space="0" w:color="auto"/>
        <w:right w:val="none" w:sz="0" w:space="0" w:color="auto"/>
      </w:divBdr>
    </w:div>
    <w:div w:id="1960985087">
      <w:bodyDiv w:val="1"/>
      <w:marLeft w:val="0"/>
      <w:marRight w:val="0"/>
      <w:marTop w:val="0"/>
      <w:marBottom w:val="0"/>
      <w:divBdr>
        <w:top w:val="none" w:sz="0" w:space="0" w:color="auto"/>
        <w:left w:val="none" w:sz="0" w:space="0" w:color="auto"/>
        <w:bottom w:val="none" w:sz="0" w:space="0" w:color="auto"/>
        <w:right w:val="none" w:sz="0" w:space="0" w:color="auto"/>
      </w:divBdr>
    </w:div>
    <w:div w:id="1961255201">
      <w:bodyDiv w:val="1"/>
      <w:marLeft w:val="0"/>
      <w:marRight w:val="0"/>
      <w:marTop w:val="0"/>
      <w:marBottom w:val="0"/>
      <w:divBdr>
        <w:top w:val="none" w:sz="0" w:space="0" w:color="auto"/>
        <w:left w:val="none" w:sz="0" w:space="0" w:color="auto"/>
        <w:bottom w:val="none" w:sz="0" w:space="0" w:color="auto"/>
        <w:right w:val="none" w:sz="0" w:space="0" w:color="auto"/>
      </w:divBdr>
    </w:div>
    <w:div w:id="1961955757">
      <w:bodyDiv w:val="1"/>
      <w:marLeft w:val="0"/>
      <w:marRight w:val="0"/>
      <w:marTop w:val="0"/>
      <w:marBottom w:val="0"/>
      <w:divBdr>
        <w:top w:val="none" w:sz="0" w:space="0" w:color="auto"/>
        <w:left w:val="none" w:sz="0" w:space="0" w:color="auto"/>
        <w:bottom w:val="none" w:sz="0" w:space="0" w:color="auto"/>
        <w:right w:val="none" w:sz="0" w:space="0" w:color="auto"/>
      </w:divBdr>
    </w:div>
    <w:div w:id="1962416316">
      <w:bodyDiv w:val="1"/>
      <w:marLeft w:val="0"/>
      <w:marRight w:val="0"/>
      <w:marTop w:val="0"/>
      <w:marBottom w:val="0"/>
      <w:divBdr>
        <w:top w:val="none" w:sz="0" w:space="0" w:color="auto"/>
        <w:left w:val="none" w:sz="0" w:space="0" w:color="auto"/>
        <w:bottom w:val="none" w:sz="0" w:space="0" w:color="auto"/>
        <w:right w:val="none" w:sz="0" w:space="0" w:color="auto"/>
      </w:divBdr>
    </w:div>
    <w:div w:id="1963026797">
      <w:bodyDiv w:val="1"/>
      <w:marLeft w:val="0"/>
      <w:marRight w:val="0"/>
      <w:marTop w:val="0"/>
      <w:marBottom w:val="0"/>
      <w:divBdr>
        <w:top w:val="none" w:sz="0" w:space="0" w:color="auto"/>
        <w:left w:val="none" w:sz="0" w:space="0" w:color="auto"/>
        <w:bottom w:val="none" w:sz="0" w:space="0" w:color="auto"/>
        <w:right w:val="none" w:sz="0" w:space="0" w:color="auto"/>
      </w:divBdr>
    </w:div>
    <w:div w:id="1964073176">
      <w:bodyDiv w:val="1"/>
      <w:marLeft w:val="0"/>
      <w:marRight w:val="0"/>
      <w:marTop w:val="0"/>
      <w:marBottom w:val="0"/>
      <w:divBdr>
        <w:top w:val="none" w:sz="0" w:space="0" w:color="auto"/>
        <w:left w:val="none" w:sz="0" w:space="0" w:color="auto"/>
        <w:bottom w:val="none" w:sz="0" w:space="0" w:color="auto"/>
        <w:right w:val="none" w:sz="0" w:space="0" w:color="auto"/>
      </w:divBdr>
    </w:div>
    <w:div w:id="1964337138">
      <w:bodyDiv w:val="1"/>
      <w:marLeft w:val="0"/>
      <w:marRight w:val="0"/>
      <w:marTop w:val="0"/>
      <w:marBottom w:val="0"/>
      <w:divBdr>
        <w:top w:val="none" w:sz="0" w:space="0" w:color="auto"/>
        <w:left w:val="none" w:sz="0" w:space="0" w:color="auto"/>
        <w:bottom w:val="none" w:sz="0" w:space="0" w:color="auto"/>
        <w:right w:val="none" w:sz="0" w:space="0" w:color="auto"/>
      </w:divBdr>
    </w:div>
    <w:div w:id="1965192839">
      <w:bodyDiv w:val="1"/>
      <w:marLeft w:val="0"/>
      <w:marRight w:val="0"/>
      <w:marTop w:val="0"/>
      <w:marBottom w:val="0"/>
      <w:divBdr>
        <w:top w:val="none" w:sz="0" w:space="0" w:color="auto"/>
        <w:left w:val="none" w:sz="0" w:space="0" w:color="auto"/>
        <w:bottom w:val="none" w:sz="0" w:space="0" w:color="auto"/>
        <w:right w:val="none" w:sz="0" w:space="0" w:color="auto"/>
      </w:divBdr>
    </w:div>
    <w:div w:id="1965386552">
      <w:bodyDiv w:val="1"/>
      <w:marLeft w:val="0"/>
      <w:marRight w:val="0"/>
      <w:marTop w:val="0"/>
      <w:marBottom w:val="0"/>
      <w:divBdr>
        <w:top w:val="none" w:sz="0" w:space="0" w:color="auto"/>
        <w:left w:val="none" w:sz="0" w:space="0" w:color="auto"/>
        <w:bottom w:val="none" w:sz="0" w:space="0" w:color="auto"/>
        <w:right w:val="none" w:sz="0" w:space="0" w:color="auto"/>
      </w:divBdr>
    </w:div>
    <w:div w:id="1965649358">
      <w:bodyDiv w:val="1"/>
      <w:marLeft w:val="0"/>
      <w:marRight w:val="0"/>
      <w:marTop w:val="0"/>
      <w:marBottom w:val="0"/>
      <w:divBdr>
        <w:top w:val="none" w:sz="0" w:space="0" w:color="auto"/>
        <w:left w:val="none" w:sz="0" w:space="0" w:color="auto"/>
        <w:bottom w:val="none" w:sz="0" w:space="0" w:color="auto"/>
        <w:right w:val="none" w:sz="0" w:space="0" w:color="auto"/>
      </w:divBdr>
    </w:div>
    <w:div w:id="1965652719">
      <w:bodyDiv w:val="1"/>
      <w:marLeft w:val="0"/>
      <w:marRight w:val="0"/>
      <w:marTop w:val="0"/>
      <w:marBottom w:val="0"/>
      <w:divBdr>
        <w:top w:val="none" w:sz="0" w:space="0" w:color="auto"/>
        <w:left w:val="none" w:sz="0" w:space="0" w:color="auto"/>
        <w:bottom w:val="none" w:sz="0" w:space="0" w:color="auto"/>
        <w:right w:val="none" w:sz="0" w:space="0" w:color="auto"/>
      </w:divBdr>
    </w:div>
    <w:div w:id="1965884377">
      <w:bodyDiv w:val="1"/>
      <w:marLeft w:val="0"/>
      <w:marRight w:val="0"/>
      <w:marTop w:val="0"/>
      <w:marBottom w:val="0"/>
      <w:divBdr>
        <w:top w:val="none" w:sz="0" w:space="0" w:color="auto"/>
        <w:left w:val="none" w:sz="0" w:space="0" w:color="auto"/>
        <w:bottom w:val="none" w:sz="0" w:space="0" w:color="auto"/>
        <w:right w:val="none" w:sz="0" w:space="0" w:color="auto"/>
      </w:divBdr>
    </w:div>
    <w:div w:id="1966042279">
      <w:bodyDiv w:val="1"/>
      <w:marLeft w:val="0"/>
      <w:marRight w:val="0"/>
      <w:marTop w:val="0"/>
      <w:marBottom w:val="0"/>
      <w:divBdr>
        <w:top w:val="none" w:sz="0" w:space="0" w:color="auto"/>
        <w:left w:val="none" w:sz="0" w:space="0" w:color="auto"/>
        <w:bottom w:val="none" w:sz="0" w:space="0" w:color="auto"/>
        <w:right w:val="none" w:sz="0" w:space="0" w:color="auto"/>
      </w:divBdr>
    </w:div>
    <w:div w:id="1966154913">
      <w:bodyDiv w:val="1"/>
      <w:marLeft w:val="0"/>
      <w:marRight w:val="0"/>
      <w:marTop w:val="0"/>
      <w:marBottom w:val="0"/>
      <w:divBdr>
        <w:top w:val="none" w:sz="0" w:space="0" w:color="auto"/>
        <w:left w:val="none" w:sz="0" w:space="0" w:color="auto"/>
        <w:bottom w:val="none" w:sz="0" w:space="0" w:color="auto"/>
        <w:right w:val="none" w:sz="0" w:space="0" w:color="auto"/>
      </w:divBdr>
    </w:div>
    <w:div w:id="1966620014">
      <w:bodyDiv w:val="1"/>
      <w:marLeft w:val="0"/>
      <w:marRight w:val="0"/>
      <w:marTop w:val="0"/>
      <w:marBottom w:val="0"/>
      <w:divBdr>
        <w:top w:val="none" w:sz="0" w:space="0" w:color="auto"/>
        <w:left w:val="none" w:sz="0" w:space="0" w:color="auto"/>
        <w:bottom w:val="none" w:sz="0" w:space="0" w:color="auto"/>
        <w:right w:val="none" w:sz="0" w:space="0" w:color="auto"/>
      </w:divBdr>
    </w:div>
    <w:div w:id="1966891311">
      <w:bodyDiv w:val="1"/>
      <w:marLeft w:val="0"/>
      <w:marRight w:val="0"/>
      <w:marTop w:val="0"/>
      <w:marBottom w:val="0"/>
      <w:divBdr>
        <w:top w:val="none" w:sz="0" w:space="0" w:color="auto"/>
        <w:left w:val="none" w:sz="0" w:space="0" w:color="auto"/>
        <w:bottom w:val="none" w:sz="0" w:space="0" w:color="auto"/>
        <w:right w:val="none" w:sz="0" w:space="0" w:color="auto"/>
      </w:divBdr>
    </w:div>
    <w:div w:id="1967471547">
      <w:bodyDiv w:val="1"/>
      <w:marLeft w:val="0"/>
      <w:marRight w:val="0"/>
      <w:marTop w:val="0"/>
      <w:marBottom w:val="0"/>
      <w:divBdr>
        <w:top w:val="none" w:sz="0" w:space="0" w:color="auto"/>
        <w:left w:val="none" w:sz="0" w:space="0" w:color="auto"/>
        <w:bottom w:val="none" w:sz="0" w:space="0" w:color="auto"/>
        <w:right w:val="none" w:sz="0" w:space="0" w:color="auto"/>
      </w:divBdr>
    </w:div>
    <w:div w:id="1969503604">
      <w:bodyDiv w:val="1"/>
      <w:marLeft w:val="0"/>
      <w:marRight w:val="0"/>
      <w:marTop w:val="0"/>
      <w:marBottom w:val="0"/>
      <w:divBdr>
        <w:top w:val="none" w:sz="0" w:space="0" w:color="auto"/>
        <w:left w:val="none" w:sz="0" w:space="0" w:color="auto"/>
        <w:bottom w:val="none" w:sz="0" w:space="0" w:color="auto"/>
        <w:right w:val="none" w:sz="0" w:space="0" w:color="auto"/>
      </w:divBdr>
    </w:div>
    <w:div w:id="1969817573">
      <w:bodyDiv w:val="1"/>
      <w:marLeft w:val="0"/>
      <w:marRight w:val="0"/>
      <w:marTop w:val="0"/>
      <w:marBottom w:val="0"/>
      <w:divBdr>
        <w:top w:val="none" w:sz="0" w:space="0" w:color="auto"/>
        <w:left w:val="none" w:sz="0" w:space="0" w:color="auto"/>
        <w:bottom w:val="none" w:sz="0" w:space="0" w:color="auto"/>
        <w:right w:val="none" w:sz="0" w:space="0" w:color="auto"/>
      </w:divBdr>
    </w:div>
    <w:div w:id="1970164364">
      <w:bodyDiv w:val="1"/>
      <w:marLeft w:val="0"/>
      <w:marRight w:val="0"/>
      <w:marTop w:val="0"/>
      <w:marBottom w:val="0"/>
      <w:divBdr>
        <w:top w:val="none" w:sz="0" w:space="0" w:color="auto"/>
        <w:left w:val="none" w:sz="0" w:space="0" w:color="auto"/>
        <w:bottom w:val="none" w:sz="0" w:space="0" w:color="auto"/>
        <w:right w:val="none" w:sz="0" w:space="0" w:color="auto"/>
      </w:divBdr>
    </w:div>
    <w:div w:id="1971937794">
      <w:bodyDiv w:val="1"/>
      <w:marLeft w:val="0"/>
      <w:marRight w:val="0"/>
      <w:marTop w:val="0"/>
      <w:marBottom w:val="0"/>
      <w:divBdr>
        <w:top w:val="none" w:sz="0" w:space="0" w:color="auto"/>
        <w:left w:val="none" w:sz="0" w:space="0" w:color="auto"/>
        <w:bottom w:val="none" w:sz="0" w:space="0" w:color="auto"/>
        <w:right w:val="none" w:sz="0" w:space="0" w:color="auto"/>
      </w:divBdr>
    </w:div>
    <w:div w:id="1972402509">
      <w:bodyDiv w:val="1"/>
      <w:marLeft w:val="0"/>
      <w:marRight w:val="0"/>
      <w:marTop w:val="0"/>
      <w:marBottom w:val="0"/>
      <w:divBdr>
        <w:top w:val="none" w:sz="0" w:space="0" w:color="auto"/>
        <w:left w:val="none" w:sz="0" w:space="0" w:color="auto"/>
        <w:bottom w:val="none" w:sz="0" w:space="0" w:color="auto"/>
        <w:right w:val="none" w:sz="0" w:space="0" w:color="auto"/>
      </w:divBdr>
    </w:div>
    <w:div w:id="1972516231">
      <w:bodyDiv w:val="1"/>
      <w:marLeft w:val="0"/>
      <w:marRight w:val="0"/>
      <w:marTop w:val="0"/>
      <w:marBottom w:val="0"/>
      <w:divBdr>
        <w:top w:val="none" w:sz="0" w:space="0" w:color="auto"/>
        <w:left w:val="none" w:sz="0" w:space="0" w:color="auto"/>
        <w:bottom w:val="none" w:sz="0" w:space="0" w:color="auto"/>
        <w:right w:val="none" w:sz="0" w:space="0" w:color="auto"/>
      </w:divBdr>
    </w:div>
    <w:div w:id="1972704407">
      <w:bodyDiv w:val="1"/>
      <w:marLeft w:val="0"/>
      <w:marRight w:val="0"/>
      <w:marTop w:val="0"/>
      <w:marBottom w:val="0"/>
      <w:divBdr>
        <w:top w:val="none" w:sz="0" w:space="0" w:color="auto"/>
        <w:left w:val="none" w:sz="0" w:space="0" w:color="auto"/>
        <w:bottom w:val="none" w:sz="0" w:space="0" w:color="auto"/>
        <w:right w:val="none" w:sz="0" w:space="0" w:color="auto"/>
      </w:divBdr>
    </w:div>
    <w:div w:id="1972860272">
      <w:bodyDiv w:val="1"/>
      <w:marLeft w:val="0"/>
      <w:marRight w:val="0"/>
      <w:marTop w:val="0"/>
      <w:marBottom w:val="0"/>
      <w:divBdr>
        <w:top w:val="none" w:sz="0" w:space="0" w:color="auto"/>
        <w:left w:val="none" w:sz="0" w:space="0" w:color="auto"/>
        <w:bottom w:val="none" w:sz="0" w:space="0" w:color="auto"/>
        <w:right w:val="none" w:sz="0" w:space="0" w:color="auto"/>
      </w:divBdr>
    </w:div>
    <w:div w:id="1973168678">
      <w:bodyDiv w:val="1"/>
      <w:marLeft w:val="0"/>
      <w:marRight w:val="0"/>
      <w:marTop w:val="0"/>
      <w:marBottom w:val="0"/>
      <w:divBdr>
        <w:top w:val="none" w:sz="0" w:space="0" w:color="auto"/>
        <w:left w:val="none" w:sz="0" w:space="0" w:color="auto"/>
        <w:bottom w:val="none" w:sz="0" w:space="0" w:color="auto"/>
        <w:right w:val="none" w:sz="0" w:space="0" w:color="auto"/>
      </w:divBdr>
    </w:div>
    <w:div w:id="1973486571">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3562299">
      <w:bodyDiv w:val="1"/>
      <w:marLeft w:val="0"/>
      <w:marRight w:val="0"/>
      <w:marTop w:val="0"/>
      <w:marBottom w:val="0"/>
      <w:divBdr>
        <w:top w:val="none" w:sz="0" w:space="0" w:color="auto"/>
        <w:left w:val="none" w:sz="0" w:space="0" w:color="auto"/>
        <w:bottom w:val="none" w:sz="0" w:space="0" w:color="auto"/>
        <w:right w:val="none" w:sz="0" w:space="0" w:color="auto"/>
      </w:divBdr>
    </w:div>
    <w:div w:id="1973973365">
      <w:bodyDiv w:val="1"/>
      <w:marLeft w:val="0"/>
      <w:marRight w:val="0"/>
      <w:marTop w:val="0"/>
      <w:marBottom w:val="0"/>
      <w:divBdr>
        <w:top w:val="none" w:sz="0" w:space="0" w:color="auto"/>
        <w:left w:val="none" w:sz="0" w:space="0" w:color="auto"/>
        <w:bottom w:val="none" w:sz="0" w:space="0" w:color="auto"/>
        <w:right w:val="none" w:sz="0" w:space="0" w:color="auto"/>
      </w:divBdr>
    </w:div>
    <w:div w:id="1974016651">
      <w:bodyDiv w:val="1"/>
      <w:marLeft w:val="0"/>
      <w:marRight w:val="0"/>
      <w:marTop w:val="0"/>
      <w:marBottom w:val="0"/>
      <w:divBdr>
        <w:top w:val="none" w:sz="0" w:space="0" w:color="auto"/>
        <w:left w:val="none" w:sz="0" w:space="0" w:color="auto"/>
        <w:bottom w:val="none" w:sz="0" w:space="0" w:color="auto"/>
        <w:right w:val="none" w:sz="0" w:space="0" w:color="auto"/>
      </w:divBdr>
    </w:div>
    <w:div w:id="1974096846">
      <w:bodyDiv w:val="1"/>
      <w:marLeft w:val="0"/>
      <w:marRight w:val="0"/>
      <w:marTop w:val="0"/>
      <w:marBottom w:val="0"/>
      <w:divBdr>
        <w:top w:val="none" w:sz="0" w:space="0" w:color="auto"/>
        <w:left w:val="none" w:sz="0" w:space="0" w:color="auto"/>
        <w:bottom w:val="none" w:sz="0" w:space="0" w:color="auto"/>
        <w:right w:val="none" w:sz="0" w:space="0" w:color="auto"/>
      </w:divBdr>
    </w:div>
    <w:div w:id="1974215244">
      <w:bodyDiv w:val="1"/>
      <w:marLeft w:val="0"/>
      <w:marRight w:val="0"/>
      <w:marTop w:val="0"/>
      <w:marBottom w:val="0"/>
      <w:divBdr>
        <w:top w:val="none" w:sz="0" w:space="0" w:color="auto"/>
        <w:left w:val="none" w:sz="0" w:space="0" w:color="auto"/>
        <w:bottom w:val="none" w:sz="0" w:space="0" w:color="auto"/>
        <w:right w:val="none" w:sz="0" w:space="0" w:color="auto"/>
      </w:divBdr>
    </w:div>
    <w:div w:id="1974291976">
      <w:bodyDiv w:val="1"/>
      <w:marLeft w:val="0"/>
      <w:marRight w:val="0"/>
      <w:marTop w:val="0"/>
      <w:marBottom w:val="0"/>
      <w:divBdr>
        <w:top w:val="none" w:sz="0" w:space="0" w:color="auto"/>
        <w:left w:val="none" w:sz="0" w:space="0" w:color="auto"/>
        <w:bottom w:val="none" w:sz="0" w:space="0" w:color="auto"/>
        <w:right w:val="none" w:sz="0" w:space="0" w:color="auto"/>
      </w:divBdr>
    </w:div>
    <w:div w:id="1974942499">
      <w:bodyDiv w:val="1"/>
      <w:marLeft w:val="0"/>
      <w:marRight w:val="0"/>
      <w:marTop w:val="0"/>
      <w:marBottom w:val="0"/>
      <w:divBdr>
        <w:top w:val="none" w:sz="0" w:space="0" w:color="auto"/>
        <w:left w:val="none" w:sz="0" w:space="0" w:color="auto"/>
        <w:bottom w:val="none" w:sz="0" w:space="0" w:color="auto"/>
        <w:right w:val="none" w:sz="0" w:space="0" w:color="auto"/>
      </w:divBdr>
    </w:div>
    <w:div w:id="1975452077">
      <w:bodyDiv w:val="1"/>
      <w:marLeft w:val="0"/>
      <w:marRight w:val="0"/>
      <w:marTop w:val="0"/>
      <w:marBottom w:val="0"/>
      <w:divBdr>
        <w:top w:val="none" w:sz="0" w:space="0" w:color="auto"/>
        <w:left w:val="none" w:sz="0" w:space="0" w:color="auto"/>
        <w:bottom w:val="none" w:sz="0" w:space="0" w:color="auto"/>
        <w:right w:val="none" w:sz="0" w:space="0" w:color="auto"/>
      </w:divBdr>
    </w:div>
    <w:div w:id="1975596867">
      <w:bodyDiv w:val="1"/>
      <w:marLeft w:val="0"/>
      <w:marRight w:val="0"/>
      <w:marTop w:val="0"/>
      <w:marBottom w:val="0"/>
      <w:divBdr>
        <w:top w:val="none" w:sz="0" w:space="0" w:color="auto"/>
        <w:left w:val="none" w:sz="0" w:space="0" w:color="auto"/>
        <w:bottom w:val="none" w:sz="0" w:space="0" w:color="auto"/>
        <w:right w:val="none" w:sz="0" w:space="0" w:color="auto"/>
      </w:divBdr>
    </w:div>
    <w:div w:id="1975599413">
      <w:bodyDiv w:val="1"/>
      <w:marLeft w:val="0"/>
      <w:marRight w:val="0"/>
      <w:marTop w:val="0"/>
      <w:marBottom w:val="0"/>
      <w:divBdr>
        <w:top w:val="none" w:sz="0" w:space="0" w:color="auto"/>
        <w:left w:val="none" w:sz="0" w:space="0" w:color="auto"/>
        <w:bottom w:val="none" w:sz="0" w:space="0" w:color="auto"/>
        <w:right w:val="none" w:sz="0" w:space="0" w:color="auto"/>
      </w:divBdr>
    </w:div>
    <w:div w:id="1975676721">
      <w:bodyDiv w:val="1"/>
      <w:marLeft w:val="0"/>
      <w:marRight w:val="0"/>
      <w:marTop w:val="0"/>
      <w:marBottom w:val="0"/>
      <w:divBdr>
        <w:top w:val="none" w:sz="0" w:space="0" w:color="auto"/>
        <w:left w:val="none" w:sz="0" w:space="0" w:color="auto"/>
        <w:bottom w:val="none" w:sz="0" w:space="0" w:color="auto"/>
        <w:right w:val="none" w:sz="0" w:space="0" w:color="auto"/>
      </w:divBdr>
    </w:div>
    <w:div w:id="1976829648">
      <w:bodyDiv w:val="1"/>
      <w:marLeft w:val="0"/>
      <w:marRight w:val="0"/>
      <w:marTop w:val="0"/>
      <w:marBottom w:val="0"/>
      <w:divBdr>
        <w:top w:val="none" w:sz="0" w:space="0" w:color="auto"/>
        <w:left w:val="none" w:sz="0" w:space="0" w:color="auto"/>
        <w:bottom w:val="none" w:sz="0" w:space="0" w:color="auto"/>
        <w:right w:val="none" w:sz="0" w:space="0" w:color="auto"/>
      </w:divBdr>
    </w:div>
    <w:div w:id="1977106172">
      <w:bodyDiv w:val="1"/>
      <w:marLeft w:val="0"/>
      <w:marRight w:val="0"/>
      <w:marTop w:val="0"/>
      <w:marBottom w:val="0"/>
      <w:divBdr>
        <w:top w:val="none" w:sz="0" w:space="0" w:color="auto"/>
        <w:left w:val="none" w:sz="0" w:space="0" w:color="auto"/>
        <w:bottom w:val="none" w:sz="0" w:space="0" w:color="auto"/>
        <w:right w:val="none" w:sz="0" w:space="0" w:color="auto"/>
      </w:divBdr>
    </w:div>
    <w:div w:id="1977224944">
      <w:bodyDiv w:val="1"/>
      <w:marLeft w:val="0"/>
      <w:marRight w:val="0"/>
      <w:marTop w:val="0"/>
      <w:marBottom w:val="0"/>
      <w:divBdr>
        <w:top w:val="none" w:sz="0" w:space="0" w:color="auto"/>
        <w:left w:val="none" w:sz="0" w:space="0" w:color="auto"/>
        <w:bottom w:val="none" w:sz="0" w:space="0" w:color="auto"/>
        <w:right w:val="none" w:sz="0" w:space="0" w:color="auto"/>
      </w:divBdr>
    </w:div>
    <w:div w:id="1977294090">
      <w:bodyDiv w:val="1"/>
      <w:marLeft w:val="0"/>
      <w:marRight w:val="0"/>
      <w:marTop w:val="0"/>
      <w:marBottom w:val="0"/>
      <w:divBdr>
        <w:top w:val="none" w:sz="0" w:space="0" w:color="auto"/>
        <w:left w:val="none" w:sz="0" w:space="0" w:color="auto"/>
        <w:bottom w:val="none" w:sz="0" w:space="0" w:color="auto"/>
        <w:right w:val="none" w:sz="0" w:space="0" w:color="auto"/>
      </w:divBdr>
    </w:div>
    <w:div w:id="1977484547">
      <w:bodyDiv w:val="1"/>
      <w:marLeft w:val="0"/>
      <w:marRight w:val="0"/>
      <w:marTop w:val="0"/>
      <w:marBottom w:val="0"/>
      <w:divBdr>
        <w:top w:val="none" w:sz="0" w:space="0" w:color="auto"/>
        <w:left w:val="none" w:sz="0" w:space="0" w:color="auto"/>
        <w:bottom w:val="none" w:sz="0" w:space="0" w:color="auto"/>
        <w:right w:val="none" w:sz="0" w:space="0" w:color="auto"/>
      </w:divBdr>
    </w:div>
    <w:div w:id="1977490760">
      <w:bodyDiv w:val="1"/>
      <w:marLeft w:val="0"/>
      <w:marRight w:val="0"/>
      <w:marTop w:val="0"/>
      <w:marBottom w:val="0"/>
      <w:divBdr>
        <w:top w:val="none" w:sz="0" w:space="0" w:color="auto"/>
        <w:left w:val="none" w:sz="0" w:space="0" w:color="auto"/>
        <w:bottom w:val="none" w:sz="0" w:space="0" w:color="auto"/>
        <w:right w:val="none" w:sz="0" w:space="0" w:color="auto"/>
      </w:divBdr>
    </w:div>
    <w:div w:id="1977493278">
      <w:bodyDiv w:val="1"/>
      <w:marLeft w:val="0"/>
      <w:marRight w:val="0"/>
      <w:marTop w:val="0"/>
      <w:marBottom w:val="0"/>
      <w:divBdr>
        <w:top w:val="none" w:sz="0" w:space="0" w:color="auto"/>
        <w:left w:val="none" w:sz="0" w:space="0" w:color="auto"/>
        <w:bottom w:val="none" w:sz="0" w:space="0" w:color="auto"/>
        <w:right w:val="none" w:sz="0" w:space="0" w:color="auto"/>
      </w:divBdr>
    </w:div>
    <w:div w:id="1977950552">
      <w:bodyDiv w:val="1"/>
      <w:marLeft w:val="0"/>
      <w:marRight w:val="0"/>
      <w:marTop w:val="0"/>
      <w:marBottom w:val="0"/>
      <w:divBdr>
        <w:top w:val="none" w:sz="0" w:space="0" w:color="auto"/>
        <w:left w:val="none" w:sz="0" w:space="0" w:color="auto"/>
        <w:bottom w:val="none" w:sz="0" w:space="0" w:color="auto"/>
        <w:right w:val="none" w:sz="0" w:space="0" w:color="auto"/>
      </w:divBdr>
    </w:div>
    <w:div w:id="1978878561">
      <w:bodyDiv w:val="1"/>
      <w:marLeft w:val="0"/>
      <w:marRight w:val="0"/>
      <w:marTop w:val="0"/>
      <w:marBottom w:val="0"/>
      <w:divBdr>
        <w:top w:val="none" w:sz="0" w:space="0" w:color="auto"/>
        <w:left w:val="none" w:sz="0" w:space="0" w:color="auto"/>
        <w:bottom w:val="none" w:sz="0" w:space="0" w:color="auto"/>
        <w:right w:val="none" w:sz="0" w:space="0" w:color="auto"/>
      </w:divBdr>
    </w:div>
    <w:div w:id="1979413378">
      <w:bodyDiv w:val="1"/>
      <w:marLeft w:val="0"/>
      <w:marRight w:val="0"/>
      <w:marTop w:val="0"/>
      <w:marBottom w:val="0"/>
      <w:divBdr>
        <w:top w:val="none" w:sz="0" w:space="0" w:color="auto"/>
        <w:left w:val="none" w:sz="0" w:space="0" w:color="auto"/>
        <w:bottom w:val="none" w:sz="0" w:space="0" w:color="auto"/>
        <w:right w:val="none" w:sz="0" w:space="0" w:color="auto"/>
      </w:divBdr>
    </w:div>
    <w:div w:id="1979528943">
      <w:bodyDiv w:val="1"/>
      <w:marLeft w:val="0"/>
      <w:marRight w:val="0"/>
      <w:marTop w:val="0"/>
      <w:marBottom w:val="0"/>
      <w:divBdr>
        <w:top w:val="none" w:sz="0" w:space="0" w:color="auto"/>
        <w:left w:val="none" w:sz="0" w:space="0" w:color="auto"/>
        <w:bottom w:val="none" w:sz="0" w:space="0" w:color="auto"/>
        <w:right w:val="none" w:sz="0" w:space="0" w:color="auto"/>
      </w:divBdr>
    </w:div>
    <w:div w:id="1979604196">
      <w:bodyDiv w:val="1"/>
      <w:marLeft w:val="0"/>
      <w:marRight w:val="0"/>
      <w:marTop w:val="0"/>
      <w:marBottom w:val="0"/>
      <w:divBdr>
        <w:top w:val="none" w:sz="0" w:space="0" w:color="auto"/>
        <w:left w:val="none" w:sz="0" w:space="0" w:color="auto"/>
        <w:bottom w:val="none" w:sz="0" w:space="0" w:color="auto"/>
        <w:right w:val="none" w:sz="0" w:space="0" w:color="auto"/>
      </w:divBdr>
    </w:div>
    <w:div w:id="1980718950">
      <w:bodyDiv w:val="1"/>
      <w:marLeft w:val="0"/>
      <w:marRight w:val="0"/>
      <w:marTop w:val="0"/>
      <w:marBottom w:val="0"/>
      <w:divBdr>
        <w:top w:val="none" w:sz="0" w:space="0" w:color="auto"/>
        <w:left w:val="none" w:sz="0" w:space="0" w:color="auto"/>
        <w:bottom w:val="none" w:sz="0" w:space="0" w:color="auto"/>
        <w:right w:val="none" w:sz="0" w:space="0" w:color="auto"/>
      </w:divBdr>
    </w:div>
    <w:div w:id="1981036703">
      <w:bodyDiv w:val="1"/>
      <w:marLeft w:val="0"/>
      <w:marRight w:val="0"/>
      <w:marTop w:val="0"/>
      <w:marBottom w:val="0"/>
      <w:divBdr>
        <w:top w:val="none" w:sz="0" w:space="0" w:color="auto"/>
        <w:left w:val="none" w:sz="0" w:space="0" w:color="auto"/>
        <w:bottom w:val="none" w:sz="0" w:space="0" w:color="auto"/>
        <w:right w:val="none" w:sz="0" w:space="0" w:color="auto"/>
      </w:divBdr>
    </w:div>
    <w:div w:id="1981768635">
      <w:bodyDiv w:val="1"/>
      <w:marLeft w:val="0"/>
      <w:marRight w:val="0"/>
      <w:marTop w:val="0"/>
      <w:marBottom w:val="0"/>
      <w:divBdr>
        <w:top w:val="none" w:sz="0" w:space="0" w:color="auto"/>
        <w:left w:val="none" w:sz="0" w:space="0" w:color="auto"/>
        <w:bottom w:val="none" w:sz="0" w:space="0" w:color="auto"/>
        <w:right w:val="none" w:sz="0" w:space="0" w:color="auto"/>
      </w:divBdr>
    </w:div>
    <w:div w:id="1981957748">
      <w:bodyDiv w:val="1"/>
      <w:marLeft w:val="0"/>
      <w:marRight w:val="0"/>
      <w:marTop w:val="0"/>
      <w:marBottom w:val="0"/>
      <w:divBdr>
        <w:top w:val="none" w:sz="0" w:space="0" w:color="auto"/>
        <w:left w:val="none" w:sz="0" w:space="0" w:color="auto"/>
        <w:bottom w:val="none" w:sz="0" w:space="0" w:color="auto"/>
        <w:right w:val="none" w:sz="0" w:space="0" w:color="auto"/>
      </w:divBdr>
    </w:div>
    <w:div w:id="1982151651">
      <w:bodyDiv w:val="1"/>
      <w:marLeft w:val="0"/>
      <w:marRight w:val="0"/>
      <w:marTop w:val="0"/>
      <w:marBottom w:val="0"/>
      <w:divBdr>
        <w:top w:val="none" w:sz="0" w:space="0" w:color="auto"/>
        <w:left w:val="none" w:sz="0" w:space="0" w:color="auto"/>
        <w:bottom w:val="none" w:sz="0" w:space="0" w:color="auto"/>
        <w:right w:val="none" w:sz="0" w:space="0" w:color="auto"/>
      </w:divBdr>
    </w:div>
    <w:div w:id="1982156353">
      <w:bodyDiv w:val="1"/>
      <w:marLeft w:val="0"/>
      <w:marRight w:val="0"/>
      <w:marTop w:val="0"/>
      <w:marBottom w:val="0"/>
      <w:divBdr>
        <w:top w:val="none" w:sz="0" w:space="0" w:color="auto"/>
        <w:left w:val="none" w:sz="0" w:space="0" w:color="auto"/>
        <w:bottom w:val="none" w:sz="0" w:space="0" w:color="auto"/>
        <w:right w:val="none" w:sz="0" w:space="0" w:color="auto"/>
      </w:divBdr>
    </w:div>
    <w:div w:id="1982421980">
      <w:bodyDiv w:val="1"/>
      <w:marLeft w:val="0"/>
      <w:marRight w:val="0"/>
      <w:marTop w:val="0"/>
      <w:marBottom w:val="0"/>
      <w:divBdr>
        <w:top w:val="none" w:sz="0" w:space="0" w:color="auto"/>
        <w:left w:val="none" w:sz="0" w:space="0" w:color="auto"/>
        <w:bottom w:val="none" w:sz="0" w:space="0" w:color="auto"/>
        <w:right w:val="none" w:sz="0" w:space="0" w:color="auto"/>
      </w:divBdr>
    </w:div>
    <w:div w:id="1982467101">
      <w:bodyDiv w:val="1"/>
      <w:marLeft w:val="0"/>
      <w:marRight w:val="0"/>
      <w:marTop w:val="0"/>
      <w:marBottom w:val="0"/>
      <w:divBdr>
        <w:top w:val="none" w:sz="0" w:space="0" w:color="auto"/>
        <w:left w:val="none" w:sz="0" w:space="0" w:color="auto"/>
        <w:bottom w:val="none" w:sz="0" w:space="0" w:color="auto"/>
        <w:right w:val="none" w:sz="0" w:space="0" w:color="auto"/>
      </w:divBdr>
    </w:div>
    <w:div w:id="1984307083">
      <w:bodyDiv w:val="1"/>
      <w:marLeft w:val="0"/>
      <w:marRight w:val="0"/>
      <w:marTop w:val="0"/>
      <w:marBottom w:val="0"/>
      <w:divBdr>
        <w:top w:val="none" w:sz="0" w:space="0" w:color="auto"/>
        <w:left w:val="none" w:sz="0" w:space="0" w:color="auto"/>
        <w:bottom w:val="none" w:sz="0" w:space="0" w:color="auto"/>
        <w:right w:val="none" w:sz="0" w:space="0" w:color="auto"/>
      </w:divBdr>
    </w:div>
    <w:div w:id="1984432376">
      <w:bodyDiv w:val="1"/>
      <w:marLeft w:val="0"/>
      <w:marRight w:val="0"/>
      <w:marTop w:val="0"/>
      <w:marBottom w:val="0"/>
      <w:divBdr>
        <w:top w:val="none" w:sz="0" w:space="0" w:color="auto"/>
        <w:left w:val="none" w:sz="0" w:space="0" w:color="auto"/>
        <w:bottom w:val="none" w:sz="0" w:space="0" w:color="auto"/>
        <w:right w:val="none" w:sz="0" w:space="0" w:color="auto"/>
      </w:divBdr>
    </w:div>
    <w:div w:id="1984692363">
      <w:bodyDiv w:val="1"/>
      <w:marLeft w:val="0"/>
      <w:marRight w:val="0"/>
      <w:marTop w:val="0"/>
      <w:marBottom w:val="0"/>
      <w:divBdr>
        <w:top w:val="none" w:sz="0" w:space="0" w:color="auto"/>
        <w:left w:val="none" w:sz="0" w:space="0" w:color="auto"/>
        <w:bottom w:val="none" w:sz="0" w:space="0" w:color="auto"/>
        <w:right w:val="none" w:sz="0" w:space="0" w:color="auto"/>
      </w:divBdr>
    </w:div>
    <w:div w:id="1984970097">
      <w:bodyDiv w:val="1"/>
      <w:marLeft w:val="0"/>
      <w:marRight w:val="0"/>
      <w:marTop w:val="0"/>
      <w:marBottom w:val="0"/>
      <w:divBdr>
        <w:top w:val="none" w:sz="0" w:space="0" w:color="auto"/>
        <w:left w:val="none" w:sz="0" w:space="0" w:color="auto"/>
        <w:bottom w:val="none" w:sz="0" w:space="0" w:color="auto"/>
        <w:right w:val="none" w:sz="0" w:space="0" w:color="auto"/>
      </w:divBdr>
    </w:div>
    <w:div w:id="1987122885">
      <w:bodyDiv w:val="1"/>
      <w:marLeft w:val="0"/>
      <w:marRight w:val="0"/>
      <w:marTop w:val="0"/>
      <w:marBottom w:val="0"/>
      <w:divBdr>
        <w:top w:val="none" w:sz="0" w:space="0" w:color="auto"/>
        <w:left w:val="none" w:sz="0" w:space="0" w:color="auto"/>
        <w:bottom w:val="none" w:sz="0" w:space="0" w:color="auto"/>
        <w:right w:val="none" w:sz="0" w:space="0" w:color="auto"/>
      </w:divBdr>
    </w:div>
    <w:div w:id="1987585717">
      <w:bodyDiv w:val="1"/>
      <w:marLeft w:val="0"/>
      <w:marRight w:val="0"/>
      <w:marTop w:val="0"/>
      <w:marBottom w:val="0"/>
      <w:divBdr>
        <w:top w:val="none" w:sz="0" w:space="0" w:color="auto"/>
        <w:left w:val="none" w:sz="0" w:space="0" w:color="auto"/>
        <w:bottom w:val="none" w:sz="0" w:space="0" w:color="auto"/>
        <w:right w:val="none" w:sz="0" w:space="0" w:color="auto"/>
      </w:divBdr>
    </w:div>
    <w:div w:id="1988128717">
      <w:bodyDiv w:val="1"/>
      <w:marLeft w:val="0"/>
      <w:marRight w:val="0"/>
      <w:marTop w:val="0"/>
      <w:marBottom w:val="0"/>
      <w:divBdr>
        <w:top w:val="none" w:sz="0" w:space="0" w:color="auto"/>
        <w:left w:val="none" w:sz="0" w:space="0" w:color="auto"/>
        <w:bottom w:val="none" w:sz="0" w:space="0" w:color="auto"/>
        <w:right w:val="none" w:sz="0" w:space="0" w:color="auto"/>
      </w:divBdr>
    </w:div>
    <w:div w:id="1988708725">
      <w:bodyDiv w:val="1"/>
      <w:marLeft w:val="0"/>
      <w:marRight w:val="0"/>
      <w:marTop w:val="0"/>
      <w:marBottom w:val="0"/>
      <w:divBdr>
        <w:top w:val="none" w:sz="0" w:space="0" w:color="auto"/>
        <w:left w:val="none" w:sz="0" w:space="0" w:color="auto"/>
        <w:bottom w:val="none" w:sz="0" w:space="0" w:color="auto"/>
        <w:right w:val="none" w:sz="0" w:space="0" w:color="auto"/>
      </w:divBdr>
    </w:div>
    <w:div w:id="1989477291">
      <w:bodyDiv w:val="1"/>
      <w:marLeft w:val="0"/>
      <w:marRight w:val="0"/>
      <w:marTop w:val="0"/>
      <w:marBottom w:val="0"/>
      <w:divBdr>
        <w:top w:val="none" w:sz="0" w:space="0" w:color="auto"/>
        <w:left w:val="none" w:sz="0" w:space="0" w:color="auto"/>
        <w:bottom w:val="none" w:sz="0" w:space="0" w:color="auto"/>
        <w:right w:val="none" w:sz="0" w:space="0" w:color="auto"/>
      </w:divBdr>
    </w:div>
    <w:div w:id="1989936032">
      <w:bodyDiv w:val="1"/>
      <w:marLeft w:val="0"/>
      <w:marRight w:val="0"/>
      <w:marTop w:val="0"/>
      <w:marBottom w:val="0"/>
      <w:divBdr>
        <w:top w:val="none" w:sz="0" w:space="0" w:color="auto"/>
        <w:left w:val="none" w:sz="0" w:space="0" w:color="auto"/>
        <w:bottom w:val="none" w:sz="0" w:space="0" w:color="auto"/>
        <w:right w:val="none" w:sz="0" w:space="0" w:color="auto"/>
      </w:divBdr>
    </w:div>
    <w:div w:id="1990360280">
      <w:bodyDiv w:val="1"/>
      <w:marLeft w:val="0"/>
      <w:marRight w:val="0"/>
      <w:marTop w:val="0"/>
      <w:marBottom w:val="0"/>
      <w:divBdr>
        <w:top w:val="none" w:sz="0" w:space="0" w:color="auto"/>
        <w:left w:val="none" w:sz="0" w:space="0" w:color="auto"/>
        <w:bottom w:val="none" w:sz="0" w:space="0" w:color="auto"/>
        <w:right w:val="none" w:sz="0" w:space="0" w:color="auto"/>
      </w:divBdr>
    </w:div>
    <w:div w:id="1990550493">
      <w:bodyDiv w:val="1"/>
      <w:marLeft w:val="0"/>
      <w:marRight w:val="0"/>
      <w:marTop w:val="0"/>
      <w:marBottom w:val="0"/>
      <w:divBdr>
        <w:top w:val="none" w:sz="0" w:space="0" w:color="auto"/>
        <w:left w:val="none" w:sz="0" w:space="0" w:color="auto"/>
        <w:bottom w:val="none" w:sz="0" w:space="0" w:color="auto"/>
        <w:right w:val="none" w:sz="0" w:space="0" w:color="auto"/>
      </w:divBdr>
    </w:div>
    <w:div w:id="1990862948">
      <w:bodyDiv w:val="1"/>
      <w:marLeft w:val="0"/>
      <w:marRight w:val="0"/>
      <w:marTop w:val="0"/>
      <w:marBottom w:val="0"/>
      <w:divBdr>
        <w:top w:val="none" w:sz="0" w:space="0" w:color="auto"/>
        <w:left w:val="none" w:sz="0" w:space="0" w:color="auto"/>
        <w:bottom w:val="none" w:sz="0" w:space="0" w:color="auto"/>
        <w:right w:val="none" w:sz="0" w:space="0" w:color="auto"/>
      </w:divBdr>
    </w:div>
    <w:div w:id="1990867094">
      <w:bodyDiv w:val="1"/>
      <w:marLeft w:val="0"/>
      <w:marRight w:val="0"/>
      <w:marTop w:val="0"/>
      <w:marBottom w:val="0"/>
      <w:divBdr>
        <w:top w:val="none" w:sz="0" w:space="0" w:color="auto"/>
        <w:left w:val="none" w:sz="0" w:space="0" w:color="auto"/>
        <w:bottom w:val="none" w:sz="0" w:space="0" w:color="auto"/>
        <w:right w:val="none" w:sz="0" w:space="0" w:color="auto"/>
      </w:divBdr>
    </w:div>
    <w:div w:id="1991131715">
      <w:bodyDiv w:val="1"/>
      <w:marLeft w:val="0"/>
      <w:marRight w:val="0"/>
      <w:marTop w:val="0"/>
      <w:marBottom w:val="0"/>
      <w:divBdr>
        <w:top w:val="none" w:sz="0" w:space="0" w:color="auto"/>
        <w:left w:val="none" w:sz="0" w:space="0" w:color="auto"/>
        <w:bottom w:val="none" w:sz="0" w:space="0" w:color="auto"/>
        <w:right w:val="none" w:sz="0" w:space="0" w:color="auto"/>
      </w:divBdr>
    </w:div>
    <w:div w:id="1991444489">
      <w:bodyDiv w:val="1"/>
      <w:marLeft w:val="0"/>
      <w:marRight w:val="0"/>
      <w:marTop w:val="0"/>
      <w:marBottom w:val="0"/>
      <w:divBdr>
        <w:top w:val="none" w:sz="0" w:space="0" w:color="auto"/>
        <w:left w:val="none" w:sz="0" w:space="0" w:color="auto"/>
        <w:bottom w:val="none" w:sz="0" w:space="0" w:color="auto"/>
        <w:right w:val="none" w:sz="0" w:space="0" w:color="auto"/>
      </w:divBdr>
    </w:div>
    <w:div w:id="1992706468">
      <w:bodyDiv w:val="1"/>
      <w:marLeft w:val="0"/>
      <w:marRight w:val="0"/>
      <w:marTop w:val="0"/>
      <w:marBottom w:val="0"/>
      <w:divBdr>
        <w:top w:val="none" w:sz="0" w:space="0" w:color="auto"/>
        <w:left w:val="none" w:sz="0" w:space="0" w:color="auto"/>
        <w:bottom w:val="none" w:sz="0" w:space="0" w:color="auto"/>
        <w:right w:val="none" w:sz="0" w:space="0" w:color="auto"/>
      </w:divBdr>
    </w:div>
    <w:div w:id="1993096052">
      <w:bodyDiv w:val="1"/>
      <w:marLeft w:val="0"/>
      <w:marRight w:val="0"/>
      <w:marTop w:val="0"/>
      <w:marBottom w:val="0"/>
      <w:divBdr>
        <w:top w:val="none" w:sz="0" w:space="0" w:color="auto"/>
        <w:left w:val="none" w:sz="0" w:space="0" w:color="auto"/>
        <w:bottom w:val="none" w:sz="0" w:space="0" w:color="auto"/>
        <w:right w:val="none" w:sz="0" w:space="0" w:color="auto"/>
      </w:divBdr>
    </w:div>
    <w:div w:id="1994408111">
      <w:bodyDiv w:val="1"/>
      <w:marLeft w:val="0"/>
      <w:marRight w:val="0"/>
      <w:marTop w:val="0"/>
      <w:marBottom w:val="0"/>
      <w:divBdr>
        <w:top w:val="none" w:sz="0" w:space="0" w:color="auto"/>
        <w:left w:val="none" w:sz="0" w:space="0" w:color="auto"/>
        <w:bottom w:val="none" w:sz="0" w:space="0" w:color="auto"/>
        <w:right w:val="none" w:sz="0" w:space="0" w:color="auto"/>
      </w:divBdr>
    </w:div>
    <w:div w:id="1996686847">
      <w:bodyDiv w:val="1"/>
      <w:marLeft w:val="0"/>
      <w:marRight w:val="0"/>
      <w:marTop w:val="0"/>
      <w:marBottom w:val="0"/>
      <w:divBdr>
        <w:top w:val="none" w:sz="0" w:space="0" w:color="auto"/>
        <w:left w:val="none" w:sz="0" w:space="0" w:color="auto"/>
        <w:bottom w:val="none" w:sz="0" w:space="0" w:color="auto"/>
        <w:right w:val="none" w:sz="0" w:space="0" w:color="auto"/>
      </w:divBdr>
    </w:div>
    <w:div w:id="1997370262">
      <w:bodyDiv w:val="1"/>
      <w:marLeft w:val="0"/>
      <w:marRight w:val="0"/>
      <w:marTop w:val="0"/>
      <w:marBottom w:val="0"/>
      <w:divBdr>
        <w:top w:val="none" w:sz="0" w:space="0" w:color="auto"/>
        <w:left w:val="none" w:sz="0" w:space="0" w:color="auto"/>
        <w:bottom w:val="none" w:sz="0" w:space="0" w:color="auto"/>
        <w:right w:val="none" w:sz="0" w:space="0" w:color="auto"/>
      </w:divBdr>
    </w:div>
    <w:div w:id="1998343252">
      <w:bodyDiv w:val="1"/>
      <w:marLeft w:val="0"/>
      <w:marRight w:val="0"/>
      <w:marTop w:val="0"/>
      <w:marBottom w:val="0"/>
      <w:divBdr>
        <w:top w:val="none" w:sz="0" w:space="0" w:color="auto"/>
        <w:left w:val="none" w:sz="0" w:space="0" w:color="auto"/>
        <w:bottom w:val="none" w:sz="0" w:space="0" w:color="auto"/>
        <w:right w:val="none" w:sz="0" w:space="0" w:color="auto"/>
      </w:divBdr>
    </w:div>
    <w:div w:id="1998455984">
      <w:bodyDiv w:val="1"/>
      <w:marLeft w:val="0"/>
      <w:marRight w:val="0"/>
      <w:marTop w:val="0"/>
      <w:marBottom w:val="0"/>
      <w:divBdr>
        <w:top w:val="none" w:sz="0" w:space="0" w:color="auto"/>
        <w:left w:val="none" w:sz="0" w:space="0" w:color="auto"/>
        <w:bottom w:val="none" w:sz="0" w:space="0" w:color="auto"/>
        <w:right w:val="none" w:sz="0" w:space="0" w:color="auto"/>
      </w:divBdr>
    </w:div>
    <w:div w:id="1998874121">
      <w:bodyDiv w:val="1"/>
      <w:marLeft w:val="0"/>
      <w:marRight w:val="0"/>
      <w:marTop w:val="0"/>
      <w:marBottom w:val="0"/>
      <w:divBdr>
        <w:top w:val="none" w:sz="0" w:space="0" w:color="auto"/>
        <w:left w:val="none" w:sz="0" w:space="0" w:color="auto"/>
        <w:bottom w:val="none" w:sz="0" w:space="0" w:color="auto"/>
        <w:right w:val="none" w:sz="0" w:space="0" w:color="auto"/>
      </w:divBdr>
    </w:div>
    <w:div w:id="1999115760">
      <w:bodyDiv w:val="1"/>
      <w:marLeft w:val="0"/>
      <w:marRight w:val="0"/>
      <w:marTop w:val="0"/>
      <w:marBottom w:val="0"/>
      <w:divBdr>
        <w:top w:val="none" w:sz="0" w:space="0" w:color="auto"/>
        <w:left w:val="none" w:sz="0" w:space="0" w:color="auto"/>
        <w:bottom w:val="none" w:sz="0" w:space="0" w:color="auto"/>
        <w:right w:val="none" w:sz="0" w:space="0" w:color="auto"/>
      </w:divBdr>
    </w:div>
    <w:div w:id="1999769105">
      <w:bodyDiv w:val="1"/>
      <w:marLeft w:val="0"/>
      <w:marRight w:val="0"/>
      <w:marTop w:val="0"/>
      <w:marBottom w:val="0"/>
      <w:divBdr>
        <w:top w:val="none" w:sz="0" w:space="0" w:color="auto"/>
        <w:left w:val="none" w:sz="0" w:space="0" w:color="auto"/>
        <w:bottom w:val="none" w:sz="0" w:space="0" w:color="auto"/>
        <w:right w:val="none" w:sz="0" w:space="0" w:color="auto"/>
      </w:divBdr>
    </w:div>
    <w:div w:id="2000890454">
      <w:bodyDiv w:val="1"/>
      <w:marLeft w:val="0"/>
      <w:marRight w:val="0"/>
      <w:marTop w:val="0"/>
      <w:marBottom w:val="0"/>
      <w:divBdr>
        <w:top w:val="none" w:sz="0" w:space="0" w:color="auto"/>
        <w:left w:val="none" w:sz="0" w:space="0" w:color="auto"/>
        <w:bottom w:val="none" w:sz="0" w:space="0" w:color="auto"/>
        <w:right w:val="none" w:sz="0" w:space="0" w:color="auto"/>
      </w:divBdr>
    </w:div>
    <w:div w:id="2001350221">
      <w:bodyDiv w:val="1"/>
      <w:marLeft w:val="0"/>
      <w:marRight w:val="0"/>
      <w:marTop w:val="0"/>
      <w:marBottom w:val="0"/>
      <w:divBdr>
        <w:top w:val="none" w:sz="0" w:space="0" w:color="auto"/>
        <w:left w:val="none" w:sz="0" w:space="0" w:color="auto"/>
        <w:bottom w:val="none" w:sz="0" w:space="0" w:color="auto"/>
        <w:right w:val="none" w:sz="0" w:space="0" w:color="auto"/>
      </w:divBdr>
    </w:div>
    <w:div w:id="2001419567">
      <w:bodyDiv w:val="1"/>
      <w:marLeft w:val="0"/>
      <w:marRight w:val="0"/>
      <w:marTop w:val="0"/>
      <w:marBottom w:val="0"/>
      <w:divBdr>
        <w:top w:val="none" w:sz="0" w:space="0" w:color="auto"/>
        <w:left w:val="none" w:sz="0" w:space="0" w:color="auto"/>
        <w:bottom w:val="none" w:sz="0" w:space="0" w:color="auto"/>
        <w:right w:val="none" w:sz="0" w:space="0" w:color="auto"/>
      </w:divBdr>
    </w:div>
    <w:div w:id="2001543495">
      <w:bodyDiv w:val="1"/>
      <w:marLeft w:val="0"/>
      <w:marRight w:val="0"/>
      <w:marTop w:val="0"/>
      <w:marBottom w:val="0"/>
      <w:divBdr>
        <w:top w:val="none" w:sz="0" w:space="0" w:color="auto"/>
        <w:left w:val="none" w:sz="0" w:space="0" w:color="auto"/>
        <w:bottom w:val="none" w:sz="0" w:space="0" w:color="auto"/>
        <w:right w:val="none" w:sz="0" w:space="0" w:color="auto"/>
      </w:divBdr>
    </w:div>
    <w:div w:id="2001928977">
      <w:bodyDiv w:val="1"/>
      <w:marLeft w:val="0"/>
      <w:marRight w:val="0"/>
      <w:marTop w:val="0"/>
      <w:marBottom w:val="0"/>
      <w:divBdr>
        <w:top w:val="none" w:sz="0" w:space="0" w:color="auto"/>
        <w:left w:val="none" w:sz="0" w:space="0" w:color="auto"/>
        <w:bottom w:val="none" w:sz="0" w:space="0" w:color="auto"/>
        <w:right w:val="none" w:sz="0" w:space="0" w:color="auto"/>
      </w:divBdr>
    </w:div>
    <w:div w:id="2002006694">
      <w:bodyDiv w:val="1"/>
      <w:marLeft w:val="0"/>
      <w:marRight w:val="0"/>
      <w:marTop w:val="0"/>
      <w:marBottom w:val="0"/>
      <w:divBdr>
        <w:top w:val="none" w:sz="0" w:space="0" w:color="auto"/>
        <w:left w:val="none" w:sz="0" w:space="0" w:color="auto"/>
        <w:bottom w:val="none" w:sz="0" w:space="0" w:color="auto"/>
        <w:right w:val="none" w:sz="0" w:space="0" w:color="auto"/>
      </w:divBdr>
    </w:div>
    <w:div w:id="2002275231">
      <w:bodyDiv w:val="1"/>
      <w:marLeft w:val="0"/>
      <w:marRight w:val="0"/>
      <w:marTop w:val="0"/>
      <w:marBottom w:val="0"/>
      <w:divBdr>
        <w:top w:val="none" w:sz="0" w:space="0" w:color="auto"/>
        <w:left w:val="none" w:sz="0" w:space="0" w:color="auto"/>
        <w:bottom w:val="none" w:sz="0" w:space="0" w:color="auto"/>
        <w:right w:val="none" w:sz="0" w:space="0" w:color="auto"/>
      </w:divBdr>
    </w:div>
    <w:div w:id="2002276056">
      <w:bodyDiv w:val="1"/>
      <w:marLeft w:val="0"/>
      <w:marRight w:val="0"/>
      <w:marTop w:val="0"/>
      <w:marBottom w:val="0"/>
      <w:divBdr>
        <w:top w:val="none" w:sz="0" w:space="0" w:color="auto"/>
        <w:left w:val="none" w:sz="0" w:space="0" w:color="auto"/>
        <w:bottom w:val="none" w:sz="0" w:space="0" w:color="auto"/>
        <w:right w:val="none" w:sz="0" w:space="0" w:color="auto"/>
      </w:divBdr>
    </w:div>
    <w:div w:id="2002389369">
      <w:bodyDiv w:val="1"/>
      <w:marLeft w:val="0"/>
      <w:marRight w:val="0"/>
      <w:marTop w:val="0"/>
      <w:marBottom w:val="0"/>
      <w:divBdr>
        <w:top w:val="none" w:sz="0" w:space="0" w:color="auto"/>
        <w:left w:val="none" w:sz="0" w:space="0" w:color="auto"/>
        <w:bottom w:val="none" w:sz="0" w:space="0" w:color="auto"/>
        <w:right w:val="none" w:sz="0" w:space="0" w:color="auto"/>
      </w:divBdr>
    </w:div>
    <w:div w:id="2002659635">
      <w:bodyDiv w:val="1"/>
      <w:marLeft w:val="0"/>
      <w:marRight w:val="0"/>
      <w:marTop w:val="0"/>
      <w:marBottom w:val="0"/>
      <w:divBdr>
        <w:top w:val="none" w:sz="0" w:space="0" w:color="auto"/>
        <w:left w:val="none" w:sz="0" w:space="0" w:color="auto"/>
        <w:bottom w:val="none" w:sz="0" w:space="0" w:color="auto"/>
        <w:right w:val="none" w:sz="0" w:space="0" w:color="auto"/>
      </w:divBdr>
    </w:div>
    <w:div w:id="2002735224">
      <w:bodyDiv w:val="1"/>
      <w:marLeft w:val="0"/>
      <w:marRight w:val="0"/>
      <w:marTop w:val="0"/>
      <w:marBottom w:val="0"/>
      <w:divBdr>
        <w:top w:val="none" w:sz="0" w:space="0" w:color="auto"/>
        <w:left w:val="none" w:sz="0" w:space="0" w:color="auto"/>
        <w:bottom w:val="none" w:sz="0" w:space="0" w:color="auto"/>
        <w:right w:val="none" w:sz="0" w:space="0" w:color="auto"/>
      </w:divBdr>
    </w:div>
    <w:div w:id="2002852278">
      <w:bodyDiv w:val="1"/>
      <w:marLeft w:val="0"/>
      <w:marRight w:val="0"/>
      <w:marTop w:val="0"/>
      <w:marBottom w:val="0"/>
      <w:divBdr>
        <w:top w:val="none" w:sz="0" w:space="0" w:color="auto"/>
        <w:left w:val="none" w:sz="0" w:space="0" w:color="auto"/>
        <w:bottom w:val="none" w:sz="0" w:space="0" w:color="auto"/>
        <w:right w:val="none" w:sz="0" w:space="0" w:color="auto"/>
      </w:divBdr>
    </w:div>
    <w:div w:id="2003654706">
      <w:bodyDiv w:val="1"/>
      <w:marLeft w:val="0"/>
      <w:marRight w:val="0"/>
      <w:marTop w:val="0"/>
      <w:marBottom w:val="0"/>
      <w:divBdr>
        <w:top w:val="none" w:sz="0" w:space="0" w:color="auto"/>
        <w:left w:val="none" w:sz="0" w:space="0" w:color="auto"/>
        <w:bottom w:val="none" w:sz="0" w:space="0" w:color="auto"/>
        <w:right w:val="none" w:sz="0" w:space="0" w:color="auto"/>
      </w:divBdr>
    </w:div>
    <w:div w:id="2004157264">
      <w:bodyDiv w:val="1"/>
      <w:marLeft w:val="0"/>
      <w:marRight w:val="0"/>
      <w:marTop w:val="0"/>
      <w:marBottom w:val="0"/>
      <w:divBdr>
        <w:top w:val="none" w:sz="0" w:space="0" w:color="auto"/>
        <w:left w:val="none" w:sz="0" w:space="0" w:color="auto"/>
        <w:bottom w:val="none" w:sz="0" w:space="0" w:color="auto"/>
        <w:right w:val="none" w:sz="0" w:space="0" w:color="auto"/>
      </w:divBdr>
    </w:div>
    <w:div w:id="2004355753">
      <w:bodyDiv w:val="1"/>
      <w:marLeft w:val="0"/>
      <w:marRight w:val="0"/>
      <w:marTop w:val="0"/>
      <w:marBottom w:val="0"/>
      <w:divBdr>
        <w:top w:val="none" w:sz="0" w:space="0" w:color="auto"/>
        <w:left w:val="none" w:sz="0" w:space="0" w:color="auto"/>
        <w:bottom w:val="none" w:sz="0" w:space="0" w:color="auto"/>
        <w:right w:val="none" w:sz="0" w:space="0" w:color="auto"/>
      </w:divBdr>
    </w:div>
    <w:div w:id="2004430462">
      <w:bodyDiv w:val="1"/>
      <w:marLeft w:val="0"/>
      <w:marRight w:val="0"/>
      <w:marTop w:val="0"/>
      <w:marBottom w:val="0"/>
      <w:divBdr>
        <w:top w:val="none" w:sz="0" w:space="0" w:color="auto"/>
        <w:left w:val="none" w:sz="0" w:space="0" w:color="auto"/>
        <w:bottom w:val="none" w:sz="0" w:space="0" w:color="auto"/>
        <w:right w:val="none" w:sz="0" w:space="0" w:color="auto"/>
      </w:divBdr>
    </w:div>
    <w:div w:id="2005233456">
      <w:bodyDiv w:val="1"/>
      <w:marLeft w:val="0"/>
      <w:marRight w:val="0"/>
      <w:marTop w:val="0"/>
      <w:marBottom w:val="0"/>
      <w:divBdr>
        <w:top w:val="none" w:sz="0" w:space="0" w:color="auto"/>
        <w:left w:val="none" w:sz="0" w:space="0" w:color="auto"/>
        <w:bottom w:val="none" w:sz="0" w:space="0" w:color="auto"/>
        <w:right w:val="none" w:sz="0" w:space="0" w:color="auto"/>
      </w:divBdr>
    </w:div>
    <w:div w:id="2005888403">
      <w:bodyDiv w:val="1"/>
      <w:marLeft w:val="0"/>
      <w:marRight w:val="0"/>
      <w:marTop w:val="0"/>
      <w:marBottom w:val="0"/>
      <w:divBdr>
        <w:top w:val="none" w:sz="0" w:space="0" w:color="auto"/>
        <w:left w:val="none" w:sz="0" w:space="0" w:color="auto"/>
        <w:bottom w:val="none" w:sz="0" w:space="0" w:color="auto"/>
        <w:right w:val="none" w:sz="0" w:space="0" w:color="auto"/>
      </w:divBdr>
    </w:div>
    <w:div w:id="2006202742">
      <w:bodyDiv w:val="1"/>
      <w:marLeft w:val="0"/>
      <w:marRight w:val="0"/>
      <w:marTop w:val="0"/>
      <w:marBottom w:val="0"/>
      <w:divBdr>
        <w:top w:val="none" w:sz="0" w:space="0" w:color="auto"/>
        <w:left w:val="none" w:sz="0" w:space="0" w:color="auto"/>
        <w:bottom w:val="none" w:sz="0" w:space="0" w:color="auto"/>
        <w:right w:val="none" w:sz="0" w:space="0" w:color="auto"/>
      </w:divBdr>
    </w:div>
    <w:div w:id="2006349677">
      <w:bodyDiv w:val="1"/>
      <w:marLeft w:val="0"/>
      <w:marRight w:val="0"/>
      <w:marTop w:val="0"/>
      <w:marBottom w:val="0"/>
      <w:divBdr>
        <w:top w:val="none" w:sz="0" w:space="0" w:color="auto"/>
        <w:left w:val="none" w:sz="0" w:space="0" w:color="auto"/>
        <w:bottom w:val="none" w:sz="0" w:space="0" w:color="auto"/>
        <w:right w:val="none" w:sz="0" w:space="0" w:color="auto"/>
      </w:divBdr>
    </w:div>
    <w:div w:id="2006742980">
      <w:bodyDiv w:val="1"/>
      <w:marLeft w:val="0"/>
      <w:marRight w:val="0"/>
      <w:marTop w:val="0"/>
      <w:marBottom w:val="0"/>
      <w:divBdr>
        <w:top w:val="none" w:sz="0" w:space="0" w:color="auto"/>
        <w:left w:val="none" w:sz="0" w:space="0" w:color="auto"/>
        <w:bottom w:val="none" w:sz="0" w:space="0" w:color="auto"/>
        <w:right w:val="none" w:sz="0" w:space="0" w:color="auto"/>
      </w:divBdr>
    </w:div>
    <w:div w:id="2007317530">
      <w:bodyDiv w:val="1"/>
      <w:marLeft w:val="0"/>
      <w:marRight w:val="0"/>
      <w:marTop w:val="0"/>
      <w:marBottom w:val="0"/>
      <w:divBdr>
        <w:top w:val="none" w:sz="0" w:space="0" w:color="auto"/>
        <w:left w:val="none" w:sz="0" w:space="0" w:color="auto"/>
        <w:bottom w:val="none" w:sz="0" w:space="0" w:color="auto"/>
        <w:right w:val="none" w:sz="0" w:space="0" w:color="auto"/>
      </w:divBdr>
    </w:div>
    <w:div w:id="2007588292">
      <w:bodyDiv w:val="1"/>
      <w:marLeft w:val="0"/>
      <w:marRight w:val="0"/>
      <w:marTop w:val="0"/>
      <w:marBottom w:val="0"/>
      <w:divBdr>
        <w:top w:val="none" w:sz="0" w:space="0" w:color="auto"/>
        <w:left w:val="none" w:sz="0" w:space="0" w:color="auto"/>
        <w:bottom w:val="none" w:sz="0" w:space="0" w:color="auto"/>
        <w:right w:val="none" w:sz="0" w:space="0" w:color="auto"/>
      </w:divBdr>
    </w:div>
    <w:div w:id="2009138042">
      <w:bodyDiv w:val="1"/>
      <w:marLeft w:val="0"/>
      <w:marRight w:val="0"/>
      <w:marTop w:val="0"/>
      <w:marBottom w:val="0"/>
      <w:divBdr>
        <w:top w:val="none" w:sz="0" w:space="0" w:color="auto"/>
        <w:left w:val="none" w:sz="0" w:space="0" w:color="auto"/>
        <w:bottom w:val="none" w:sz="0" w:space="0" w:color="auto"/>
        <w:right w:val="none" w:sz="0" w:space="0" w:color="auto"/>
      </w:divBdr>
    </w:div>
    <w:div w:id="2009557671">
      <w:bodyDiv w:val="1"/>
      <w:marLeft w:val="0"/>
      <w:marRight w:val="0"/>
      <w:marTop w:val="0"/>
      <w:marBottom w:val="0"/>
      <w:divBdr>
        <w:top w:val="none" w:sz="0" w:space="0" w:color="auto"/>
        <w:left w:val="none" w:sz="0" w:space="0" w:color="auto"/>
        <w:bottom w:val="none" w:sz="0" w:space="0" w:color="auto"/>
        <w:right w:val="none" w:sz="0" w:space="0" w:color="auto"/>
      </w:divBdr>
    </w:div>
    <w:div w:id="2009824274">
      <w:bodyDiv w:val="1"/>
      <w:marLeft w:val="0"/>
      <w:marRight w:val="0"/>
      <w:marTop w:val="0"/>
      <w:marBottom w:val="0"/>
      <w:divBdr>
        <w:top w:val="none" w:sz="0" w:space="0" w:color="auto"/>
        <w:left w:val="none" w:sz="0" w:space="0" w:color="auto"/>
        <w:bottom w:val="none" w:sz="0" w:space="0" w:color="auto"/>
        <w:right w:val="none" w:sz="0" w:space="0" w:color="auto"/>
      </w:divBdr>
    </w:div>
    <w:div w:id="2009945658">
      <w:bodyDiv w:val="1"/>
      <w:marLeft w:val="0"/>
      <w:marRight w:val="0"/>
      <w:marTop w:val="0"/>
      <w:marBottom w:val="0"/>
      <w:divBdr>
        <w:top w:val="none" w:sz="0" w:space="0" w:color="auto"/>
        <w:left w:val="none" w:sz="0" w:space="0" w:color="auto"/>
        <w:bottom w:val="none" w:sz="0" w:space="0" w:color="auto"/>
        <w:right w:val="none" w:sz="0" w:space="0" w:color="auto"/>
      </w:divBdr>
    </w:div>
    <w:div w:id="2011249570">
      <w:bodyDiv w:val="1"/>
      <w:marLeft w:val="0"/>
      <w:marRight w:val="0"/>
      <w:marTop w:val="0"/>
      <w:marBottom w:val="0"/>
      <w:divBdr>
        <w:top w:val="none" w:sz="0" w:space="0" w:color="auto"/>
        <w:left w:val="none" w:sz="0" w:space="0" w:color="auto"/>
        <w:bottom w:val="none" w:sz="0" w:space="0" w:color="auto"/>
        <w:right w:val="none" w:sz="0" w:space="0" w:color="auto"/>
      </w:divBdr>
    </w:div>
    <w:div w:id="2011567739">
      <w:bodyDiv w:val="1"/>
      <w:marLeft w:val="0"/>
      <w:marRight w:val="0"/>
      <w:marTop w:val="0"/>
      <w:marBottom w:val="0"/>
      <w:divBdr>
        <w:top w:val="none" w:sz="0" w:space="0" w:color="auto"/>
        <w:left w:val="none" w:sz="0" w:space="0" w:color="auto"/>
        <w:bottom w:val="none" w:sz="0" w:space="0" w:color="auto"/>
        <w:right w:val="none" w:sz="0" w:space="0" w:color="auto"/>
      </w:divBdr>
    </w:div>
    <w:div w:id="2011788449">
      <w:bodyDiv w:val="1"/>
      <w:marLeft w:val="0"/>
      <w:marRight w:val="0"/>
      <w:marTop w:val="0"/>
      <w:marBottom w:val="0"/>
      <w:divBdr>
        <w:top w:val="none" w:sz="0" w:space="0" w:color="auto"/>
        <w:left w:val="none" w:sz="0" w:space="0" w:color="auto"/>
        <w:bottom w:val="none" w:sz="0" w:space="0" w:color="auto"/>
        <w:right w:val="none" w:sz="0" w:space="0" w:color="auto"/>
      </w:divBdr>
    </w:div>
    <w:div w:id="2011834444">
      <w:bodyDiv w:val="1"/>
      <w:marLeft w:val="0"/>
      <w:marRight w:val="0"/>
      <w:marTop w:val="0"/>
      <w:marBottom w:val="0"/>
      <w:divBdr>
        <w:top w:val="none" w:sz="0" w:space="0" w:color="auto"/>
        <w:left w:val="none" w:sz="0" w:space="0" w:color="auto"/>
        <w:bottom w:val="none" w:sz="0" w:space="0" w:color="auto"/>
        <w:right w:val="none" w:sz="0" w:space="0" w:color="auto"/>
      </w:divBdr>
    </w:div>
    <w:div w:id="2012757427">
      <w:bodyDiv w:val="1"/>
      <w:marLeft w:val="0"/>
      <w:marRight w:val="0"/>
      <w:marTop w:val="0"/>
      <w:marBottom w:val="0"/>
      <w:divBdr>
        <w:top w:val="none" w:sz="0" w:space="0" w:color="auto"/>
        <w:left w:val="none" w:sz="0" w:space="0" w:color="auto"/>
        <w:bottom w:val="none" w:sz="0" w:space="0" w:color="auto"/>
        <w:right w:val="none" w:sz="0" w:space="0" w:color="auto"/>
      </w:divBdr>
    </w:div>
    <w:div w:id="2012826378">
      <w:bodyDiv w:val="1"/>
      <w:marLeft w:val="0"/>
      <w:marRight w:val="0"/>
      <w:marTop w:val="0"/>
      <w:marBottom w:val="0"/>
      <w:divBdr>
        <w:top w:val="none" w:sz="0" w:space="0" w:color="auto"/>
        <w:left w:val="none" w:sz="0" w:space="0" w:color="auto"/>
        <w:bottom w:val="none" w:sz="0" w:space="0" w:color="auto"/>
        <w:right w:val="none" w:sz="0" w:space="0" w:color="auto"/>
      </w:divBdr>
    </w:div>
    <w:div w:id="2013558015">
      <w:bodyDiv w:val="1"/>
      <w:marLeft w:val="0"/>
      <w:marRight w:val="0"/>
      <w:marTop w:val="0"/>
      <w:marBottom w:val="0"/>
      <w:divBdr>
        <w:top w:val="none" w:sz="0" w:space="0" w:color="auto"/>
        <w:left w:val="none" w:sz="0" w:space="0" w:color="auto"/>
        <w:bottom w:val="none" w:sz="0" w:space="0" w:color="auto"/>
        <w:right w:val="none" w:sz="0" w:space="0" w:color="auto"/>
      </w:divBdr>
    </w:div>
    <w:div w:id="2014255712">
      <w:bodyDiv w:val="1"/>
      <w:marLeft w:val="0"/>
      <w:marRight w:val="0"/>
      <w:marTop w:val="0"/>
      <w:marBottom w:val="0"/>
      <w:divBdr>
        <w:top w:val="none" w:sz="0" w:space="0" w:color="auto"/>
        <w:left w:val="none" w:sz="0" w:space="0" w:color="auto"/>
        <w:bottom w:val="none" w:sz="0" w:space="0" w:color="auto"/>
        <w:right w:val="none" w:sz="0" w:space="0" w:color="auto"/>
      </w:divBdr>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
    <w:div w:id="2014604376">
      <w:bodyDiv w:val="1"/>
      <w:marLeft w:val="0"/>
      <w:marRight w:val="0"/>
      <w:marTop w:val="0"/>
      <w:marBottom w:val="0"/>
      <w:divBdr>
        <w:top w:val="none" w:sz="0" w:space="0" w:color="auto"/>
        <w:left w:val="none" w:sz="0" w:space="0" w:color="auto"/>
        <w:bottom w:val="none" w:sz="0" w:space="0" w:color="auto"/>
        <w:right w:val="none" w:sz="0" w:space="0" w:color="auto"/>
      </w:divBdr>
    </w:div>
    <w:div w:id="2015259574">
      <w:bodyDiv w:val="1"/>
      <w:marLeft w:val="0"/>
      <w:marRight w:val="0"/>
      <w:marTop w:val="0"/>
      <w:marBottom w:val="0"/>
      <w:divBdr>
        <w:top w:val="none" w:sz="0" w:space="0" w:color="auto"/>
        <w:left w:val="none" w:sz="0" w:space="0" w:color="auto"/>
        <w:bottom w:val="none" w:sz="0" w:space="0" w:color="auto"/>
        <w:right w:val="none" w:sz="0" w:space="0" w:color="auto"/>
      </w:divBdr>
    </w:div>
    <w:div w:id="2015722614">
      <w:bodyDiv w:val="1"/>
      <w:marLeft w:val="0"/>
      <w:marRight w:val="0"/>
      <w:marTop w:val="0"/>
      <w:marBottom w:val="0"/>
      <w:divBdr>
        <w:top w:val="none" w:sz="0" w:space="0" w:color="auto"/>
        <w:left w:val="none" w:sz="0" w:space="0" w:color="auto"/>
        <w:bottom w:val="none" w:sz="0" w:space="0" w:color="auto"/>
        <w:right w:val="none" w:sz="0" w:space="0" w:color="auto"/>
      </w:divBdr>
    </w:div>
    <w:div w:id="2015839954">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 w:id="2017728566">
      <w:bodyDiv w:val="1"/>
      <w:marLeft w:val="0"/>
      <w:marRight w:val="0"/>
      <w:marTop w:val="0"/>
      <w:marBottom w:val="0"/>
      <w:divBdr>
        <w:top w:val="none" w:sz="0" w:space="0" w:color="auto"/>
        <w:left w:val="none" w:sz="0" w:space="0" w:color="auto"/>
        <w:bottom w:val="none" w:sz="0" w:space="0" w:color="auto"/>
        <w:right w:val="none" w:sz="0" w:space="0" w:color="auto"/>
      </w:divBdr>
    </w:div>
    <w:div w:id="2017733093">
      <w:bodyDiv w:val="1"/>
      <w:marLeft w:val="0"/>
      <w:marRight w:val="0"/>
      <w:marTop w:val="0"/>
      <w:marBottom w:val="0"/>
      <w:divBdr>
        <w:top w:val="none" w:sz="0" w:space="0" w:color="auto"/>
        <w:left w:val="none" w:sz="0" w:space="0" w:color="auto"/>
        <w:bottom w:val="none" w:sz="0" w:space="0" w:color="auto"/>
        <w:right w:val="none" w:sz="0" w:space="0" w:color="auto"/>
      </w:divBdr>
    </w:div>
    <w:div w:id="2017877375">
      <w:bodyDiv w:val="1"/>
      <w:marLeft w:val="0"/>
      <w:marRight w:val="0"/>
      <w:marTop w:val="0"/>
      <w:marBottom w:val="0"/>
      <w:divBdr>
        <w:top w:val="none" w:sz="0" w:space="0" w:color="auto"/>
        <w:left w:val="none" w:sz="0" w:space="0" w:color="auto"/>
        <w:bottom w:val="none" w:sz="0" w:space="0" w:color="auto"/>
        <w:right w:val="none" w:sz="0" w:space="0" w:color="auto"/>
      </w:divBdr>
    </w:div>
    <w:div w:id="2018463931">
      <w:bodyDiv w:val="1"/>
      <w:marLeft w:val="0"/>
      <w:marRight w:val="0"/>
      <w:marTop w:val="0"/>
      <w:marBottom w:val="0"/>
      <w:divBdr>
        <w:top w:val="none" w:sz="0" w:space="0" w:color="auto"/>
        <w:left w:val="none" w:sz="0" w:space="0" w:color="auto"/>
        <w:bottom w:val="none" w:sz="0" w:space="0" w:color="auto"/>
        <w:right w:val="none" w:sz="0" w:space="0" w:color="auto"/>
      </w:divBdr>
    </w:div>
    <w:div w:id="2019112663">
      <w:bodyDiv w:val="1"/>
      <w:marLeft w:val="0"/>
      <w:marRight w:val="0"/>
      <w:marTop w:val="0"/>
      <w:marBottom w:val="0"/>
      <w:divBdr>
        <w:top w:val="none" w:sz="0" w:space="0" w:color="auto"/>
        <w:left w:val="none" w:sz="0" w:space="0" w:color="auto"/>
        <w:bottom w:val="none" w:sz="0" w:space="0" w:color="auto"/>
        <w:right w:val="none" w:sz="0" w:space="0" w:color="auto"/>
      </w:divBdr>
    </w:div>
    <w:div w:id="2019190487">
      <w:bodyDiv w:val="1"/>
      <w:marLeft w:val="0"/>
      <w:marRight w:val="0"/>
      <w:marTop w:val="0"/>
      <w:marBottom w:val="0"/>
      <w:divBdr>
        <w:top w:val="none" w:sz="0" w:space="0" w:color="auto"/>
        <w:left w:val="none" w:sz="0" w:space="0" w:color="auto"/>
        <w:bottom w:val="none" w:sz="0" w:space="0" w:color="auto"/>
        <w:right w:val="none" w:sz="0" w:space="0" w:color="auto"/>
      </w:divBdr>
    </w:div>
    <w:div w:id="2019387635">
      <w:bodyDiv w:val="1"/>
      <w:marLeft w:val="0"/>
      <w:marRight w:val="0"/>
      <w:marTop w:val="0"/>
      <w:marBottom w:val="0"/>
      <w:divBdr>
        <w:top w:val="none" w:sz="0" w:space="0" w:color="auto"/>
        <w:left w:val="none" w:sz="0" w:space="0" w:color="auto"/>
        <w:bottom w:val="none" w:sz="0" w:space="0" w:color="auto"/>
        <w:right w:val="none" w:sz="0" w:space="0" w:color="auto"/>
      </w:divBdr>
    </w:div>
    <w:div w:id="2019765991">
      <w:bodyDiv w:val="1"/>
      <w:marLeft w:val="0"/>
      <w:marRight w:val="0"/>
      <w:marTop w:val="0"/>
      <w:marBottom w:val="0"/>
      <w:divBdr>
        <w:top w:val="none" w:sz="0" w:space="0" w:color="auto"/>
        <w:left w:val="none" w:sz="0" w:space="0" w:color="auto"/>
        <w:bottom w:val="none" w:sz="0" w:space="0" w:color="auto"/>
        <w:right w:val="none" w:sz="0" w:space="0" w:color="auto"/>
      </w:divBdr>
    </w:div>
    <w:div w:id="2019888062">
      <w:bodyDiv w:val="1"/>
      <w:marLeft w:val="0"/>
      <w:marRight w:val="0"/>
      <w:marTop w:val="0"/>
      <w:marBottom w:val="0"/>
      <w:divBdr>
        <w:top w:val="none" w:sz="0" w:space="0" w:color="auto"/>
        <w:left w:val="none" w:sz="0" w:space="0" w:color="auto"/>
        <w:bottom w:val="none" w:sz="0" w:space="0" w:color="auto"/>
        <w:right w:val="none" w:sz="0" w:space="0" w:color="auto"/>
      </w:divBdr>
    </w:div>
    <w:div w:id="2020542008">
      <w:bodyDiv w:val="1"/>
      <w:marLeft w:val="0"/>
      <w:marRight w:val="0"/>
      <w:marTop w:val="0"/>
      <w:marBottom w:val="0"/>
      <w:divBdr>
        <w:top w:val="none" w:sz="0" w:space="0" w:color="auto"/>
        <w:left w:val="none" w:sz="0" w:space="0" w:color="auto"/>
        <w:bottom w:val="none" w:sz="0" w:space="0" w:color="auto"/>
        <w:right w:val="none" w:sz="0" w:space="0" w:color="auto"/>
      </w:divBdr>
    </w:div>
    <w:div w:id="2020547231">
      <w:bodyDiv w:val="1"/>
      <w:marLeft w:val="0"/>
      <w:marRight w:val="0"/>
      <w:marTop w:val="0"/>
      <w:marBottom w:val="0"/>
      <w:divBdr>
        <w:top w:val="none" w:sz="0" w:space="0" w:color="auto"/>
        <w:left w:val="none" w:sz="0" w:space="0" w:color="auto"/>
        <w:bottom w:val="none" w:sz="0" w:space="0" w:color="auto"/>
        <w:right w:val="none" w:sz="0" w:space="0" w:color="auto"/>
      </w:divBdr>
    </w:div>
    <w:div w:id="2021589965">
      <w:bodyDiv w:val="1"/>
      <w:marLeft w:val="0"/>
      <w:marRight w:val="0"/>
      <w:marTop w:val="0"/>
      <w:marBottom w:val="0"/>
      <w:divBdr>
        <w:top w:val="none" w:sz="0" w:space="0" w:color="auto"/>
        <w:left w:val="none" w:sz="0" w:space="0" w:color="auto"/>
        <w:bottom w:val="none" w:sz="0" w:space="0" w:color="auto"/>
        <w:right w:val="none" w:sz="0" w:space="0" w:color="auto"/>
      </w:divBdr>
    </w:div>
    <w:div w:id="2022123833">
      <w:bodyDiv w:val="1"/>
      <w:marLeft w:val="0"/>
      <w:marRight w:val="0"/>
      <w:marTop w:val="0"/>
      <w:marBottom w:val="0"/>
      <w:divBdr>
        <w:top w:val="none" w:sz="0" w:space="0" w:color="auto"/>
        <w:left w:val="none" w:sz="0" w:space="0" w:color="auto"/>
        <w:bottom w:val="none" w:sz="0" w:space="0" w:color="auto"/>
        <w:right w:val="none" w:sz="0" w:space="0" w:color="auto"/>
      </w:divBdr>
    </w:div>
    <w:div w:id="2022197906">
      <w:bodyDiv w:val="1"/>
      <w:marLeft w:val="0"/>
      <w:marRight w:val="0"/>
      <w:marTop w:val="0"/>
      <w:marBottom w:val="0"/>
      <w:divBdr>
        <w:top w:val="none" w:sz="0" w:space="0" w:color="auto"/>
        <w:left w:val="none" w:sz="0" w:space="0" w:color="auto"/>
        <w:bottom w:val="none" w:sz="0" w:space="0" w:color="auto"/>
        <w:right w:val="none" w:sz="0" w:space="0" w:color="auto"/>
      </w:divBdr>
    </w:div>
    <w:div w:id="2022510058">
      <w:bodyDiv w:val="1"/>
      <w:marLeft w:val="0"/>
      <w:marRight w:val="0"/>
      <w:marTop w:val="0"/>
      <w:marBottom w:val="0"/>
      <w:divBdr>
        <w:top w:val="none" w:sz="0" w:space="0" w:color="auto"/>
        <w:left w:val="none" w:sz="0" w:space="0" w:color="auto"/>
        <w:bottom w:val="none" w:sz="0" w:space="0" w:color="auto"/>
        <w:right w:val="none" w:sz="0" w:space="0" w:color="auto"/>
      </w:divBdr>
    </w:div>
    <w:div w:id="2022731494">
      <w:bodyDiv w:val="1"/>
      <w:marLeft w:val="0"/>
      <w:marRight w:val="0"/>
      <w:marTop w:val="0"/>
      <w:marBottom w:val="0"/>
      <w:divBdr>
        <w:top w:val="none" w:sz="0" w:space="0" w:color="auto"/>
        <w:left w:val="none" w:sz="0" w:space="0" w:color="auto"/>
        <w:bottom w:val="none" w:sz="0" w:space="0" w:color="auto"/>
        <w:right w:val="none" w:sz="0" w:space="0" w:color="auto"/>
      </w:divBdr>
    </w:div>
    <w:div w:id="202273242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23428919">
      <w:bodyDiv w:val="1"/>
      <w:marLeft w:val="0"/>
      <w:marRight w:val="0"/>
      <w:marTop w:val="0"/>
      <w:marBottom w:val="0"/>
      <w:divBdr>
        <w:top w:val="none" w:sz="0" w:space="0" w:color="auto"/>
        <w:left w:val="none" w:sz="0" w:space="0" w:color="auto"/>
        <w:bottom w:val="none" w:sz="0" w:space="0" w:color="auto"/>
        <w:right w:val="none" w:sz="0" w:space="0" w:color="auto"/>
      </w:divBdr>
    </w:div>
    <w:div w:id="2024622920">
      <w:bodyDiv w:val="1"/>
      <w:marLeft w:val="0"/>
      <w:marRight w:val="0"/>
      <w:marTop w:val="0"/>
      <w:marBottom w:val="0"/>
      <w:divBdr>
        <w:top w:val="none" w:sz="0" w:space="0" w:color="auto"/>
        <w:left w:val="none" w:sz="0" w:space="0" w:color="auto"/>
        <w:bottom w:val="none" w:sz="0" w:space="0" w:color="auto"/>
        <w:right w:val="none" w:sz="0" w:space="0" w:color="auto"/>
      </w:divBdr>
    </w:div>
    <w:div w:id="2024822201">
      <w:bodyDiv w:val="1"/>
      <w:marLeft w:val="0"/>
      <w:marRight w:val="0"/>
      <w:marTop w:val="0"/>
      <w:marBottom w:val="0"/>
      <w:divBdr>
        <w:top w:val="none" w:sz="0" w:space="0" w:color="auto"/>
        <w:left w:val="none" w:sz="0" w:space="0" w:color="auto"/>
        <w:bottom w:val="none" w:sz="0" w:space="0" w:color="auto"/>
        <w:right w:val="none" w:sz="0" w:space="0" w:color="auto"/>
      </w:divBdr>
    </w:div>
    <w:div w:id="2026056828">
      <w:bodyDiv w:val="1"/>
      <w:marLeft w:val="0"/>
      <w:marRight w:val="0"/>
      <w:marTop w:val="0"/>
      <w:marBottom w:val="0"/>
      <w:divBdr>
        <w:top w:val="none" w:sz="0" w:space="0" w:color="auto"/>
        <w:left w:val="none" w:sz="0" w:space="0" w:color="auto"/>
        <w:bottom w:val="none" w:sz="0" w:space="0" w:color="auto"/>
        <w:right w:val="none" w:sz="0" w:space="0" w:color="auto"/>
      </w:divBdr>
    </w:div>
    <w:div w:id="2026638912">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 w:id="2028100033">
      <w:bodyDiv w:val="1"/>
      <w:marLeft w:val="0"/>
      <w:marRight w:val="0"/>
      <w:marTop w:val="0"/>
      <w:marBottom w:val="0"/>
      <w:divBdr>
        <w:top w:val="none" w:sz="0" w:space="0" w:color="auto"/>
        <w:left w:val="none" w:sz="0" w:space="0" w:color="auto"/>
        <w:bottom w:val="none" w:sz="0" w:space="0" w:color="auto"/>
        <w:right w:val="none" w:sz="0" w:space="0" w:color="auto"/>
      </w:divBdr>
    </w:div>
    <w:div w:id="2028562419">
      <w:bodyDiv w:val="1"/>
      <w:marLeft w:val="0"/>
      <w:marRight w:val="0"/>
      <w:marTop w:val="0"/>
      <w:marBottom w:val="0"/>
      <w:divBdr>
        <w:top w:val="none" w:sz="0" w:space="0" w:color="auto"/>
        <w:left w:val="none" w:sz="0" w:space="0" w:color="auto"/>
        <w:bottom w:val="none" w:sz="0" w:space="0" w:color="auto"/>
        <w:right w:val="none" w:sz="0" w:space="0" w:color="auto"/>
      </w:divBdr>
    </w:div>
    <w:div w:id="2028821676">
      <w:bodyDiv w:val="1"/>
      <w:marLeft w:val="0"/>
      <w:marRight w:val="0"/>
      <w:marTop w:val="0"/>
      <w:marBottom w:val="0"/>
      <w:divBdr>
        <w:top w:val="none" w:sz="0" w:space="0" w:color="auto"/>
        <w:left w:val="none" w:sz="0" w:space="0" w:color="auto"/>
        <w:bottom w:val="none" w:sz="0" w:space="0" w:color="auto"/>
        <w:right w:val="none" w:sz="0" w:space="0" w:color="auto"/>
      </w:divBdr>
    </w:div>
    <w:div w:id="2028871648">
      <w:bodyDiv w:val="1"/>
      <w:marLeft w:val="0"/>
      <w:marRight w:val="0"/>
      <w:marTop w:val="0"/>
      <w:marBottom w:val="0"/>
      <w:divBdr>
        <w:top w:val="none" w:sz="0" w:space="0" w:color="auto"/>
        <w:left w:val="none" w:sz="0" w:space="0" w:color="auto"/>
        <w:bottom w:val="none" w:sz="0" w:space="0" w:color="auto"/>
        <w:right w:val="none" w:sz="0" w:space="0" w:color="auto"/>
      </w:divBdr>
    </w:div>
    <w:div w:id="2028940677">
      <w:bodyDiv w:val="1"/>
      <w:marLeft w:val="0"/>
      <w:marRight w:val="0"/>
      <w:marTop w:val="0"/>
      <w:marBottom w:val="0"/>
      <w:divBdr>
        <w:top w:val="none" w:sz="0" w:space="0" w:color="auto"/>
        <w:left w:val="none" w:sz="0" w:space="0" w:color="auto"/>
        <w:bottom w:val="none" w:sz="0" w:space="0" w:color="auto"/>
        <w:right w:val="none" w:sz="0" w:space="0" w:color="auto"/>
      </w:divBdr>
    </w:div>
    <w:div w:id="2029213863">
      <w:bodyDiv w:val="1"/>
      <w:marLeft w:val="0"/>
      <w:marRight w:val="0"/>
      <w:marTop w:val="0"/>
      <w:marBottom w:val="0"/>
      <w:divBdr>
        <w:top w:val="none" w:sz="0" w:space="0" w:color="auto"/>
        <w:left w:val="none" w:sz="0" w:space="0" w:color="auto"/>
        <w:bottom w:val="none" w:sz="0" w:space="0" w:color="auto"/>
        <w:right w:val="none" w:sz="0" w:space="0" w:color="auto"/>
      </w:divBdr>
    </w:div>
    <w:div w:id="2029599583">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1250889">
      <w:bodyDiv w:val="1"/>
      <w:marLeft w:val="0"/>
      <w:marRight w:val="0"/>
      <w:marTop w:val="0"/>
      <w:marBottom w:val="0"/>
      <w:divBdr>
        <w:top w:val="none" w:sz="0" w:space="0" w:color="auto"/>
        <w:left w:val="none" w:sz="0" w:space="0" w:color="auto"/>
        <w:bottom w:val="none" w:sz="0" w:space="0" w:color="auto"/>
        <w:right w:val="none" w:sz="0" w:space="0" w:color="auto"/>
      </w:divBdr>
    </w:div>
    <w:div w:id="2031831053">
      <w:bodyDiv w:val="1"/>
      <w:marLeft w:val="0"/>
      <w:marRight w:val="0"/>
      <w:marTop w:val="0"/>
      <w:marBottom w:val="0"/>
      <w:divBdr>
        <w:top w:val="none" w:sz="0" w:space="0" w:color="auto"/>
        <w:left w:val="none" w:sz="0" w:space="0" w:color="auto"/>
        <w:bottom w:val="none" w:sz="0" w:space="0" w:color="auto"/>
        <w:right w:val="none" w:sz="0" w:space="0" w:color="auto"/>
      </w:divBdr>
    </w:div>
    <w:div w:id="2032685476">
      <w:bodyDiv w:val="1"/>
      <w:marLeft w:val="0"/>
      <w:marRight w:val="0"/>
      <w:marTop w:val="0"/>
      <w:marBottom w:val="0"/>
      <w:divBdr>
        <w:top w:val="none" w:sz="0" w:space="0" w:color="auto"/>
        <w:left w:val="none" w:sz="0" w:space="0" w:color="auto"/>
        <w:bottom w:val="none" w:sz="0" w:space="0" w:color="auto"/>
        <w:right w:val="none" w:sz="0" w:space="0" w:color="auto"/>
      </w:divBdr>
    </w:div>
    <w:div w:id="2033023188">
      <w:bodyDiv w:val="1"/>
      <w:marLeft w:val="0"/>
      <w:marRight w:val="0"/>
      <w:marTop w:val="0"/>
      <w:marBottom w:val="0"/>
      <w:divBdr>
        <w:top w:val="none" w:sz="0" w:space="0" w:color="auto"/>
        <w:left w:val="none" w:sz="0" w:space="0" w:color="auto"/>
        <w:bottom w:val="none" w:sz="0" w:space="0" w:color="auto"/>
        <w:right w:val="none" w:sz="0" w:space="0" w:color="auto"/>
      </w:divBdr>
    </w:div>
    <w:div w:id="2033144420">
      <w:bodyDiv w:val="1"/>
      <w:marLeft w:val="0"/>
      <w:marRight w:val="0"/>
      <w:marTop w:val="0"/>
      <w:marBottom w:val="0"/>
      <w:divBdr>
        <w:top w:val="none" w:sz="0" w:space="0" w:color="auto"/>
        <w:left w:val="none" w:sz="0" w:space="0" w:color="auto"/>
        <w:bottom w:val="none" w:sz="0" w:space="0" w:color="auto"/>
        <w:right w:val="none" w:sz="0" w:space="0" w:color="auto"/>
      </w:divBdr>
    </w:div>
    <w:div w:id="2034257461">
      <w:bodyDiv w:val="1"/>
      <w:marLeft w:val="0"/>
      <w:marRight w:val="0"/>
      <w:marTop w:val="0"/>
      <w:marBottom w:val="0"/>
      <w:divBdr>
        <w:top w:val="none" w:sz="0" w:space="0" w:color="auto"/>
        <w:left w:val="none" w:sz="0" w:space="0" w:color="auto"/>
        <w:bottom w:val="none" w:sz="0" w:space="0" w:color="auto"/>
        <w:right w:val="none" w:sz="0" w:space="0" w:color="auto"/>
      </w:divBdr>
    </w:div>
    <w:div w:id="2035572517">
      <w:bodyDiv w:val="1"/>
      <w:marLeft w:val="0"/>
      <w:marRight w:val="0"/>
      <w:marTop w:val="0"/>
      <w:marBottom w:val="0"/>
      <w:divBdr>
        <w:top w:val="none" w:sz="0" w:space="0" w:color="auto"/>
        <w:left w:val="none" w:sz="0" w:space="0" w:color="auto"/>
        <w:bottom w:val="none" w:sz="0" w:space="0" w:color="auto"/>
        <w:right w:val="none" w:sz="0" w:space="0" w:color="auto"/>
      </w:divBdr>
    </w:div>
    <w:div w:id="2035763739">
      <w:bodyDiv w:val="1"/>
      <w:marLeft w:val="0"/>
      <w:marRight w:val="0"/>
      <w:marTop w:val="0"/>
      <w:marBottom w:val="0"/>
      <w:divBdr>
        <w:top w:val="none" w:sz="0" w:space="0" w:color="auto"/>
        <w:left w:val="none" w:sz="0" w:space="0" w:color="auto"/>
        <w:bottom w:val="none" w:sz="0" w:space="0" w:color="auto"/>
        <w:right w:val="none" w:sz="0" w:space="0" w:color="auto"/>
      </w:divBdr>
    </w:div>
    <w:div w:id="2035764879">
      <w:bodyDiv w:val="1"/>
      <w:marLeft w:val="0"/>
      <w:marRight w:val="0"/>
      <w:marTop w:val="0"/>
      <w:marBottom w:val="0"/>
      <w:divBdr>
        <w:top w:val="none" w:sz="0" w:space="0" w:color="auto"/>
        <w:left w:val="none" w:sz="0" w:space="0" w:color="auto"/>
        <w:bottom w:val="none" w:sz="0" w:space="0" w:color="auto"/>
        <w:right w:val="none" w:sz="0" w:space="0" w:color="auto"/>
      </w:divBdr>
    </w:div>
    <w:div w:id="2035769152">
      <w:bodyDiv w:val="1"/>
      <w:marLeft w:val="0"/>
      <w:marRight w:val="0"/>
      <w:marTop w:val="0"/>
      <w:marBottom w:val="0"/>
      <w:divBdr>
        <w:top w:val="none" w:sz="0" w:space="0" w:color="auto"/>
        <w:left w:val="none" w:sz="0" w:space="0" w:color="auto"/>
        <w:bottom w:val="none" w:sz="0" w:space="0" w:color="auto"/>
        <w:right w:val="none" w:sz="0" w:space="0" w:color="auto"/>
      </w:divBdr>
    </w:div>
    <w:div w:id="2035841194">
      <w:bodyDiv w:val="1"/>
      <w:marLeft w:val="0"/>
      <w:marRight w:val="0"/>
      <w:marTop w:val="0"/>
      <w:marBottom w:val="0"/>
      <w:divBdr>
        <w:top w:val="none" w:sz="0" w:space="0" w:color="auto"/>
        <w:left w:val="none" w:sz="0" w:space="0" w:color="auto"/>
        <w:bottom w:val="none" w:sz="0" w:space="0" w:color="auto"/>
        <w:right w:val="none" w:sz="0" w:space="0" w:color="auto"/>
      </w:divBdr>
    </w:div>
    <w:div w:id="2035954212">
      <w:bodyDiv w:val="1"/>
      <w:marLeft w:val="0"/>
      <w:marRight w:val="0"/>
      <w:marTop w:val="0"/>
      <w:marBottom w:val="0"/>
      <w:divBdr>
        <w:top w:val="none" w:sz="0" w:space="0" w:color="auto"/>
        <w:left w:val="none" w:sz="0" w:space="0" w:color="auto"/>
        <w:bottom w:val="none" w:sz="0" w:space="0" w:color="auto"/>
        <w:right w:val="none" w:sz="0" w:space="0" w:color="auto"/>
      </w:divBdr>
    </w:div>
    <w:div w:id="2035956817">
      <w:bodyDiv w:val="1"/>
      <w:marLeft w:val="0"/>
      <w:marRight w:val="0"/>
      <w:marTop w:val="0"/>
      <w:marBottom w:val="0"/>
      <w:divBdr>
        <w:top w:val="none" w:sz="0" w:space="0" w:color="auto"/>
        <w:left w:val="none" w:sz="0" w:space="0" w:color="auto"/>
        <w:bottom w:val="none" w:sz="0" w:space="0" w:color="auto"/>
        <w:right w:val="none" w:sz="0" w:space="0" w:color="auto"/>
      </w:divBdr>
    </w:div>
    <w:div w:id="2037000069">
      <w:bodyDiv w:val="1"/>
      <w:marLeft w:val="0"/>
      <w:marRight w:val="0"/>
      <w:marTop w:val="0"/>
      <w:marBottom w:val="0"/>
      <w:divBdr>
        <w:top w:val="none" w:sz="0" w:space="0" w:color="auto"/>
        <w:left w:val="none" w:sz="0" w:space="0" w:color="auto"/>
        <w:bottom w:val="none" w:sz="0" w:space="0" w:color="auto"/>
        <w:right w:val="none" w:sz="0" w:space="0" w:color="auto"/>
      </w:divBdr>
    </w:div>
    <w:div w:id="2037583696">
      <w:bodyDiv w:val="1"/>
      <w:marLeft w:val="0"/>
      <w:marRight w:val="0"/>
      <w:marTop w:val="0"/>
      <w:marBottom w:val="0"/>
      <w:divBdr>
        <w:top w:val="none" w:sz="0" w:space="0" w:color="auto"/>
        <w:left w:val="none" w:sz="0" w:space="0" w:color="auto"/>
        <w:bottom w:val="none" w:sz="0" w:space="0" w:color="auto"/>
        <w:right w:val="none" w:sz="0" w:space="0" w:color="auto"/>
      </w:divBdr>
    </w:div>
    <w:div w:id="2038116259">
      <w:bodyDiv w:val="1"/>
      <w:marLeft w:val="0"/>
      <w:marRight w:val="0"/>
      <w:marTop w:val="0"/>
      <w:marBottom w:val="0"/>
      <w:divBdr>
        <w:top w:val="none" w:sz="0" w:space="0" w:color="auto"/>
        <w:left w:val="none" w:sz="0" w:space="0" w:color="auto"/>
        <w:bottom w:val="none" w:sz="0" w:space="0" w:color="auto"/>
        <w:right w:val="none" w:sz="0" w:space="0" w:color="auto"/>
      </w:divBdr>
    </w:div>
    <w:div w:id="2038120491">
      <w:bodyDiv w:val="1"/>
      <w:marLeft w:val="0"/>
      <w:marRight w:val="0"/>
      <w:marTop w:val="0"/>
      <w:marBottom w:val="0"/>
      <w:divBdr>
        <w:top w:val="none" w:sz="0" w:space="0" w:color="auto"/>
        <w:left w:val="none" w:sz="0" w:space="0" w:color="auto"/>
        <w:bottom w:val="none" w:sz="0" w:space="0" w:color="auto"/>
        <w:right w:val="none" w:sz="0" w:space="0" w:color="auto"/>
      </w:divBdr>
    </w:div>
    <w:div w:id="2038240405">
      <w:bodyDiv w:val="1"/>
      <w:marLeft w:val="0"/>
      <w:marRight w:val="0"/>
      <w:marTop w:val="0"/>
      <w:marBottom w:val="0"/>
      <w:divBdr>
        <w:top w:val="none" w:sz="0" w:space="0" w:color="auto"/>
        <w:left w:val="none" w:sz="0" w:space="0" w:color="auto"/>
        <w:bottom w:val="none" w:sz="0" w:space="0" w:color="auto"/>
        <w:right w:val="none" w:sz="0" w:space="0" w:color="auto"/>
      </w:divBdr>
    </w:div>
    <w:div w:id="2038650827">
      <w:bodyDiv w:val="1"/>
      <w:marLeft w:val="0"/>
      <w:marRight w:val="0"/>
      <w:marTop w:val="0"/>
      <w:marBottom w:val="0"/>
      <w:divBdr>
        <w:top w:val="none" w:sz="0" w:space="0" w:color="auto"/>
        <w:left w:val="none" w:sz="0" w:space="0" w:color="auto"/>
        <w:bottom w:val="none" w:sz="0" w:space="0" w:color="auto"/>
        <w:right w:val="none" w:sz="0" w:space="0" w:color="auto"/>
      </w:divBdr>
    </w:div>
    <w:div w:id="2039307776">
      <w:bodyDiv w:val="1"/>
      <w:marLeft w:val="0"/>
      <w:marRight w:val="0"/>
      <w:marTop w:val="0"/>
      <w:marBottom w:val="0"/>
      <w:divBdr>
        <w:top w:val="none" w:sz="0" w:space="0" w:color="auto"/>
        <w:left w:val="none" w:sz="0" w:space="0" w:color="auto"/>
        <w:bottom w:val="none" w:sz="0" w:space="0" w:color="auto"/>
        <w:right w:val="none" w:sz="0" w:space="0" w:color="auto"/>
      </w:divBdr>
    </w:div>
    <w:div w:id="2039432282">
      <w:bodyDiv w:val="1"/>
      <w:marLeft w:val="0"/>
      <w:marRight w:val="0"/>
      <w:marTop w:val="0"/>
      <w:marBottom w:val="0"/>
      <w:divBdr>
        <w:top w:val="none" w:sz="0" w:space="0" w:color="auto"/>
        <w:left w:val="none" w:sz="0" w:space="0" w:color="auto"/>
        <w:bottom w:val="none" w:sz="0" w:space="0" w:color="auto"/>
        <w:right w:val="none" w:sz="0" w:space="0" w:color="auto"/>
      </w:divBdr>
    </w:div>
    <w:div w:id="2040009897">
      <w:bodyDiv w:val="1"/>
      <w:marLeft w:val="0"/>
      <w:marRight w:val="0"/>
      <w:marTop w:val="0"/>
      <w:marBottom w:val="0"/>
      <w:divBdr>
        <w:top w:val="none" w:sz="0" w:space="0" w:color="auto"/>
        <w:left w:val="none" w:sz="0" w:space="0" w:color="auto"/>
        <w:bottom w:val="none" w:sz="0" w:space="0" w:color="auto"/>
        <w:right w:val="none" w:sz="0" w:space="0" w:color="auto"/>
      </w:divBdr>
    </w:div>
    <w:div w:id="2040735977">
      <w:bodyDiv w:val="1"/>
      <w:marLeft w:val="0"/>
      <w:marRight w:val="0"/>
      <w:marTop w:val="0"/>
      <w:marBottom w:val="0"/>
      <w:divBdr>
        <w:top w:val="none" w:sz="0" w:space="0" w:color="auto"/>
        <w:left w:val="none" w:sz="0" w:space="0" w:color="auto"/>
        <w:bottom w:val="none" w:sz="0" w:space="0" w:color="auto"/>
        <w:right w:val="none" w:sz="0" w:space="0" w:color="auto"/>
      </w:divBdr>
    </w:div>
    <w:div w:id="2040818120">
      <w:bodyDiv w:val="1"/>
      <w:marLeft w:val="0"/>
      <w:marRight w:val="0"/>
      <w:marTop w:val="0"/>
      <w:marBottom w:val="0"/>
      <w:divBdr>
        <w:top w:val="none" w:sz="0" w:space="0" w:color="auto"/>
        <w:left w:val="none" w:sz="0" w:space="0" w:color="auto"/>
        <w:bottom w:val="none" w:sz="0" w:space="0" w:color="auto"/>
        <w:right w:val="none" w:sz="0" w:space="0" w:color="auto"/>
      </w:divBdr>
    </w:div>
    <w:div w:id="2041275291">
      <w:bodyDiv w:val="1"/>
      <w:marLeft w:val="0"/>
      <w:marRight w:val="0"/>
      <w:marTop w:val="0"/>
      <w:marBottom w:val="0"/>
      <w:divBdr>
        <w:top w:val="none" w:sz="0" w:space="0" w:color="auto"/>
        <w:left w:val="none" w:sz="0" w:space="0" w:color="auto"/>
        <w:bottom w:val="none" w:sz="0" w:space="0" w:color="auto"/>
        <w:right w:val="none" w:sz="0" w:space="0" w:color="auto"/>
      </w:divBdr>
    </w:div>
    <w:div w:id="2041396097">
      <w:bodyDiv w:val="1"/>
      <w:marLeft w:val="0"/>
      <w:marRight w:val="0"/>
      <w:marTop w:val="0"/>
      <w:marBottom w:val="0"/>
      <w:divBdr>
        <w:top w:val="none" w:sz="0" w:space="0" w:color="auto"/>
        <w:left w:val="none" w:sz="0" w:space="0" w:color="auto"/>
        <w:bottom w:val="none" w:sz="0" w:space="0" w:color="auto"/>
        <w:right w:val="none" w:sz="0" w:space="0" w:color="auto"/>
      </w:divBdr>
    </w:div>
    <w:div w:id="2041734810">
      <w:bodyDiv w:val="1"/>
      <w:marLeft w:val="0"/>
      <w:marRight w:val="0"/>
      <w:marTop w:val="0"/>
      <w:marBottom w:val="0"/>
      <w:divBdr>
        <w:top w:val="none" w:sz="0" w:space="0" w:color="auto"/>
        <w:left w:val="none" w:sz="0" w:space="0" w:color="auto"/>
        <w:bottom w:val="none" w:sz="0" w:space="0" w:color="auto"/>
        <w:right w:val="none" w:sz="0" w:space="0" w:color="auto"/>
      </w:divBdr>
    </w:div>
    <w:div w:id="2041776758">
      <w:bodyDiv w:val="1"/>
      <w:marLeft w:val="0"/>
      <w:marRight w:val="0"/>
      <w:marTop w:val="0"/>
      <w:marBottom w:val="0"/>
      <w:divBdr>
        <w:top w:val="none" w:sz="0" w:space="0" w:color="auto"/>
        <w:left w:val="none" w:sz="0" w:space="0" w:color="auto"/>
        <w:bottom w:val="none" w:sz="0" w:space="0" w:color="auto"/>
        <w:right w:val="none" w:sz="0" w:space="0" w:color="auto"/>
      </w:divBdr>
    </w:div>
    <w:div w:id="2042243019">
      <w:bodyDiv w:val="1"/>
      <w:marLeft w:val="0"/>
      <w:marRight w:val="0"/>
      <w:marTop w:val="0"/>
      <w:marBottom w:val="0"/>
      <w:divBdr>
        <w:top w:val="none" w:sz="0" w:space="0" w:color="auto"/>
        <w:left w:val="none" w:sz="0" w:space="0" w:color="auto"/>
        <w:bottom w:val="none" w:sz="0" w:space="0" w:color="auto"/>
        <w:right w:val="none" w:sz="0" w:space="0" w:color="auto"/>
      </w:divBdr>
    </w:div>
    <w:div w:id="2042507769">
      <w:bodyDiv w:val="1"/>
      <w:marLeft w:val="0"/>
      <w:marRight w:val="0"/>
      <w:marTop w:val="0"/>
      <w:marBottom w:val="0"/>
      <w:divBdr>
        <w:top w:val="none" w:sz="0" w:space="0" w:color="auto"/>
        <w:left w:val="none" w:sz="0" w:space="0" w:color="auto"/>
        <w:bottom w:val="none" w:sz="0" w:space="0" w:color="auto"/>
        <w:right w:val="none" w:sz="0" w:space="0" w:color="auto"/>
      </w:divBdr>
    </w:div>
    <w:div w:id="2042900971">
      <w:bodyDiv w:val="1"/>
      <w:marLeft w:val="0"/>
      <w:marRight w:val="0"/>
      <w:marTop w:val="0"/>
      <w:marBottom w:val="0"/>
      <w:divBdr>
        <w:top w:val="none" w:sz="0" w:space="0" w:color="auto"/>
        <w:left w:val="none" w:sz="0" w:space="0" w:color="auto"/>
        <w:bottom w:val="none" w:sz="0" w:space="0" w:color="auto"/>
        <w:right w:val="none" w:sz="0" w:space="0" w:color="auto"/>
      </w:divBdr>
    </w:div>
    <w:div w:id="2042978400">
      <w:bodyDiv w:val="1"/>
      <w:marLeft w:val="0"/>
      <w:marRight w:val="0"/>
      <w:marTop w:val="0"/>
      <w:marBottom w:val="0"/>
      <w:divBdr>
        <w:top w:val="none" w:sz="0" w:space="0" w:color="auto"/>
        <w:left w:val="none" w:sz="0" w:space="0" w:color="auto"/>
        <w:bottom w:val="none" w:sz="0" w:space="0" w:color="auto"/>
        <w:right w:val="none" w:sz="0" w:space="0" w:color="auto"/>
      </w:divBdr>
    </w:div>
    <w:div w:id="2043092830">
      <w:bodyDiv w:val="1"/>
      <w:marLeft w:val="0"/>
      <w:marRight w:val="0"/>
      <w:marTop w:val="0"/>
      <w:marBottom w:val="0"/>
      <w:divBdr>
        <w:top w:val="none" w:sz="0" w:space="0" w:color="auto"/>
        <w:left w:val="none" w:sz="0" w:space="0" w:color="auto"/>
        <w:bottom w:val="none" w:sz="0" w:space="0" w:color="auto"/>
        <w:right w:val="none" w:sz="0" w:space="0" w:color="auto"/>
      </w:divBdr>
    </w:div>
    <w:div w:id="2043478313">
      <w:bodyDiv w:val="1"/>
      <w:marLeft w:val="0"/>
      <w:marRight w:val="0"/>
      <w:marTop w:val="0"/>
      <w:marBottom w:val="0"/>
      <w:divBdr>
        <w:top w:val="none" w:sz="0" w:space="0" w:color="auto"/>
        <w:left w:val="none" w:sz="0" w:space="0" w:color="auto"/>
        <w:bottom w:val="none" w:sz="0" w:space="0" w:color="auto"/>
        <w:right w:val="none" w:sz="0" w:space="0" w:color="auto"/>
      </w:divBdr>
    </w:div>
    <w:div w:id="2043626873">
      <w:bodyDiv w:val="1"/>
      <w:marLeft w:val="0"/>
      <w:marRight w:val="0"/>
      <w:marTop w:val="0"/>
      <w:marBottom w:val="0"/>
      <w:divBdr>
        <w:top w:val="none" w:sz="0" w:space="0" w:color="auto"/>
        <w:left w:val="none" w:sz="0" w:space="0" w:color="auto"/>
        <w:bottom w:val="none" w:sz="0" w:space="0" w:color="auto"/>
        <w:right w:val="none" w:sz="0" w:space="0" w:color="auto"/>
      </w:divBdr>
    </w:div>
    <w:div w:id="2044165036">
      <w:bodyDiv w:val="1"/>
      <w:marLeft w:val="0"/>
      <w:marRight w:val="0"/>
      <w:marTop w:val="0"/>
      <w:marBottom w:val="0"/>
      <w:divBdr>
        <w:top w:val="none" w:sz="0" w:space="0" w:color="auto"/>
        <w:left w:val="none" w:sz="0" w:space="0" w:color="auto"/>
        <w:bottom w:val="none" w:sz="0" w:space="0" w:color="auto"/>
        <w:right w:val="none" w:sz="0" w:space="0" w:color="auto"/>
      </w:divBdr>
    </w:div>
    <w:div w:id="2044623910">
      <w:bodyDiv w:val="1"/>
      <w:marLeft w:val="0"/>
      <w:marRight w:val="0"/>
      <w:marTop w:val="0"/>
      <w:marBottom w:val="0"/>
      <w:divBdr>
        <w:top w:val="none" w:sz="0" w:space="0" w:color="auto"/>
        <w:left w:val="none" w:sz="0" w:space="0" w:color="auto"/>
        <w:bottom w:val="none" w:sz="0" w:space="0" w:color="auto"/>
        <w:right w:val="none" w:sz="0" w:space="0" w:color="auto"/>
      </w:divBdr>
    </w:div>
    <w:div w:id="2044940664">
      <w:bodyDiv w:val="1"/>
      <w:marLeft w:val="0"/>
      <w:marRight w:val="0"/>
      <w:marTop w:val="0"/>
      <w:marBottom w:val="0"/>
      <w:divBdr>
        <w:top w:val="none" w:sz="0" w:space="0" w:color="auto"/>
        <w:left w:val="none" w:sz="0" w:space="0" w:color="auto"/>
        <w:bottom w:val="none" w:sz="0" w:space="0" w:color="auto"/>
        <w:right w:val="none" w:sz="0" w:space="0" w:color="auto"/>
      </w:divBdr>
    </w:div>
    <w:div w:id="2046060843">
      <w:bodyDiv w:val="1"/>
      <w:marLeft w:val="0"/>
      <w:marRight w:val="0"/>
      <w:marTop w:val="0"/>
      <w:marBottom w:val="0"/>
      <w:divBdr>
        <w:top w:val="none" w:sz="0" w:space="0" w:color="auto"/>
        <w:left w:val="none" w:sz="0" w:space="0" w:color="auto"/>
        <w:bottom w:val="none" w:sz="0" w:space="0" w:color="auto"/>
        <w:right w:val="none" w:sz="0" w:space="0" w:color="auto"/>
      </w:divBdr>
    </w:div>
    <w:div w:id="2046901408">
      <w:bodyDiv w:val="1"/>
      <w:marLeft w:val="0"/>
      <w:marRight w:val="0"/>
      <w:marTop w:val="0"/>
      <w:marBottom w:val="0"/>
      <w:divBdr>
        <w:top w:val="none" w:sz="0" w:space="0" w:color="auto"/>
        <w:left w:val="none" w:sz="0" w:space="0" w:color="auto"/>
        <w:bottom w:val="none" w:sz="0" w:space="0" w:color="auto"/>
        <w:right w:val="none" w:sz="0" w:space="0" w:color="auto"/>
      </w:divBdr>
    </w:div>
    <w:div w:id="2047441689">
      <w:bodyDiv w:val="1"/>
      <w:marLeft w:val="0"/>
      <w:marRight w:val="0"/>
      <w:marTop w:val="0"/>
      <w:marBottom w:val="0"/>
      <w:divBdr>
        <w:top w:val="none" w:sz="0" w:space="0" w:color="auto"/>
        <w:left w:val="none" w:sz="0" w:space="0" w:color="auto"/>
        <w:bottom w:val="none" w:sz="0" w:space="0" w:color="auto"/>
        <w:right w:val="none" w:sz="0" w:space="0" w:color="auto"/>
      </w:divBdr>
    </w:div>
    <w:div w:id="2047483032">
      <w:bodyDiv w:val="1"/>
      <w:marLeft w:val="0"/>
      <w:marRight w:val="0"/>
      <w:marTop w:val="0"/>
      <w:marBottom w:val="0"/>
      <w:divBdr>
        <w:top w:val="none" w:sz="0" w:space="0" w:color="auto"/>
        <w:left w:val="none" w:sz="0" w:space="0" w:color="auto"/>
        <w:bottom w:val="none" w:sz="0" w:space="0" w:color="auto"/>
        <w:right w:val="none" w:sz="0" w:space="0" w:color="auto"/>
      </w:divBdr>
    </w:div>
    <w:div w:id="2047674565">
      <w:bodyDiv w:val="1"/>
      <w:marLeft w:val="0"/>
      <w:marRight w:val="0"/>
      <w:marTop w:val="0"/>
      <w:marBottom w:val="0"/>
      <w:divBdr>
        <w:top w:val="none" w:sz="0" w:space="0" w:color="auto"/>
        <w:left w:val="none" w:sz="0" w:space="0" w:color="auto"/>
        <w:bottom w:val="none" w:sz="0" w:space="0" w:color="auto"/>
        <w:right w:val="none" w:sz="0" w:space="0" w:color="auto"/>
      </w:divBdr>
    </w:div>
    <w:div w:id="2047757018">
      <w:bodyDiv w:val="1"/>
      <w:marLeft w:val="0"/>
      <w:marRight w:val="0"/>
      <w:marTop w:val="0"/>
      <w:marBottom w:val="0"/>
      <w:divBdr>
        <w:top w:val="none" w:sz="0" w:space="0" w:color="auto"/>
        <w:left w:val="none" w:sz="0" w:space="0" w:color="auto"/>
        <w:bottom w:val="none" w:sz="0" w:space="0" w:color="auto"/>
        <w:right w:val="none" w:sz="0" w:space="0" w:color="auto"/>
      </w:divBdr>
    </w:div>
    <w:div w:id="2048143754">
      <w:bodyDiv w:val="1"/>
      <w:marLeft w:val="0"/>
      <w:marRight w:val="0"/>
      <w:marTop w:val="0"/>
      <w:marBottom w:val="0"/>
      <w:divBdr>
        <w:top w:val="none" w:sz="0" w:space="0" w:color="auto"/>
        <w:left w:val="none" w:sz="0" w:space="0" w:color="auto"/>
        <w:bottom w:val="none" w:sz="0" w:space="0" w:color="auto"/>
        <w:right w:val="none" w:sz="0" w:space="0" w:color="auto"/>
      </w:divBdr>
    </w:div>
    <w:div w:id="2048217849">
      <w:bodyDiv w:val="1"/>
      <w:marLeft w:val="0"/>
      <w:marRight w:val="0"/>
      <w:marTop w:val="0"/>
      <w:marBottom w:val="0"/>
      <w:divBdr>
        <w:top w:val="none" w:sz="0" w:space="0" w:color="auto"/>
        <w:left w:val="none" w:sz="0" w:space="0" w:color="auto"/>
        <w:bottom w:val="none" w:sz="0" w:space="0" w:color="auto"/>
        <w:right w:val="none" w:sz="0" w:space="0" w:color="auto"/>
      </w:divBdr>
    </w:div>
    <w:div w:id="2048793181">
      <w:bodyDiv w:val="1"/>
      <w:marLeft w:val="0"/>
      <w:marRight w:val="0"/>
      <w:marTop w:val="0"/>
      <w:marBottom w:val="0"/>
      <w:divBdr>
        <w:top w:val="none" w:sz="0" w:space="0" w:color="auto"/>
        <w:left w:val="none" w:sz="0" w:space="0" w:color="auto"/>
        <w:bottom w:val="none" w:sz="0" w:space="0" w:color="auto"/>
        <w:right w:val="none" w:sz="0" w:space="0" w:color="auto"/>
      </w:divBdr>
    </w:div>
    <w:div w:id="2049180821">
      <w:bodyDiv w:val="1"/>
      <w:marLeft w:val="0"/>
      <w:marRight w:val="0"/>
      <w:marTop w:val="0"/>
      <w:marBottom w:val="0"/>
      <w:divBdr>
        <w:top w:val="none" w:sz="0" w:space="0" w:color="auto"/>
        <w:left w:val="none" w:sz="0" w:space="0" w:color="auto"/>
        <w:bottom w:val="none" w:sz="0" w:space="0" w:color="auto"/>
        <w:right w:val="none" w:sz="0" w:space="0" w:color="auto"/>
      </w:divBdr>
    </w:div>
    <w:div w:id="2052151464">
      <w:bodyDiv w:val="1"/>
      <w:marLeft w:val="0"/>
      <w:marRight w:val="0"/>
      <w:marTop w:val="0"/>
      <w:marBottom w:val="0"/>
      <w:divBdr>
        <w:top w:val="none" w:sz="0" w:space="0" w:color="auto"/>
        <w:left w:val="none" w:sz="0" w:space="0" w:color="auto"/>
        <w:bottom w:val="none" w:sz="0" w:space="0" w:color="auto"/>
        <w:right w:val="none" w:sz="0" w:space="0" w:color="auto"/>
      </w:divBdr>
    </w:div>
    <w:div w:id="2052152047">
      <w:bodyDiv w:val="1"/>
      <w:marLeft w:val="0"/>
      <w:marRight w:val="0"/>
      <w:marTop w:val="0"/>
      <w:marBottom w:val="0"/>
      <w:divBdr>
        <w:top w:val="none" w:sz="0" w:space="0" w:color="auto"/>
        <w:left w:val="none" w:sz="0" w:space="0" w:color="auto"/>
        <w:bottom w:val="none" w:sz="0" w:space="0" w:color="auto"/>
        <w:right w:val="none" w:sz="0" w:space="0" w:color="auto"/>
      </w:divBdr>
    </w:div>
    <w:div w:id="2052194359">
      <w:bodyDiv w:val="1"/>
      <w:marLeft w:val="0"/>
      <w:marRight w:val="0"/>
      <w:marTop w:val="0"/>
      <w:marBottom w:val="0"/>
      <w:divBdr>
        <w:top w:val="none" w:sz="0" w:space="0" w:color="auto"/>
        <w:left w:val="none" w:sz="0" w:space="0" w:color="auto"/>
        <w:bottom w:val="none" w:sz="0" w:space="0" w:color="auto"/>
        <w:right w:val="none" w:sz="0" w:space="0" w:color="auto"/>
      </w:divBdr>
    </w:div>
    <w:div w:id="2054042174">
      <w:bodyDiv w:val="1"/>
      <w:marLeft w:val="0"/>
      <w:marRight w:val="0"/>
      <w:marTop w:val="0"/>
      <w:marBottom w:val="0"/>
      <w:divBdr>
        <w:top w:val="none" w:sz="0" w:space="0" w:color="auto"/>
        <w:left w:val="none" w:sz="0" w:space="0" w:color="auto"/>
        <w:bottom w:val="none" w:sz="0" w:space="0" w:color="auto"/>
        <w:right w:val="none" w:sz="0" w:space="0" w:color="auto"/>
      </w:divBdr>
    </w:div>
    <w:div w:id="2054571179">
      <w:bodyDiv w:val="1"/>
      <w:marLeft w:val="0"/>
      <w:marRight w:val="0"/>
      <w:marTop w:val="0"/>
      <w:marBottom w:val="0"/>
      <w:divBdr>
        <w:top w:val="none" w:sz="0" w:space="0" w:color="auto"/>
        <w:left w:val="none" w:sz="0" w:space="0" w:color="auto"/>
        <w:bottom w:val="none" w:sz="0" w:space="0" w:color="auto"/>
        <w:right w:val="none" w:sz="0" w:space="0" w:color="auto"/>
      </w:divBdr>
    </w:div>
    <w:div w:id="2054881633">
      <w:bodyDiv w:val="1"/>
      <w:marLeft w:val="0"/>
      <w:marRight w:val="0"/>
      <w:marTop w:val="0"/>
      <w:marBottom w:val="0"/>
      <w:divBdr>
        <w:top w:val="none" w:sz="0" w:space="0" w:color="auto"/>
        <w:left w:val="none" w:sz="0" w:space="0" w:color="auto"/>
        <w:bottom w:val="none" w:sz="0" w:space="0" w:color="auto"/>
        <w:right w:val="none" w:sz="0" w:space="0" w:color="auto"/>
      </w:divBdr>
    </w:div>
    <w:div w:id="2054957863">
      <w:bodyDiv w:val="1"/>
      <w:marLeft w:val="0"/>
      <w:marRight w:val="0"/>
      <w:marTop w:val="0"/>
      <w:marBottom w:val="0"/>
      <w:divBdr>
        <w:top w:val="none" w:sz="0" w:space="0" w:color="auto"/>
        <w:left w:val="none" w:sz="0" w:space="0" w:color="auto"/>
        <w:bottom w:val="none" w:sz="0" w:space="0" w:color="auto"/>
        <w:right w:val="none" w:sz="0" w:space="0" w:color="auto"/>
      </w:divBdr>
    </w:div>
    <w:div w:id="2055082019">
      <w:bodyDiv w:val="1"/>
      <w:marLeft w:val="0"/>
      <w:marRight w:val="0"/>
      <w:marTop w:val="0"/>
      <w:marBottom w:val="0"/>
      <w:divBdr>
        <w:top w:val="none" w:sz="0" w:space="0" w:color="auto"/>
        <w:left w:val="none" w:sz="0" w:space="0" w:color="auto"/>
        <w:bottom w:val="none" w:sz="0" w:space="0" w:color="auto"/>
        <w:right w:val="none" w:sz="0" w:space="0" w:color="auto"/>
      </w:divBdr>
    </w:div>
    <w:div w:id="2055234502">
      <w:bodyDiv w:val="1"/>
      <w:marLeft w:val="0"/>
      <w:marRight w:val="0"/>
      <w:marTop w:val="0"/>
      <w:marBottom w:val="0"/>
      <w:divBdr>
        <w:top w:val="none" w:sz="0" w:space="0" w:color="auto"/>
        <w:left w:val="none" w:sz="0" w:space="0" w:color="auto"/>
        <w:bottom w:val="none" w:sz="0" w:space="0" w:color="auto"/>
        <w:right w:val="none" w:sz="0" w:space="0" w:color="auto"/>
      </w:divBdr>
    </w:div>
    <w:div w:id="2055274822">
      <w:bodyDiv w:val="1"/>
      <w:marLeft w:val="0"/>
      <w:marRight w:val="0"/>
      <w:marTop w:val="0"/>
      <w:marBottom w:val="0"/>
      <w:divBdr>
        <w:top w:val="none" w:sz="0" w:space="0" w:color="auto"/>
        <w:left w:val="none" w:sz="0" w:space="0" w:color="auto"/>
        <w:bottom w:val="none" w:sz="0" w:space="0" w:color="auto"/>
        <w:right w:val="none" w:sz="0" w:space="0" w:color="auto"/>
      </w:divBdr>
    </w:div>
    <w:div w:id="2055423617">
      <w:bodyDiv w:val="1"/>
      <w:marLeft w:val="0"/>
      <w:marRight w:val="0"/>
      <w:marTop w:val="0"/>
      <w:marBottom w:val="0"/>
      <w:divBdr>
        <w:top w:val="none" w:sz="0" w:space="0" w:color="auto"/>
        <w:left w:val="none" w:sz="0" w:space="0" w:color="auto"/>
        <w:bottom w:val="none" w:sz="0" w:space="0" w:color="auto"/>
        <w:right w:val="none" w:sz="0" w:space="0" w:color="auto"/>
      </w:divBdr>
    </w:div>
    <w:div w:id="2055620492">
      <w:bodyDiv w:val="1"/>
      <w:marLeft w:val="0"/>
      <w:marRight w:val="0"/>
      <w:marTop w:val="0"/>
      <w:marBottom w:val="0"/>
      <w:divBdr>
        <w:top w:val="none" w:sz="0" w:space="0" w:color="auto"/>
        <w:left w:val="none" w:sz="0" w:space="0" w:color="auto"/>
        <w:bottom w:val="none" w:sz="0" w:space="0" w:color="auto"/>
        <w:right w:val="none" w:sz="0" w:space="0" w:color="auto"/>
      </w:divBdr>
    </w:div>
    <w:div w:id="2056351564">
      <w:bodyDiv w:val="1"/>
      <w:marLeft w:val="0"/>
      <w:marRight w:val="0"/>
      <w:marTop w:val="0"/>
      <w:marBottom w:val="0"/>
      <w:divBdr>
        <w:top w:val="none" w:sz="0" w:space="0" w:color="auto"/>
        <w:left w:val="none" w:sz="0" w:space="0" w:color="auto"/>
        <w:bottom w:val="none" w:sz="0" w:space="0" w:color="auto"/>
        <w:right w:val="none" w:sz="0" w:space="0" w:color="auto"/>
      </w:divBdr>
    </w:div>
    <w:div w:id="2056393476">
      <w:bodyDiv w:val="1"/>
      <w:marLeft w:val="0"/>
      <w:marRight w:val="0"/>
      <w:marTop w:val="0"/>
      <w:marBottom w:val="0"/>
      <w:divBdr>
        <w:top w:val="none" w:sz="0" w:space="0" w:color="auto"/>
        <w:left w:val="none" w:sz="0" w:space="0" w:color="auto"/>
        <w:bottom w:val="none" w:sz="0" w:space="0" w:color="auto"/>
        <w:right w:val="none" w:sz="0" w:space="0" w:color="auto"/>
      </w:divBdr>
    </w:div>
    <w:div w:id="2056611973">
      <w:bodyDiv w:val="1"/>
      <w:marLeft w:val="0"/>
      <w:marRight w:val="0"/>
      <w:marTop w:val="0"/>
      <w:marBottom w:val="0"/>
      <w:divBdr>
        <w:top w:val="none" w:sz="0" w:space="0" w:color="auto"/>
        <w:left w:val="none" w:sz="0" w:space="0" w:color="auto"/>
        <w:bottom w:val="none" w:sz="0" w:space="0" w:color="auto"/>
        <w:right w:val="none" w:sz="0" w:space="0" w:color="auto"/>
      </w:divBdr>
    </w:div>
    <w:div w:id="2056737259">
      <w:bodyDiv w:val="1"/>
      <w:marLeft w:val="0"/>
      <w:marRight w:val="0"/>
      <w:marTop w:val="0"/>
      <w:marBottom w:val="0"/>
      <w:divBdr>
        <w:top w:val="none" w:sz="0" w:space="0" w:color="auto"/>
        <w:left w:val="none" w:sz="0" w:space="0" w:color="auto"/>
        <w:bottom w:val="none" w:sz="0" w:space="0" w:color="auto"/>
        <w:right w:val="none" w:sz="0" w:space="0" w:color="auto"/>
      </w:divBdr>
    </w:div>
    <w:div w:id="2056927202">
      <w:bodyDiv w:val="1"/>
      <w:marLeft w:val="0"/>
      <w:marRight w:val="0"/>
      <w:marTop w:val="0"/>
      <w:marBottom w:val="0"/>
      <w:divBdr>
        <w:top w:val="none" w:sz="0" w:space="0" w:color="auto"/>
        <w:left w:val="none" w:sz="0" w:space="0" w:color="auto"/>
        <w:bottom w:val="none" w:sz="0" w:space="0" w:color="auto"/>
        <w:right w:val="none" w:sz="0" w:space="0" w:color="auto"/>
      </w:divBdr>
    </w:div>
    <w:div w:id="2057003234">
      <w:bodyDiv w:val="1"/>
      <w:marLeft w:val="0"/>
      <w:marRight w:val="0"/>
      <w:marTop w:val="0"/>
      <w:marBottom w:val="0"/>
      <w:divBdr>
        <w:top w:val="none" w:sz="0" w:space="0" w:color="auto"/>
        <w:left w:val="none" w:sz="0" w:space="0" w:color="auto"/>
        <w:bottom w:val="none" w:sz="0" w:space="0" w:color="auto"/>
        <w:right w:val="none" w:sz="0" w:space="0" w:color="auto"/>
      </w:divBdr>
    </w:div>
    <w:div w:id="2057123900">
      <w:bodyDiv w:val="1"/>
      <w:marLeft w:val="0"/>
      <w:marRight w:val="0"/>
      <w:marTop w:val="0"/>
      <w:marBottom w:val="0"/>
      <w:divBdr>
        <w:top w:val="none" w:sz="0" w:space="0" w:color="auto"/>
        <w:left w:val="none" w:sz="0" w:space="0" w:color="auto"/>
        <w:bottom w:val="none" w:sz="0" w:space="0" w:color="auto"/>
        <w:right w:val="none" w:sz="0" w:space="0" w:color="auto"/>
      </w:divBdr>
    </w:div>
    <w:div w:id="2057854444">
      <w:bodyDiv w:val="1"/>
      <w:marLeft w:val="0"/>
      <w:marRight w:val="0"/>
      <w:marTop w:val="0"/>
      <w:marBottom w:val="0"/>
      <w:divBdr>
        <w:top w:val="none" w:sz="0" w:space="0" w:color="auto"/>
        <w:left w:val="none" w:sz="0" w:space="0" w:color="auto"/>
        <w:bottom w:val="none" w:sz="0" w:space="0" w:color="auto"/>
        <w:right w:val="none" w:sz="0" w:space="0" w:color="auto"/>
      </w:divBdr>
    </w:div>
    <w:div w:id="2057926285">
      <w:bodyDiv w:val="1"/>
      <w:marLeft w:val="0"/>
      <w:marRight w:val="0"/>
      <w:marTop w:val="0"/>
      <w:marBottom w:val="0"/>
      <w:divBdr>
        <w:top w:val="none" w:sz="0" w:space="0" w:color="auto"/>
        <w:left w:val="none" w:sz="0" w:space="0" w:color="auto"/>
        <w:bottom w:val="none" w:sz="0" w:space="0" w:color="auto"/>
        <w:right w:val="none" w:sz="0" w:space="0" w:color="auto"/>
      </w:divBdr>
    </w:div>
    <w:div w:id="2059014084">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 w:id="2060588570">
      <w:bodyDiv w:val="1"/>
      <w:marLeft w:val="0"/>
      <w:marRight w:val="0"/>
      <w:marTop w:val="0"/>
      <w:marBottom w:val="0"/>
      <w:divBdr>
        <w:top w:val="none" w:sz="0" w:space="0" w:color="auto"/>
        <w:left w:val="none" w:sz="0" w:space="0" w:color="auto"/>
        <w:bottom w:val="none" w:sz="0" w:space="0" w:color="auto"/>
        <w:right w:val="none" w:sz="0" w:space="0" w:color="auto"/>
      </w:divBdr>
    </w:div>
    <w:div w:id="2061198212">
      <w:bodyDiv w:val="1"/>
      <w:marLeft w:val="0"/>
      <w:marRight w:val="0"/>
      <w:marTop w:val="0"/>
      <w:marBottom w:val="0"/>
      <w:divBdr>
        <w:top w:val="none" w:sz="0" w:space="0" w:color="auto"/>
        <w:left w:val="none" w:sz="0" w:space="0" w:color="auto"/>
        <w:bottom w:val="none" w:sz="0" w:space="0" w:color="auto"/>
        <w:right w:val="none" w:sz="0" w:space="0" w:color="auto"/>
      </w:divBdr>
    </w:div>
    <w:div w:id="2061709028">
      <w:bodyDiv w:val="1"/>
      <w:marLeft w:val="0"/>
      <w:marRight w:val="0"/>
      <w:marTop w:val="0"/>
      <w:marBottom w:val="0"/>
      <w:divBdr>
        <w:top w:val="none" w:sz="0" w:space="0" w:color="auto"/>
        <w:left w:val="none" w:sz="0" w:space="0" w:color="auto"/>
        <w:bottom w:val="none" w:sz="0" w:space="0" w:color="auto"/>
        <w:right w:val="none" w:sz="0" w:space="0" w:color="auto"/>
      </w:divBdr>
    </w:div>
    <w:div w:id="2061786062">
      <w:bodyDiv w:val="1"/>
      <w:marLeft w:val="0"/>
      <w:marRight w:val="0"/>
      <w:marTop w:val="0"/>
      <w:marBottom w:val="0"/>
      <w:divBdr>
        <w:top w:val="none" w:sz="0" w:space="0" w:color="auto"/>
        <w:left w:val="none" w:sz="0" w:space="0" w:color="auto"/>
        <w:bottom w:val="none" w:sz="0" w:space="0" w:color="auto"/>
        <w:right w:val="none" w:sz="0" w:space="0" w:color="auto"/>
      </w:divBdr>
    </w:div>
    <w:div w:id="2062753057">
      <w:bodyDiv w:val="1"/>
      <w:marLeft w:val="0"/>
      <w:marRight w:val="0"/>
      <w:marTop w:val="0"/>
      <w:marBottom w:val="0"/>
      <w:divBdr>
        <w:top w:val="none" w:sz="0" w:space="0" w:color="auto"/>
        <w:left w:val="none" w:sz="0" w:space="0" w:color="auto"/>
        <w:bottom w:val="none" w:sz="0" w:space="0" w:color="auto"/>
        <w:right w:val="none" w:sz="0" w:space="0" w:color="auto"/>
      </w:divBdr>
    </w:div>
    <w:div w:id="2062903763">
      <w:bodyDiv w:val="1"/>
      <w:marLeft w:val="0"/>
      <w:marRight w:val="0"/>
      <w:marTop w:val="0"/>
      <w:marBottom w:val="0"/>
      <w:divBdr>
        <w:top w:val="none" w:sz="0" w:space="0" w:color="auto"/>
        <w:left w:val="none" w:sz="0" w:space="0" w:color="auto"/>
        <w:bottom w:val="none" w:sz="0" w:space="0" w:color="auto"/>
        <w:right w:val="none" w:sz="0" w:space="0" w:color="auto"/>
      </w:divBdr>
    </w:div>
    <w:div w:id="2063552401">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938992">
      <w:bodyDiv w:val="1"/>
      <w:marLeft w:val="0"/>
      <w:marRight w:val="0"/>
      <w:marTop w:val="0"/>
      <w:marBottom w:val="0"/>
      <w:divBdr>
        <w:top w:val="none" w:sz="0" w:space="0" w:color="auto"/>
        <w:left w:val="none" w:sz="0" w:space="0" w:color="auto"/>
        <w:bottom w:val="none" w:sz="0" w:space="0" w:color="auto"/>
        <w:right w:val="none" w:sz="0" w:space="0" w:color="auto"/>
      </w:divBdr>
    </w:div>
    <w:div w:id="2064328487">
      <w:bodyDiv w:val="1"/>
      <w:marLeft w:val="0"/>
      <w:marRight w:val="0"/>
      <w:marTop w:val="0"/>
      <w:marBottom w:val="0"/>
      <w:divBdr>
        <w:top w:val="none" w:sz="0" w:space="0" w:color="auto"/>
        <w:left w:val="none" w:sz="0" w:space="0" w:color="auto"/>
        <w:bottom w:val="none" w:sz="0" w:space="0" w:color="auto"/>
        <w:right w:val="none" w:sz="0" w:space="0" w:color="auto"/>
      </w:divBdr>
    </w:div>
    <w:div w:id="2064787209">
      <w:bodyDiv w:val="1"/>
      <w:marLeft w:val="0"/>
      <w:marRight w:val="0"/>
      <w:marTop w:val="0"/>
      <w:marBottom w:val="0"/>
      <w:divBdr>
        <w:top w:val="none" w:sz="0" w:space="0" w:color="auto"/>
        <w:left w:val="none" w:sz="0" w:space="0" w:color="auto"/>
        <w:bottom w:val="none" w:sz="0" w:space="0" w:color="auto"/>
        <w:right w:val="none" w:sz="0" w:space="0" w:color="auto"/>
      </w:divBdr>
    </w:div>
    <w:div w:id="2067364877">
      <w:bodyDiv w:val="1"/>
      <w:marLeft w:val="0"/>
      <w:marRight w:val="0"/>
      <w:marTop w:val="0"/>
      <w:marBottom w:val="0"/>
      <w:divBdr>
        <w:top w:val="none" w:sz="0" w:space="0" w:color="auto"/>
        <w:left w:val="none" w:sz="0" w:space="0" w:color="auto"/>
        <w:bottom w:val="none" w:sz="0" w:space="0" w:color="auto"/>
        <w:right w:val="none" w:sz="0" w:space="0" w:color="auto"/>
      </w:divBdr>
    </w:div>
    <w:div w:id="2067946604">
      <w:bodyDiv w:val="1"/>
      <w:marLeft w:val="0"/>
      <w:marRight w:val="0"/>
      <w:marTop w:val="0"/>
      <w:marBottom w:val="0"/>
      <w:divBdr>
        <w:top w:val="none" w:sz="0" w:space="0" w:color="auto"/>
        <w:left w:val="none" w:sz="0" w:space="0" w:color="auto"/>
        <w:bottom w:val="none" w:sz="0" w:space="0" w:color="auto"/>
        <w:right w:val="none" w:sz="0" w:space="0" w:color="auto"/>
      </w:divBdr>
    </w:div>
    <w:div w:id="2068187192">
      <w:bodyDiv w:val="1"/>
      <w:marLeft w:val="0"/>
      <w:marRight w:val="0"/>
      <w:marTop w:val="0"/>
      <w:marBottom w:val="0"/>
      <w:divBdr>
        <w:top w:val="none" w:sz="0" w:space="0" w:color="auto"/>
        <w:left w:val="none" w:sz="0" w:space="0" w:color="auto"/>
        <w:bottom w:val="none" w:sz="0" w:space="0" w:color="auto"/>
        <w:right w:val="none" w:sz="0" w:space="0" w:color="auto"/>
      </w:divBdr>
    </w:div>
    <w:div w:id="2070490571">
      <w:bodyDiv w:val="1"/>
      <w:marLeft w:val="0"/>
      <w:marRight w:val="0"/>
      <w:marTop w:val="0"/>
      <w:marBottom w:val="0"/>
      <w:divBdr>
        <w:top w:val="none" w:sz="0" w:space="0" w:color="auto"/>
        <w:left w:val="none" w:sz="0" w:space="0" w:color="auto"/>
        <w:bottom w:val="none" w:sz="0" w:space="0" w:color="auto"/>
        <w:right w:val="none" w:sz="0" w:space="0" w:color="auto"/>
      </w:divBdr>
    </w:div>
    <w:div w:id="2070566814">
      <w:bodyDiv w:val="1"/>
      <w:marLeft w:val="0"/>
      <w:marRight w:val="0"/>
      <w:marTop w:val="0"/>
      <w:marBottom w:val="0"/>
      <w:divBdr>
        <w:top w:val="none" w:sz="0" w:space="0" w:color="auto"/>
        <w:left w:val="none" w:sz="0" w:space="0" w:color="auto"/>
        <w:bottom w:val="none" w:sz="0" w:space="0" w:color="auto"/>
        <w:right w:val="none" w:sz="0" w:space="0" w:color="auto"/>
      </w:divBdr>
    </w:div>
    <w:div w:id="2070574111">
      <w:bodyDiv w:val="1"/>
      <w:marLeft w:val="0"/>
      <w:marRight w:val="0"/>
      <w:marTop w:val="0"/>
      <w:marBottom w:val="0"/>
      <w:divBdr>
        <w:top w:val="none" w:sz="0" w:space="0" w:color="auto"/>
        <w:left w:val="none" w:sz="0" w:space="0" w:color="auto"/>
        <w:bottom w:val="none" w:sz="0" w:space="0" w:color="auto"/>
        <w:right w:val="none" w:sz="0" w:space="0" w:color="auto"/>
      </w:divBdr>
    </w:div>
    <w:div w:id="2070613590">
      <w:bodyDiv w:val="1"/>
      <w:marLeft w:val="0"/>
      <w:marRight w:val="0"/>
      <w:marTop w:val="0"/>
      <w:marBottom w:val="0"/>
      <w:divBdr>
        <w:top w:val="none" w:sz="0" w:space="0" w:color="auto"/>
        <w:left w:val="none" w:sz="0" w:space="0" w:color="auto"/>
        <w:bottom w:val="none" w:sz="0" w:space="0" w:color="auto"/>
        <w:right w:val="none" w:sz="0" w:space="0" w:color="auto"/>
      </w:divBdr>
    </w:div>
    <w:div w:id="2070954694">
      <w:bodyDiv w:val="1"/>
      <w:marLeft w:val="0"/>
      <w:marRight w:val="0"/>
      <w:marTop w:val="0"/>
      <w:marBottom w:val="0"/>
      <w:divBdr>
        <w:top w:val="none" w:sz="0" w:space="0" w:color="auto"/>
        <w:left w:val="none" w:sz="0" w:space="0" w:color="auto"/>
        <w:bottom w:val="none" w:sz="0" w:space="0" w:color="auto"/>
        <w:right w:val="none" w:sz="0" w:space="0" w:color="auto"/>
      </w:divBdr>
    </w:div>
    <w:div w:id="2071423539">
      <w:bodyDiv w:val="1"/>
      <w:marLeft w:val="0"/>
      <w:marRight w:val="0"/>
      <w:marTop w:val="0"/>
      <w:marBottom w:val="0"/>
      <w:divBdr>
        <w:top w:val="none" w:sz="0" w:space="0" w:color="auto"/>
        <w:left w:val="none" w:sz="0" w:space="0" w:color="auto"/>
        <w:bottom w:val="none" w:sz="0" w:space="0" w:color="auto"/>
        <w:right w:val="none" w:sz="0" w:space="0" w:color="auto"/>
      </w:divBdr>
    </w:div>
    <w:div w:id="2071687278">
      <w:bodyDiv w:val="1"/>
      <w:marLeft w:val="0"/>
      <w:marRight w:val="0"/>
      <w:marTop w:val="0"/>
      <w:marBottom w:val="0"/>
      <w:divBdr>
        <w:top w:val="none" w:sz="0" w:space="0" w:color="auto"/>
        <w:left w:val="none" w:sz="0" w:space="0" w:color="auto"/>
        <w:bottom w:val="none" w:sz="0" w:space="0" w:color="auto"/>
        <w:right w:val="none" w:sz="0" w:space="0" w:color="auto"/>
      </w:divBdr>
    </w:div>
    <w:div w:id="2071881643">
      <w:bodyDiv w:val="1"/>
      <w:marLeft w:val="0"/>
      <w:marRight w:val="0"/>
      <w:marTop w:val="0"/>
      <w:marBottom w:val="0"/>
      <w:divBdr>
        <w:top w:val="none" w:sz="0" w:space="0" w:color="auto"/>
        <w:left w:val="none" w:sz="0" w:space="0" w:color="auto"/>
        <w:bottom w:val="none" w:sz="0" w:space="0" w:color="auto"/>
        <w:right w:val="none" w:sz="0" w:space="0" w:color="auto"/>
      </w:divBdr>
    </w:div>
    <w:div w:id="2072921013">
      <w:bodyDiv w:val="1"/>
      <w:marLeft w:val="0"/>
      <w:marRight w:val="0"/>
      <w:marTop w:val="0"/>
      <w:marBottom w:val="0"/>
      <w:divBdr>
        <w:top w:val="none" w:sz="0" w:space="0" w:color="auto"/>
        <w:left w:val="none" w:sz="0" w:space="0" w:color="auto"/>
        <w:bottom w:val="none" w:sz="0" w:space="0" w:color="auto"/>
        <w:right w:val="none" w:sz="0" w:space="0" w:color="auto"/>
      </w:divBdr>
    </w:div>
    <w:div w:id="2073039999">
      <w:bodyDiv w:val="1"/>
      <w:marLeft w:val="0"/>
      <w:marRight w:val="0"/>
      <w:marTop w:val="0"/>
      <w:marBottom w:val="0"/>
      <w:divBdr>
        <w:top w:val="none" w:sz="0" w:space="0" w:color="auto"/>
        <w:left w:val="none" w:sz="0" w:space="0" w:color="auto"/>
        <w:bottom w:val="none" w:sz="0" w:space="0" w:color="auto"/>
        <w:right w:val="none" w:sz="0" w:space="0" w:color="auto"/>
      </w:divBdr>
    </w:div>
    <w:div w:id="2073045003">
      <w:bodyDiv w:val="1"/>
      <w:marLeft w:val="0"/>
      <w:marRight w:val="0"/>
      <w:marTop w:val="0"/>
      <w:marBottom w:val="0"/>
      <w:divBdr>
        <w:top w:val="none" w:sz="0" w:space="0" w:color="auto"/>
        <w:left w:val="none" w:sz="0" w:space="0" w:color="auto"/>
        <w:bottom w:val="none" w:sz="0" w:space="0" w:color="auto"/>
        <w:right w:val="none" w:sz="0" w:space="0" w:color="auto"/>
      </w:divBdr>
    </w:div>
    <w:div w:id="2073263398">
      <w:bodyDiv w:val="1"/>
      <w:marLeft w:val="0"/>
      <w:marRight w:val="0"/>
      <w:marTop w:val="0"/>
      <w:marBottom w:val="0"/>
      <w:divBdr>
        <w:top w:val="none" w:sz="0" w:space="0" w:color="auto"/>
        <w:left w:val="none" w:sz="0" w:space="0" w:color="auto"/>
        <w:bottom w:val="none" w:sz="0" w:space="0" w:color="auto"/>
        <w:right w:val="none" w:sz="0" w:space="0" w:color="auto"/>
      </w:divBdr>
    </w:div>
    <w:div w:id="2073456397">
      <w:bodyDiv w:val="1"/>
      <w:marLeft w:val="0"/>
      <w:marRight w:val="0"/>
      <w:marTop w:val="0"/>
      <w:marBottom w:val="0"/>
      <w:divBdr>
        <w:top w:val="none" w:sz="0" w:space="0" w:color="auto"/>
        <w:left w:val="none" w:sz="0" w:space="0" w:color="auto"/>
        <w:bottom w:val="none" w:sz="0" w:space="0" w:color="auto"/>
        <w:right w:val="none" w:sz="0" w:space="0" w:color="auto"/>
      </w:divBdr>
    </w:div>
    <w:div w:id="2075083821">
      <w:bodyDiv w:val="1"/>
      <w:marLeft w:val="0"/>
      <w:marRight w:val="0"/>
      <w:marTop w:val="0"/>
      <w:marBottom w:val="0"/>
      <w:divBdr>
        <w:top w:val="none" w:sz="0" w:space="0" w:color="auto"/>
        <w:left w:val="none" w:sz="0" w:space="0" w:color="auto"/>
        <w:bottom w:val="none" w:sz="0" w:space="0" w:color="auto"/>
        <w:right w:val="none" w:sz="0" w:space="0" w:color="auto"/>
      </w:divBdr>
    </w:div>
    <w:div w:id="2077043566">
      <w:bodyDiv w:val="1"/>
      <w:marLeft w:val="0"/>
      <w:marRight w:val="0"/>
      <w:marTop w:val="0"/>
      <w:marBottom w:val="0"/>
      <w:divBdr>
        <w:top w:val="none" w:sz="0" w:space="0" w:color="auto"/>
        <w:left w:val="none" w:sz="0" w:space="0" w:color="auto"/>
        <w:bottom w:val="none" w:sz="0" w:space="0" w:color="auto"/>
        <w:right w:val="none" w:sz="0" w:space="0" w:color="auto"/>
      </w:divBdr>
    </w:div>
    <w:div w:id="2078505743">
      <w:bodyDiv w:val="1"/>
      <w:marLeft w:val="0"/>
      <w:marRight w:val="0"/>
      <w:marTop w:val="0"/>
      <w:marBottom w:val="0"/>
      <w:divBdr>
        <w:top w:val="none" w:sz="0" w:space="0" w:color="auto"/>
        <w:left w:val="none" w:sz="0" w:space="0" w:color="auto"/>
        <w:bottom w:val="none" w:sz="0" w:space="0" w:color="auto"/>
        <w:right w:val="none" w:sz="0" w:space="0" w:color="auto"/>
      </w:divBdr>
    </w:div>
    <w:div w:id="2079352796">
      <w:bodyDiv w:val="1"/>
      <w:marLeft w:val="0"/>
      <w:marRight w:val="0"/>
      <w:marTop w:val="0"/>
      <w:marBottom w:val="0"/>
      <w:divBdr>
        <w:top w:val="none" w:sz="0" w:space="0" w:color="auto"/>
        <w:left w:val="none" w:sz="0" w:space="0" w:color="auto"/>
        <w:bottom w:val="none" w:sz="0" w:space="0" w:color="auto"/>
        <w:right w:val="none" w:sz="0" w:space="0" w:color="auto"/>
      </w:divBdr>
    </w:div>
    <w:div w:id="2079355711">
      <w:bodyDiv w:val="1"/>
      <w:marLeft w:val="0"/>
      <w:marRight w:val="0"/>
      <w:marTop w:val="0"/>
      <w:marBottom w:val="0"/>
      <w:divBdr>
        <w:top w:val="none" w:sz="0" w:space="0" w:color="auto"/>
        <w:left w:val="none" w:sz="0" w:space="0" w:color="auto"/>
        <w:bottom w:val="none" w:sz="0" w:space="0" w:color="auto"/>
        <w:right w:val="none" w:sz="0" w:space="0" w:color="auto"/>
      </w:divBdr>
    </w:div>
    <w:div w:id="2079939400">
      <w:bodyDiv w:val="1"/>
      <w:marLeft w:val="0"/>
      <w:marRight w:val="0"/>
      <w:marTop w:val="0"/>
      <w:marBottom w:val="0"/>
      <w:divBdr>
        <w:top w:val="none" w:sz="0" w:space="0" w:color="auto"/>
        <w:left w:val="none" w:sz="0" w:space="0" w:color="auto"/>
        <w:bottom w:val="none" w:sz="0" w:space="0" w:color="auto"/>
        <w:right w:val="none" w:sz="0" w:space="0" w:color="auto"/>
      </w:divBdr>
    </w:div>
    <w:div w:id="2082746935">
      <w:bodyDiv w:val="1"/>
      <w:marLeft w:val="0"/>
      <w:marRight w:val="0"/>
      <w:marTop w:val="0"/>
      <w:marBottom w:val="0"/>
      <w:divBdr>
        <w:top w:val="none" w:sz="0" w:space="0" w:color="auto"/>
        <w:left w:val="none" w:sz="0" w:space="0" w:color="auto"/>
        <w:bottom w:val="none" w:sz="0" w:space="0" w:color="auto"/>
        <w:right w:val="none" w:sz="0" w:space="0" w:color="auto"/>
      </w:divBdr>
    </w:div>
    <w:div w:id="2082868524">
      <w:bodyDiv w:val="1"/>
      <w:marLeft w:val="0"/>
      <w:marRight w:val="0"/>
      <w:marTop w:val="0"/>
      <w:marBottom w:val="0"/>
      <w:divBdr>
        <w:top w:val="none" w:sz="0" w:space="0" w:color="auto"/>
        <w:left w:val="none" w:sz="0" w:space="0" w:color="auto"/>
        <w:bottom w:val="none" w:sz="0" w:space="0" w:color="auto"/>
        <w:right w:val="none" w:sz="0" w:space="0" w:color="auto"/>
      </w:divBdr>
    </w:div>
    <w:div w:id="2083135870">
      <w:bodyDiv w:val="1"/>
      <w:marLeft w:val="0"/>
      <w:marRight w:val="0"/>
      <w:marTop w:val="0"/>
      <w:marBottom w:val="0"/>
      <w:divBdr>
        <w:top w:val="none" w:sz="0" w:space="0" w:color="auto"/>
        <w:left w:val="none" w:sz="0" w:space="0" w:color="auto"/>
        <w:bottom w:val="none" w:sz="0" w:space="0" w:color="auto"/>
        <w:right w:val="none" w:sz="0" w:space="0" w:color="auto"/>
      </w:divBdr>
    </w:div>
    <w:div w:id="2083680236">
      <w:bodyDiv w:val="1"/>
      <w:marLeft w:val="0"/>
      <w:marRight w:val="0"/>
      <w:marTop w:val="0"/>
      <w:marBottom w:val="0"/>
      <w:divBdr>
        <w:top w:val="none" w:sz="0" w:space="0" w:color="auto"/>
        <w:left w:val="none" w:sz="0" w:space="0" w:color="auto"/>
        <w:bottom w:val="none" w:sz="0" w:space="0" w:color="auto"/>
        <w:right w:val="none" w:sz="0" w:space="0" w:color="auto"/>
      </w:divBdr>
    </w:div>
    <w:div w:id="2083942128">
      <w:bodyDiv w:val="1"/>
      <w:marLeft w:val="0"/>
      <w:marRight w:val="0"/>
      <w:marTop w:val="0"/>
      <w:marBottom w:val="0"/>
      <w:divBdr>
        <w:top w:val="none" w:sz="0" w:space="0" w:color="auto"/>
        <w:left w:val="none" w:sz="0" w:space="0" w:color="auto"/>
        <w:bottom w:val="none" w:sz="0" w:space="0" w:color="auto"/>
        <w:right w:val="none" w:sz="0" w:space="0" w:color="auto"/>
      </w:divBdr>
    </w:div>
    <w:div w:id="2084329099">
      <w:bodyDiv w:val="1"/>
      <w:marLeft w:val="0"/>
      <w:marRight w:val="0"/>
      <w:marTop w:val="0"/>
      <w:marBottom w:val="0"/>
      <w:divBdr>
        <w:top w:val="none" w:sz="0" w:space="0" w:color="auto"/>
        <w:left w:val="none" w:sz="0" w:space="0" w:color="auto"/>
        <w:bottom w:val="none" w:sz="0" w:space="0" w:color="auto"/>
        <w:right w:val="none" w:sz="0" w:space="0" w:color="auto"/>
      </w:divBdr>
    </w:div>
    <w:div w:id="2084912431">
      <w:bodyDiv w:val="1"/>
      <w:marLeft w:val="0"/>
      <w:marRight w:val="0"/>
      <w:marTop w:val="0"/>
      <w:marBottom w:val="0"/>
      <w:divBdr>
        <w:top w:val="none" w:sz="0" w:space="0" w:color="auto"/>
        <w:left w:val="none" w:sz="0" w:space="0" w:color="auto"/>
        <w:bottom w:val="none" w:sz="0" w:space="0" w:color="auto"/>
        <w:right w:val="none" w:sz="0" w:space="0" w:color="auto"/>
      </w:divBdr>
    </w:div>
    <w:div w:id="2085182648">
      <w:bodyDiv w:val="1"/>
      <w:marLeft w:val="0"/>
      <w:marRight w:val="0"/>
      <w:marTop w:val="0"/>
      <w:marBottom w:val="0"/>
      <w:divBdr>
        <w:top w:val="none" w:sz="0" w:space="0" w:color="auto"/>
        <w:left w:val="none" w:sz="0" w:space="0" w:color="auto"/>
        <w:bottom w:val="none" w:sz="0" w:space="0" w:color="auto"/>
        <w:right w:val="none" w:sz="0" w:space="0" w:color="auto"/>
      </w:divBdr>
    </w:div>
    <w:div w:id="2085686615">
      <w:bodyDiv w:val="1"/>
      <w:marLeft w:val="0"/>
      <w:marRight w:val="0"/>
      <w:marTop w:val="0"/>
      <w:marBottom w:val="0"/>
      <w:divBdr>
        <w:top w:val="none" w:sz="0" w:space="0" w:color="auto"/>
        <w:left w:val="none" w:sz="0" w:space="0" w:color="auto"/>
        <w:bottom w:val="none" w:sz="0" w:space="0" w:color="auto"/>
        <w:right w:val="none" w:sz="0" w:space="0" w:color="auto"/>
      </w:divBdr>
    </w:div>
    <w:div w:id="2087265755">
      <w:bodyDiv w:val="1"/>
      <w:marLeft w:val="0"/>
      <w:marRight w:val="0"/>
      <w:marTop w:val="0"/>
      <w:marBottom w:val="0"/>
      <w:divBdr>
        <w:top w:val="none" w:sz="0" w:space="0" w:color="auto"/>
        <w:left w:val="none" w:sz="0" w:space="0" w:color="auto"/>
        <w:bottom w:val="none" w:sz="0" w:space="0" w:color="auto"/>
        <w:right w:val="none" w:sz="0" w:space="0" w:color="auto"/>
      </w:divBdr>
    </w:div>
    <w:div w:id="2088841620">
      <w:bodyDiv w:val="1"/>
      <w:marLeft w:val="0"/>
      <w:marRight w:val="0"/>
      <w:marTop w:val="0"/>
      <w:marBottom w:val="0"/>
      <w:divBdr>
        <w:top w:val="none" w:sz="0" w:space="0" w:color="auto"/>
        <w:left w:val="none" w:sz="0" w:space="0" w:color="auto"/>
        <w:bottom w:val="none" w:sz="0" w:space="0" w:color="auto"/>
        <w:right w:val="none" w:sz="0" w:space="0" w:color="auto"/>
      </w:divBdr>
    </w:div>
    <w:div w:id="2088960207">
      <w:bodyDiv w:val="1"/>
      <w:marLeft w:val="0"/>
      <w:marRight w:val="0"/>
      <w:marTop w:val="0"/>
      <w:marBottom w:val="0"/>
      <w:divBdr>
        <w:top w:val="none" w:sz="0" w:space="0" w:color="auto"/>
        <w:left w:val="none" w:sz="0" w:space="0" w:color="auto"/>
        <w:bottom w:val="none" w:sz="0" w:space="0" w:color="auto"/>
        <w:right w:val="none" w:sz="0" w:space="0" w:color="auto"/>
      </w:divBdr>
    </w:div>
    <w:div w:id="2089382707">
      <w:bodyDiv w:val="1"/>
      <w:marLeft w:val="0"/>
      <w:marRight w:val="0"/>
      <w:marTop w:val="0"/>
      <w:marBottom w:val="0"/>
      <w:divBdr>
        <w:top w:val="none" w:sz="0" w:space="0" w:color="auto"/>
        <w:left w:val="none" w:sz="0" w:space="0" w:color="auto"/>
        <w:bottom w:val="none" w:sz="0" w:space="0" w:color="auto"/>
        <w:right w:val="none" w:sz="0" w:space="0" w:color="auto"/>
      </w:divBdr>
    </w:div>
    <w:div w:id="2089450503">
      <w:bodyDiv w:val="1"/>
      <w:marLeft w:val="0"/>
      <w:marRight w:val="0"/>
      <w:marTop w:val="0"/>
      <w:marBottom w:val="0"/>
      <w:divBdr>
        <w:top w:val="none" w:sz="0" w:space="0" w:color="auto"/>
        <w:left w:val="none" w:sz="0" w:space="0" w:color="auto"/>
        <w:bottom w:val="none" w:sz="0" w:space="0" w:color="auto"/>
        <w:right w:val="none" w:sz="0" w:space="0" w:color="auto"/>
      </w:divBdr>
    </w:div>
    <w:div w:id="2089879473">
      <w:bodyDiv w:val="1"/>
      <w:marLeft w:val="0"/>
      <w:marRight w:val="0"/>
      <w:marTop w:val="0"/>
      <w:marBottom w:val="0"/>
      <w:divBdr>
        <w:top w:val="none" w:sz="0" w:space="0" w:color="auto"/>
        <w:left w:val="none" w:sz="0" w:space="0" w:color="auto"/>
        <w:bottom w:val="none" w:sz="0" w:space="0" w:color="auto"/>
        <w:right w:val="none" w:sz="0" w:space="0" w:color="auto"/>
      </w:divBdr>
    </w:div>
    <w:div w:id="2089883918">
      <w:bodyDiv w:val="1"/>
      <w:marLeft w:val="0"/>
      <w:marRight w:val="0"/>
      <w:marTop w:val="0"/>
      <w:marBottom w:val="0"/>
      <w:divBdr>
        <w:top w:val="none" w:sz="0" w:space="0" w:color="auto"/>
        <w:left w:val="none" w:sz="0" w:space="0" w:color="auto"/>
        <w:bottom w:val="none" w:sz="0" w:space="0" w:color="auto"/>
        <w:right w:val="none" w:sz="0" w:space="0" w:color="auto"/>
      </w:divBdr>
    </w:div>
    <w:div w:id="2090223868">
      <w:bodyDiv w:val="1"/>
      <w:marLeft w:val="0"/>
      <w:marRight w:val="0"/>
      <w:marTop w:val="0"/>
      <w:marBottom w:val="0"/>
      <w:divBdr>
        <w:top w:val="none" w:sz="0" w:space="0" w:color="auto"/>
        <w:left w:val="none" w:sz="0" w:space="0" w:color="auto"/>
        <w:bottom w:val="none" w:sz="0" w:space="0" w:color="auto"/>
        <w:right w:val="none" w:sz="0" w:space="0" w:color="auto"/>
      </w:divBdr>
    </w:div>
    <w:div w:id="2091002531">
      <w:bodyDiv w:val="1"/>
      <w:marLeft w:val="0"/>
      <w:marRight w:val="0"/>
      <w:marTop w:val="0"/>
      <w:marBottom w:val="0"/>
      <w:divBdr>
        <w:top w:val="none" w:sz="0" w:space="0" w:color="auto"/>
        <w:left w:val="none" w:sz="0" w:space="0" w:color="auto"/>
        <w:bottom w:val="none" w:sz="0" w:space="0" w:color="auto"/>
        <w:right w:val="none" w:sz="0" w:space="0" w:color="auto"/>
      </w:divBdr>
    </w:div>
    <w:div w:id="2092893412">
      <w:bodyDiv w:val="1"/>
      <w:marLeft w:val="0"/>
      <w:marRight w:val="0"/>
      <w:marTop w:val="0"/>
      <w:marBottom w:val="0"/>
      <w:divBdr>
        <w:top w:val="none" w:sz="0" w:space="0" w:color="auto"/>
        <w:left w:val="none" w:sz="0" w:space="0" w:color="auto"/>
        <w:bottom w:val="none" w:sz="0" w:space="0" w:color="auto"/>
        <w:right w:val="none" w:sz="0" w:space="0" w:color="auto"/>
      </w:divBdr>
    </w:div>
    <w:div w:id="2092964847">
      <w:bodyDiv w:val="1"/>
      <w:marLeft w:val="0"/>
      <w:marRight w:val="0"/>
      <w:marTop w:val="0"/>
      <w:marBottom w:val="0"/>
      <w:divBdr>
        <w:top w:val="none" w:sz="0" w:space="0" w:color="auto"/>
        <w:left w:val="none" w:sz="0" w:space="0" w:color="auto"/>
        <w:bottom w:val="none" w:sz="0" w:space="0" w:color="auto"/>
        <w:right w:val="none" w:sz="0" w:space="0" w:color="auto"/>
      </w:divBdr>
    </w:div>
    <w:div w:id="2093232295">
      <w:bodyDiv w:val="1"/>
      <w:marLeft w:val="0"/>
      <w:marRight w:val="0"/>
      <w:marTop w:val="0"/>
      <w:marBottom w:val="0"/>
      <w:divBdr>
        <w:top w:val="none" w:sz="0" w:space="0" w:color="auto"/>
        <w:left w:val="none" w:sz="0" w:space="0" w:color="auto"/>
        <w:bottom w:val="none" w:sz="0" w:space="0" w:color="auto"/>
        <w:right w:val="none" w:sz="0" w:space="0" w:color="auto"/>
      </w:divBdr>
    </w:div>
    <w:div w:id="2093232747">
      <w:bodyDiv w:val="1"/>
      <w:marLeft w:val="0"/>
      <w:marRight w:val="0"/>
      <w:marTop w:val="0"/>
      <w:marBottom w:val="0"/>
      <w:divBdr>
        <w:top w:val="none" w:sz="0" w:space="0" w:color="auto"/>
        <w:left w:val="none" w:sz="0" w:space="0" w:color="auto"/>
        <w:bottom w:val="none" w:sz="0" w:space="0" w:color="auto"/>
        <w:right w:val="none" w:sz="0" w:space="0" w:color="auto"/>
      </w:divBdr>
    </w:div>
    <w:div w:id="2095516746">
      <w:bodyDiv w:val="1"/>
      <w:marLeft w:val="0"/>
      <w:marRight w:val="0"/>
      <w:marTop w:val="0"/>
      <w:marBottom w:val="0"/>
      <w:divBdr>
        <w:top w:val="none" w:sz="0" w:space="0" w:color="auto"/>
        <w:left w:val="none" w:sz="0" w:space="0" w:color="auto"/>
        <w:bottom w:val="none" w:sz="0" w:space="0" w:color="auto"/>
        <w:right w:val="none" w:sz="0" w:space="0" w:color="auto"/>
      </w:divBdr>
    </w:div>
    <w:div w:id="2095542000">
      <w:bodyDiv w:val="1"/>
      <w:marLeft w:val="0"/>
      <w:marRight w:val="0"/>
      <w:marTop w:val="0"/>
      <w:marBottom w:val="0"/>
      <w:divBdr>
        <w:top w:val="none" w:sz="0" w:space="0" w:color="auto"/>
        <w:left w:val="none" w:sz="0" w:space="0" w:color="auto"/>
        <w:bottom w:val="none" w:sz="0" w:space="0" w:color="auto"/>
        <w:right w:val="none" w:sz="0" w:space="0" w:color="auto"/>
      </w:divBdr>
    </w:div>
    <w:div w:id="2095741512">
      <w:bodyDiv w:val="1"/>
      <w:marLeft w:val="0"/>
      <w:marRight w:val="0"/>
      <w:marTop w:val="0"/>
      <w:marBottom w:val="0"/>
      <w:divBdr>
        <w:top w:val="none" w:sz="0" w:space="0" w:color="auto"/>
        <w:left w:val="none" w:sz="0" w:space="0" w:color="auto"/>
        <w:bottom w:val="none" w:sz="0" w:space="0" w:color="auto"/>
        <w:right w:val="none" w:sz="0" w:space="0" w:color="auto"/>
      </w:divBdr>
    </w:div>
    <w:div w:id="2096201141">
      <w:bodyDiv w:val="1"/>
      <w:marLeft w:val="0"/>
      <w:marRight w:val="0"/>
      <w:marTop w:val="0"/>
      <w:marBottom w:val="0"/>
      <w:divBdr>
        <w:top w:val="none" w:sz="0" w:space="0" w:color="auto"/>
        <w:left w:val="none" w:sz="0" w:space="0" w:color="auto"/>
        <w:bottom w:val="none" w:sz="0" w:space="0" w:color="auto"/>
        <w:right w:val="none" w:sz="0" w:space="0" w:color="auto"/>
      </w:divBdr>
    </w:div>
    <w:div w:id="2096708829">
      <w:bodyDiv w:val="1"/>
      <w:marLeft w:val="0"/>
      <w:marRight w:val="0"/>
      <w:marTop w:val="0"/>
      <w:marBottom w:val="0"/>
      <w:divBdr>
        <w:top w:val="none" w:sz="0" w:space="0" w:color="auto"/>
        <w:left w:val="none" w:sz="0" w:space="0" w:color="auto"/>
        <w:bottom w:val="none" w:sz="0" w:space="0" w:color="auto"/>
        <w:right w:val="none" w:sz="0" w:space="0" w:color="auto"/>
      </w:divBdr>
    </w:div>
    <w:div w:id="2096777281">
      <w:bodyDiv w:val="1"/>
      <w:marLeft w:val="0"/>
      <w:marRight w:val="0"/>
      <w:marTop w:val="0"/>
      <w:marBottom w:val="0"/>
      <w:divBdr>
        <w:top w:val="none" w:sz="0" w:space="0" w:color="auto"/>
        <w:left w:val="none" w:sz="0" w:space="0" w:color="auto"/>
        <w:bottom w:val="none" w:sz="0" w:space="0" w:color="auto"/>
        <w:right w:val="none" w:sz="0" w:space="0" w:color="auto"/>
      </w:divBdr>
    </w:div>
    <w:div w:id="2097164743">
      <w:bodyDiv w:val="1"/>
      <w:marLeft w:val="0"/>
      <w:marRight w:val="0"/>
      <w:marTop w:val="0"/>
      <w:marBottom w:val="0"/>
      <w:divBdr>
        <w:top w:val="none" w:sz="0" w:space="0" w:color="auto"/>
        <w:left w:val="none" w:sz="0" w:space="0" w:color="auto"/>
        <w:bottom w:val="none" w:sz="0" w:space="0" w:color="auto"/>
        <w:right w:val="none" w:sz="0" w:space="0" w:color="auto"/>
      </w:divBdr>
    </w:div>
    <w:div w:id="2097169071">
      <w:bodyDiv w:val="1"/>
      <w:marLeft w:val="0"/>
      <w:marRight w:val="0"/>
      <w:marTop w:val="0"/>
      <w:marBottom w:val="0"/>
      <w:divBdr>
        <w:top w:val="none" w:sz="0" w:space="0" w:color="auto"/>
        <w:left w:val="none" w:sz="0" w:space="0" w:color="auto"/>
        <w:bottom w:val="none" w:sz="0" w:space="0" w:color="auto"/>
        <w:right w:val="none" w:sz="0" w:space="0" w:color="auto"/>
      </w:divBdr>
    </w:div>
    <w:div w:id="2098088150">
      <w:bodyDiv w:val="1"/>
      <w:marLeft w:val="0"/>
      <w:marRight w:val="0"/>
      <w:marTop w:val="0"/>
      <w:marBottom w:val="0"/>
      <w:divBdr>
        <w:top w:val="none" w:sz="0" w:space="0" w:color="auto"/>
        <w:left w:val="none" w:sz="0" w:space="0" w:color="auto"/>
        <w:bottom w:val="none" w:sz="0" w:space="0" w:color="auto"/>
        <w:right w:val="none" w:sz="0" w:space="0" w:color="auto"/>
      </w:divBdr>
    </w:div>
    <w:div w:id="2098138152">
      <w:bodyDiv w:val="1"/>
      <w:marLeft w:val="0"/>
      <w:marRight w:val="0"/>
      <w:marTop w:val="0"/>
      <w:marBottom w:val="0"/>
      <w:divBdr>
        <w:top w:val="none" w:sz="0" w:space="0" w:color="auto"/>
        <w:left w:val="none" w:sz="0" w:space="0" w:color="auto"/>
        <w:bottom w:val="none" w:sz="0" w:space="0" w:color="auto"/>
        <w:right w:val="none" w:sz="0" w:space="0" w:color="auto"/>
      </w:divBdr>
    </w:div>
    <w:div w:id="2098359201">
      <w:bodyDiv w:val="1"/>
      <w:marLeft w:val="0"/>
      <w:marRight w:val="0"/>
      <w:marTop w:val="0"/>
      <w:marBottom w:val="0"/>
      <w:divBdr>
        <w:top w:val="none" w:sz="0" w:space="0" w:color="auto"/>
        <w:left w:val="none" w:sz="0" w:space="0" w:color="auto"/>
        <w:bottom w:val="none" w:sz="0" w:space="0" w:color="auto"/>
        <w:right w:val="none" w:sz="0" w:space="0" w:color="auto"/>
      </w:divBdr>
    </w:div>
    <w:div w:id="2099205582">
      <w:bodyDiv w:val="1"/>
      <w:marLeft w:val="0"/>
      <w:marRight w:val="0"/>
      <w:marTop w:val="0"/>
      <w:marBottom w:val="0"/>
      <w:divBdr>
        <w:top w:val="none" w:sz="0" w:space="0" w:color="auto"/>
        <w:left w:val="none" w:sz="0" w:space="0" w:color="auto"/>
        <w:bottom w:val="none" w:sz="0" w:space="0" w:color="auto"/>
        <w:right w:val="none" w:sz="0" w:space="0" w:color="auto"/>
      </w:divBdr>
    </w:div>
    <w:div w:id="2099985632">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758057">
      <w:bodyDiv w:val="1"/>
      <w:marLeft w:val="0"/>
      <w:marRight w:val="0"/>
      <w:marTop w:val="0"/>
      <w:marBottom w:val="0"/>
      <w:divBdr>
        <w:top w:val="none" w:sz="0" w:space="0" w:color="auto"/>
        <w:left w:val="none" w:sz="0" w:space="0" w:color="auto"/>
        <w:bottom w:val="none" w:sz="0" w:space="0" w:color="auto"/>
        <w:right w:val="none" w:sz="0" w:space="0" w:color="auto"/>
      </w:divBdr>
    </w:div>
    <w:div w:id="2101365027">
      <w:bodyDiv w:val="1"/>
      <w:marLeft w:val="0"/>
      <w:marRight w:val="0"/>
      <w:marTop w:val="0"/>
      <w:marBottom w:val="0"/>
      <w:divBdr>
        <w:top w:val="none" w:sz="0" w:space="0" w:color="auto"/>
        <w:left w:val="none" w:sz="0" w:space="0" w:color="auto"/>
        <w:bottom w:val="none" w:sz="0" w:space="0" w:color="auto"/>
        <w:right w:val="none" w:sz="0" w:space="0" w:color="auto"/>
      </w:divBdr>
    </w:div>
    <w:div w:id="2102212304">
      <w:bodyDiv w:val="1"/>
      <w:marLeft w:val="0"/>
      <w:marRight w:val="0"/>
      <w:marTop w:val="0"/>
      <w:marBottom w:val="0"/>
      <w:divBdr>
        <w:top w:val="none" w:sz="0" w:space="0" w:color="auto"/>
        <w:left w:val="none" w:sz="0" w:space="0" w:color="auto"/>
        <w:bottom w:val="none" w:sz="0" w:space="0" w:color="auto"/>
        <w:right w:val="none" w:sz="0" w:space="0" w:color="auto"/>
      </w:divBdr>
    </w:div>
    <w:div w:id="2102796713">
      <w:bodyDiv w:val="1"/>
      <w:marLeft w:val="0"/>
      <w:marRight w:val="0"/>
      <w:marTop w:val="0"/>
      <w:marBottom w:val="0"/>
      <w:divBdr>
        <w:top w:val="none" w:sz="0" w:space="0" w:color="auto"/>
        <w:left w:val="none" w:sz="0" w:space="0" w:color="auto"/>
        <w:bottom w:val="none" w:sz="0" w:space="0" w:color="auto"/>
        <w:right w:val="none" w:sz="0" w:space="0" w:color="auto"/>
      </w:divBdr>
    </w:div>
    <w:div w:id="2103338489">
      <w:bodyDiv w:val="1"/>
      <w:marLeft w:val="0"/>
      <w:marRight w:val="0"/>
      <w:marTop w:val="0"/>
      <w:marBottom w:val="0"/>
      <w:divBdr>
        <w:top w:val="none" w:sz="0" w:space="0" w:color="auto"/>
        <w:left w:val="none" w:sz="0" w:space="0" w:color="auto"/>
        <w:bottom w:val="none" w:sz="0" w:space="0" w:color="auto"/>
        <w:right w:val="none" w:sz="0" w:space="0" w:color="auto"/>
      </w:divBdr>
    </w:div>
    <w:div w:id="2103644619">
      <w:bodyDiv w:val="1"/>
      <w:marLeft w:val="0"/>
      <w:marRight w:val="0"/>
      <w:marTop w:val="0"/>
      <w:marBottom w:val="0"/>
      <w:divBdr>
        <w:top w:val="none" w:sz="0" w:space="0" w:color="auto"/>
        <w:left w:val="none" w:sz="0" w:space="0" w:color="auto"/>
        <w:bottom w:val="none" w:sz="0" w:space="0" w:color="auto"/>
        <w:right w:val="none" w:sz="0" w:space="0" w:color="auto"/>
      </w:divBdr>
    </w:div>
    <w:div w:id="2103838482">
      <w:bodyDiv w:val="1"/>
      <w:marLeft w:val="0"/>
      <w:marRight w:val="0"/>
      <w:marTop w:val="0"/>
      <w:marBottom w:val="0"/>
      <w:divBdr>
        <w:top w:val="none" w:sz="0" w:space="0" w:color="auto"/>
        <w:left w:val="none" w:sz="0" w:space="0" w:color="auto"/>
        <w:bottom w:val="none" w:sz="0" w:space="0" w:color="auto"/>
        <w:right w:val="none" w:sz="0" w:space="0" w:color="auto"/>
      </w:divBdr>
    </w:div>
    <w:div w:id="2104183034">
      <w:bodyDiv w:val="1"/>
      <w:marLeft w:val="0"/>
      <w:marRight w:val="0"/>
      <w:marTop w:val="0"/>
      <w:marBottom w:val="0"/>
      <w:divBdr>
        <w:top w:val="none" w:sz="0" w:space="0" w:color="auto"/>
        <w:left w:val="none" w:sz="0" w:space="0" w:color="auto"/>
        <w:bottom w:val="none" w:sz="0" w:space="0" w:color="auto"/>
        <w:right w:val="none" w:sz="0" w:space="0" w:color="auto"/>
      </w:divBdr>
    </w:div>
    <w:div w:id="2104183848">
      <w:bodyDiv w:val="1"/>
      <w:marLeft w:val="0"/>
      <w:marRight w:val="0"/>
      <w:marTop w:val="0"/>
      <w:marBottom w:val="0"/>
      <w:divBdr>
        <w:top w:val="none" w:sz="0" w:space="0" w:color="auto"/>
        <w:left w:val="none" w:sz="0" w:space="0" w:color="auto"/>
        <w:bottom w:val="none" w:sz="0" w:space="0" w:color="auto"/>
        <w:right w:val="none" w:sz="0" w:space="0" w:color="auto"/>
      </w:divBdr>
    </w:div>
    <w:div w:id="2104761055">
      <w:bodyDiv w:val="1"/>
      <w:marLeft w:val="0"/>
      <w:marRight w:val="0"/>
      <w:marTop w:val="0"/>
      <w:marBottom w:val="0"/>
      <w:divBdr>
        <w:top w:val="none" w:sz="0" w:space="0" w:color="auto"/>
        <w:left w:val="none" w:sz="0" w:space="0" w:color="auto"/>
        <w:bottom w:val="none" w:sz="0" w:space="0" w:color="auto"/>
        <w:right w:val="none" w:sz="0" w:space="0" w:color="auto"/>
      </w:divBdr>
    </w:div>
    <w:div w:id="2104841152">
      <w:bodyDiv w:val="1"/>
      <w:marLeft w:val="0"/>
      <w:marRight w:val="0"/>
      <w:marTop w:val="0"/>
      <w:marBottom w:val="0"/>
      <w:divBdr>
        <w:top w:val="none" w:sz="0" w:space="0" w:color="auto"/>
        <w:left w:val="none" w:sz="0" w:space="0" w:color="auto"/>
        <w:bottom w:val="none" w:sz="0" w:space="0" w:color="auto"/>
        <w:right w:val="none" w:sz="0" w:space="0" w:color="auto"/>
      </w:divBdr>
    </w:div>
    <w:div w:id="2105104419">
      <w:bodyDiv w:val="1"/>
      <w:marLeft w:val="0"/>
      <w:marRight w:val="0"/>
      <w:marTop w:val="0"/>
      <w:marBottom w:val="0"/>
      <w:divBdr>
        <w:top w:val="none" w:sz="0" w:space="0" w:color="auto"/>
        <w:left w:val="none" w:sz="0" w:space="0" w:color="auto"/>
        <w:bottom w:val="none" w:sz="0" w:space="0" w:color="auto"/>
        <w:right w:val="none" w:sz="0" w:space="0" w:color="auto"/>
      </w:divBdr>
    </w:div>
    <w:div w:id="2105607887">
      <w:bodyDiv w:val="1"/>
      <w:marLeft w:val="0"/>
      <w:marRight w:val="0"/>
      <w:marTop w:val="0"/>
      <w:marBottom w:val="0"/>
      <w:divBdr>
        <w:top w:val="none" w:sz="0" w:space="0" w:color="auto"/>
        <w:left w:val="none" w:sz="0" w:space="0" w:color="auto"/>
        <w:bottom w:val="none" w:sz="0" w:space="0" w:color="auto"/>
        <w:right w:val="none" w:sz="0" w:space="0" w:color="auto"/>
      </w:divBdr>
    </w:div>
    <w:div w:id="2105884034">
      <w:bodyDiv w:val="1"/>
      <w:marLeft w:val="0"/>
      <w:marRight w:val="0"/>
      <w:marTop w:val="0"/>
      <w:marBottom w:val="0"/>
      <w:divBdr>
        <w:top w:val="none" w:sz="0" w:space="0" w:color="auto"/>
        <w:left w:val="none" w:sz="0" w:space="0" w:color="auto"/>
        <w:bottom w:val="none" w:sz="0" w:space="0" w:color="auto"/>
        <w:right w:val="none" w:sz="0" w:space="0" w:color="auto"/>
      </w:divBdr>
    </w:div>
    <w:div w:id="2106148847">
      <w:bodyDiv w:val="1"/>
      <w:marLeft w:val="0"/>
      <w:marRight w:val="0"/>
      <w:marTop w:val="0"/>
      <w:marBottom w:val="0"/>
      <w:divBdr>
        <w:top w:val="none" w:sz="0" w:space="0" w:color="auto"/>
        <w:left w:val="none" w:sz="0" w:space="0" w:color="auto"/>
        <w:bottom w:val="none" w:sz="0" w:space="0" w:color="auto"/>
        <w:right w:val="none" w:sz="0" w:space="0" w:color="auto"/>
      </w:divBdr>
    </w:div>
    <w:div w:id="2106226325">
      <w:bodyDiv w:val="1"/>
      <w:marLeft w:val="0"/>
      <w:marRight w:val="0"/>
      <w:marTop w:val="0"/>
      <w:marBottom w:val="0"/>
      <w:divBdr>
        <w:top w:val="none" w:sz="0" w:space="0" w:color="auto"/>
        <w:left w:val="none" w:sz="0" w:space="0" w:color="auto"/>
        <w:bottom w:val="none" w:sz="0" w:space="0" w:color="auto"/>
        <w:right w:val="none" w:sz="0" w:space="0" w:color="auto"/>
      </w:divBdr>
    </w:div>
    <w:div w:id="2107378793">
      <w:bodyDiv w:val="1"/>
      <w:marLeft w:val="0"/>
      <w:marRight w:val="0"/>
      <w:marTop w:val="0"/>
      <w:marBottom w:val="0"/>
      <w:divBdr>
        <w:top w:val="none" w:sz="0" w:space="0" w:color="auto"/>
        <w:left w:val="none" w:sz="0" w:space="0" w:color="auto"/>
        <w:bottom w:val="none" w:sz="0" w:space="0" w:color="auto"/>
        <w:right w:val="none" w:sz="0" w:space="0" w:color="auto"/>
      </w:divBdr>
    </w:div>
    <w:div w:id="2107456000">
      <w:bodyDiv w:val="1"/>
      <w:marLeft w:val="0"/>
      <w:marRight w:val="0"/>
      <w:marTop w:val="0"/>
      <w:marBottom w:val="0"/>
      <w:divBdr>
        <w:top w:val="none" w:sz="0" w:space="0" w:color="auto"/>
        <w:left w:val="none" w:sz="0" w:space="0" w:color="auto"/>
        <w:bottom w:val="none" w:sz="0" w:space="0" w:color="auto"/>
        <w:right w:val="none" w:sz="0" w:space="0" w:color="auto"/>
      </w:divBdr>
    </w:div>
    <w:div w:id="2108424557">
      <w:bodyDiv w:val="1"/>
      <w:marLeft w:val="0"/>
      <w:marRight w:val="0"/>
      <w:marTop w:val="0"/>
      <w:marBottom w:val="0"/>
      <w:divBdr>
        <w:top w:val="none" w:sz="0" w:space="0" w:color="auto"/>
        <w:left w:val="none" w:sz="0" w:space="0" w:color="auto"/>
        <w:bottom w:val="none" w:sz="0" w:space="0" w:color="auto"/>
        <w:right w:val="none" w:sz="0" w:space="0" w:color="auto"/>
      </w:divBdr>
    </w:div>
    <w:div w:id="2108428919">
      <w:bodyDiv w:val="1"/>
      <w:marLeft w:val="0"/>
      <w:marRight w:val="0"/>
      <w:marTop w:val="0"/>
      <w:marBottom w:val="0"/>
      <w:divBdr>
        <w:top w:val="none" w:sz="0" w:space="0" w:color="auto"/>
        <w:left w:val="none" w:sz="0" w:space="0" w:color="auto"/>
        <w:bottom w:val="none" w:sz="0" w:space="0" w:color="auto"/>
        <w:right w:val="none" w:sz="0" w:space="0" w:color="auto"/>
      </w:divBdr>
    </w:div>
    <w:div w:id="2108502261">
      <w:bodyDiv w:val="1"/>
      <w:marLeft w:val="0"/>
      <w:marRight w:val="0"/>
      <w:marTop w:val="0"/>
      <w:marBottom w:val="0"/>
      <w:divBdr>
        <w:top w:val="none" w:sz="0" w:space="0" w:color="auto"/>
        <w:left w:val="none" w:sz="0" w:space="0" w:color="auto"/>
        <w:bottom w:val="none" w:sz="0" w:space="0" w:color="auto"/>
        <w:right w:val="none" w:sz="0" w:space="0" w:color="auto"/>
      </w:divBdr>
    </w:div>
    <w:div w:id="2108847150">
      <w:bodyDiv w:val="1"/>
      <w:marLeft w:val="0"/>
      <w:marRight w:val="0"/>
      <w:marTop w:val="0"/>
      <w:marBottom w:val="0"/>
      <w:divBdr>
        <w:top w:val="none" w:sz="0" w:space="0" w:color="auto"/>
        <w:left w:val="none" w:sz="0" w:space="0" w:color="auto"/>
        <w:bottom w:val="none" w:sz="0" w:space="0" w:color="auto"/>
        <w:right w:val="none" w:sz="0" w:space="0" w:color="auto"/>
      </w:divBdr>
    </w:div>
    <w:div w:id="2109226566">
      <w:bodyDiv w:val="1"/>
      <w:marLeft w:val="0"/>
      <w:marRight w:val="0"/>
      <w:marTop w:val="0"/>
      <w:marBottom w:val="0"/>
      <w:divBdr>
        <w:top w:val="none" w:sz="0" w:space="0" w:color="auto"/>
        <w:left w:val="none" w:sz="0" w:space="0" w:color="auto"/>
        <w:bottom w:val="none" w:sz="0" w:space="0" w:color="auto"/>
        <w:right w:val="none" w:sz="0" w:space="0" w:color="auto"/>
      </w:divBdr>
    </w:div>
    <w:div w:id="2109353110">
      <w:bodyDiv w:val="1"/>
      <w:marLeft w:val="0"/>
      <w:marRight w:val="0"/>
      <w:marTop w:val="0"/>
      <w:marBottom w:val="0"/>
      <w:divBdr>
        <w:top w:val="none" w:sz="0" w:space="0" w:color="auto"/>
        <w:left w:val="none" w:sz="0" w:space="0" w:color="auto"/>
        <w:bottom w:val="none" w:sz="0" w:space="0" w:color="auto"/>
        <w:right w:val="none" w:sz="0" w:space="0" w:color="auto"/>
      </w:divBdr>
    </w:div>
    <w:div w:id="2109932915">
      <w:bodyDiv w:val="1"/>
      <w:marLeft w:val="0"/>
      <w:marRight w:val="0"/>
      <w:marTop w:val="0"/>
      <w:marBottom w:val="0"/>
      <w:divBdr>
        <w:top w:val="none" w:sz="0" w:space="0" w:color="auto"/>
        <w:left w:val="none" w:sz="0" w:space="0" w:color="auto"/>
        <w:bottom w:val="none" w:sz="0" w:space="0" w:color="auto"/>
        <w:right w:val="none" w:sz="0" w:space="0" w:color="auto"/>
      </w:divBdr>
    </w:div>
    <w:div w:id="2110001457">
      <w:bodyDiv w:val="1"/>
      <w:marLeft w:val="0"/>
      <w:marRight w:val="0"/>
      <w:marTop w:val="0"/>
      <w:marBottom w:val="0"/>
      <w:divBdr>
        <w:top w:val="none" w:sz="0" w:space="0" w:color="auto"/>
        <w:left w:val="none" w:sz="0" w:space="0" w:color="auto"/>
        <w:bottom w:val="none" w:sz="0" w:space="0" w:color="auto"/>
        <w:right w:val="none" w:sz="0" w:space="0" w:color="auto"/>
      </w:divBdr>
    </w:div>
    <w:div w:id="2110463219">
      <w:bodyDiv w:val="1"/>
      <w:marLeft w:val="0"/>
      <w:marRight w:val="0"/>
      <w:marTop w:val="0"/>
      <w:marBottom w:val="0"/>
      <w:divBdr>
        <w:top w:val="none" w:sz="0" w:space="0" w:color="auto"/>
        <w:left w:val="none" w:sz="0" w:space="0" w:color="auto"/>
        <w:bottom w:val="none" w:sz="0" w:space="0" w:color="auto"/>
        <w:right w:val="none" w:sz="0" w:space="0" w:color="auto"/>
      </w:divBdr>
    </w:div>
    <w:div w:id="2111200676">
      <w:bodyDiv w:val="1"/>
      <w:marLeft w:val="0"/>
      <w:marRight w:val="0"/>
      <w:marTop w:val="0"/>
      <w:marBottom w:val="0"/>
      <w:divBdr>
        <w:top w:val="none" w:sz="0" w:space="0" w:color="auto"/>
        <w:left w:val="none" w:sz="0" w:space="0" w:color="auto"/>
        <w:bottom w:val="none" w:sz="0" w:space="0" w:color="auto"/>
        <w:right w:val="none" w:sz="0" w:space="0" w:color="auto"/>
      </w:divBdr>
    </w:div>
    <w:div w:id="2111899371">
      <w:bodyDiv w:val="1"/>
      <w:marLeft w:val="0"/>
      <w:marRight w:val="0"/>
      <w:marTop w:val="0"/>
      <w:marBottom w:val="0"/>
      <w:divBdr>
        <w:top w:val="none" w:sz="0" w:space="0" w:color="auto"/>
        <w:left w:val="none" w:sz="0" w:space="0" w:color="auto"/>
        <w:bottom w:val="none" w:sz="0" w:space="0" w:color="auto"/>
        <w:right w:val="none" w:sz="0" w:space="0" w:color="auto"/>
      </w:divBdr>
    </w:div>
    <w:div w:id="2112431714">
      <w:bodyDiv w:val="1"/>
      <w:marLeft w:val="0"/>
      <w:marRight w:val="0"/>
      <w:marTop w:val="0"/>
      <w:marBottom w:val="0"/>
      <w:divBdr>
        <w:top w:val="none" w:sz="0" w:space="0" w:color="auto"/>
        <w:left w:val="none" w:sz="0" w:space="0" w:color="auto"/>
        <w:bottom w:val="none" w:sz="0" w:space="0" w:color="auto"/>
        <w:right w:val="none" w:sz="0" w:space="0" w:color="auto"/>
      </w:divBdr>
    </w:div>
    <w:div w:id="2112578856">
      <w:bodyDiv w:val="1"/>
      <w:marLeft w:val="0"/>
      <w:marRight w:val="0"/>
      <w:marTop w:val="0"/>
      <w:marBottom w:val="0"/>
      <w:divBdr>
        <w:top w:val="none" w:sz="0" w:space="0" w:color="auto"/>
        <w:left w:val="none" w:sz="0" w:space="0" w:color="auto"/>
        <w:bottom w:val="none" w:sz="0" w:space="0" w:color="auto"/>
        <w:right w:val="none" w:sz="0" w:space="0" w:color="auto"/>
      </w:divBdr>
    </w:div>
    <w:div w:id="2112704300">
      <w:bodyDiv w:val="1"/>
      <w:marLeft w:val="0"/>
      <w:marRight w:val="0"/>
      <w:marTop w:val="0"/>
      <w:marBottom w:val="0"/>
      <w:divBdr>
        <w:top w:val="none" w:sz="0" w:space="0" w:color="auto"/>
        <w:left w:val="none" w:sz="0" w:space="0" w:color="auto"/>
        <w:bottom w:val="none" w:sz="0" w:space="0" w:color="auto"/>
        <w:right w:val="none" w:sz="0" w:space="0" w:color="auto"/>
      </w:divBdr>
    </w:div>
    <w:div w:id="2114201720">
      <w:bodyDiv w:val="1"/>
      <w:marLeft w:val="0"/>
      <w:marRight w:val="0"/>
      <w:marTop w:val="0"/>
      <w:marBottom w:val="0"/>
      <w:divBdr>
        <w:top w:val="none" w:sz="0" w:space="0" w:color="auto"/>
        <w:left w:val="none" w:sz="0" w:space="0" w:color="auto"/>
        <w:bottom w:val="none" w:sz="0" w:space="0" w:color="auto"/>
        <w:right w:val="none" w:sz="0" w:space="0" w:color="auto"/>
      </w:divBdr>
    </w:div>
    <w:div w:id="2114786606">
      <w:bodyDiv w:val="1"/>
      <w:marLeft w:val="0"/>
      <w:marRight w:val="0"/>
      <w:marTop w:val="0"/>
      <w:marBottom w:val="0"/>
      <w:divBdr>
        <w:top w:val="none" w:sz="0" w:space="0" w:color="auto"/>
        <w:left w:val="none" w:sz="0" w:space="0" w:color="auto"/>
        <w:bottom w:val="none" w:sz="0" w:space="0" w:color="auto"/>
        <w:right w:val="none" w:sz="0" w:space="0" w:color="auto"/>
      </w:divBdr>
    </w:div>
    <w:div w:id="2116438698">
      <w:bodyDiv w:val="1"/>
      <w:marLeft w:val="0"/>
      <w:marRight w:val="0"/>
      <w:marTop w:val="0"/>
      <w:marBottom w:val="0"/>
      <w:divBdr>
        <w:top w:val="none" w:sz="0" w:space="0" w:color="auto"/>
        <w:left w:val="none" w:sz="0" w:space="0" w:color="auto"/>
        <w:bottom w:val="none" w:sz="0" w:space="0" w:color="auto"/>
        <w:right w:val="none" w:sz="0" w:space="0" w:color="auto"/>
      </w:divBdr>
    </w:div>
    <w:div w:id="2116899639">
      <w:bodyDiv w:val="1"/>
      <w:marLeft w:val="0"/>
      <w:marRight w:val="0"/>
      <w:marTop w:val="0"/>
      <w:marBottom w:val="0"/>
      <w:divBdr>
        <w:top w:val="none" w:sz="0" w:space="0" w:color="auto"/>
        <w:left w:val="none" w:sz="0" w:space="0" w:color="auto"/>
        <w:bottom w:val="none" w:sz="0" w:space="0" w:color="auto"/>
        <w:right w:val="none" w:sz="0" w:space="0" w:color="auto"/>
      </w:divBdr>
    </w:div>
    <w:div w:id="2117014758">
      <w:bodyDiv w:val="1"/>
      <w:marLeft w:val="0"/>
      <w:marRight w:val="0"/>
      <w:marTop w:val="0"/>
      <w:marBottom w:val="0"/>
      <w:divBdr>
        <w:top w:val="none" w:sz="0" w:space="0" w:color="auto"/>
        <w:left w:val="none" w:sz="0" w:space="0" w:color="auto"/>
        <w:bottom w:val="none" w:sz="0" w:space="0" w:color="auto"/>
        <w:right w:val="none" w:sz="0" w:space="0" w:color="auto"/>
      </w:divBdr>
    </w:div>
    <w:div w:id="2117677174">
      <w:bodyDiv w:val="1"/>
      <w:marLeft w:val="0"/>
      <w:marRight w:val="0"/>
      <w:marTop w:val="0"/>
      <w:marBottom w:val="0"/>
      <w:divBdr>
        <w:top w:val="none" w:sz="0" w:space="0" w:color="auto"/>
        <w:left w:val="none" w:sz="0" w:space="0" w:color="auto"/>
        <w:bottom w:val="none" w:sz="0" w:space="0" w:color="auto"/>
        <w:right w:val="none" w:sz="0" w:space="0" w:color="auto"/>
      </w:divBdr>
    </w:div>
    <w:div w:id="2117747429">
      <w:bodyDiv w:val="1"/>
      <w:marLeft w:val="0"/>
      <w:marRight w:val="0"/>
      <w:marTop w:val="0"/>
      <w:marBottom w:val="0"/>
      <w:divBdr>
        <w:top w:val="none" w:sz="0" w:space="0" w:color="auto"/>
        <w:left w:val="none" w:sz="0" w:space="0" w:color="auto"/>
        <w:bottom w:val="none" w:sz="0" w:space="0" w:color="auto"/>
        <w:right w:val="none" w:sz="0" w:space="0" w:color="auto"/>
      </w:divBdr>
    </w:div>
    <w:div w:id="2118327599">
      <w:bodyDiv w:val="1"/>
      <w:marLeft w:val="0"/>
      <w:marRight w:val="0"/>
      <w:marTop w:val="0"/>
      <w:marBottom w:val="0"/>
      <w:divBdr>
        <w:top w:val="none" w:sz="0" w:space="0" w:color="auto"/>
        <w:left w:val="none" w:sz="0" w:space="0" w:color="auto"/>
        <w:bottom w:val="none" w:sz="0" w:space="0" w:color="auto"/>
        <w:right w:val="none" w:sz="0" w:space="0" w:color="auto"/>
      </w:divBdr>
    </w:div>
    <w:div w:id="2119449684">
      <w:bodyDiv w:val="1"/>
      <w:marLeft w:val="0"/>
      <w:marRight w:val="0"/>
      <w:marTop w:val="0"/>
      <w:marBottom w:val="0"/>
      <w:divBdr>
        <w:top w:val="none" w:sz="0" w:space="0" w:color="auto"/>
        <w:left w:val="none" w:sz="0" w:space="0" w:color="auto"/>
        <w:bottom w:val="none" w:sz="0" w:space="0" w:color="auto"/>
        <w:right w:val="none" w:sz="0" w:space="0" w:color="auto"/>
      </w:divBdr>
    </w:div>
    <w:div w:id="2119837538">
      <w:bodyDiv w:val="1"/>
      <w:marLeft w:val="0"/>
      <w:marRight w:val="0"/>
      <w:marTop w:val="0"/>
      <w:marBottom w:val="0"/>
      <w:divBdr>
        <w:top w:val="none" w:sz="0" w:space="0" w:color="auto"/>
        <w:left w:val="none" w:sz="0" w:space="0" w:color="auto"/>
        <w:bottom w:val="none" w:sz="0" w:space="0" w:color="auto"/>
        <w:right w:val="none" w:sz="0" w:space="0" w:color="auto"/>
      </w:divBdr>
    </w:div>
    <w:div w:id="2120024660">
      <w:bodyDiv w:val="1"/>
      <w:marLeft w:val="0"/>
      <w:marRight w:val="0"/>
      <w:marTop w:val="0"/>
      <w:marBottom w:val="0"/>
      <w:divBdr>
        <w:top w:val="none" w:sz="0" w:space="0" w:color="auto"/>
        <w:left w:val="none" w:sz="0" w:space="0" w:color="auto"/>
        <w:bottom w:val="none" w:sz="0" w:space="0" w:color="auto"/>
        <w:right w:val="none" w:sz="0" w:space="0" w:color="auto"/>
      </w:divBdr>
    </w:div>
    <w:div w:id="2120444609">
      <w:bodyDiv w:val="1"/>
      <w:marLeft w:val="0"/>
      <w:marRight w:val="0"/>
      <w:marTop w:val="0"/>
      <w:marBottom w:val="0"/>
      <w:divBdr>
        <w:top w:val="none" w:sz="0" w:space="0" w:color="auto"/>
        <w:left w:val="none" w:sz="0" w:space="0" w:color="auto"/>
        <w:bottom w:val="none" w:sz="0" w:space="0" w:color="auto"/>
        <w:right w:val="none" w:sz="0" w:space="0" w:color="auto"/>
      </w:divBdr>
    </w:div>
    <w:div w:id="2120640132">
      <w:bodyDiv w:val="1"/>
      <w:marLeft w:val="0"/>
      <w:marRight w:val="0"/>
      <w:marTop w:val="0"/>
      <w:marBottom w:val="0"/>
      <w:divBdr>
        <w:top w:val="none" w:sz="0" w:space="0" w:color="auto"/>
        <w:left w:val="none" w:sz="0" w:space="0" w:color="auto"/>
        <w:bottom w:val="none" w:sz="0" w:space="0" w:color="auto"/>
        <w:right w:val="none" w:sz="0" w:space="0" w:color="auto"/>
      </w:divBdr>
    </w:div>
    <w:div w:id="2121679568">
      <w:bodyDiv w:val="1"/>
      <w:marLeft w:val="0"/>
      <w:marRight w:val="0"/>
      <w:marTop w:val="0"/>
      <w:marBottom w:val="0"/>
      <w:divBdr>
        <w:top w:val="none" w:sz="0" w:space="0" w:color="auto"/>
        <w:left w:val="none" w:sz="0" w:space="0" w:color="auto"/>
        <w:bottom w:val="none" w:sz="0" w:space="0" w:color="auto"/>
        <w:right w:val="none" w:sz="0" w:space="0" w:color="auto"/>
      </w:divBdr>
    </w:div>
    <w:div w:id="2121802258">
      <w:bodyDiv w:val="1"/>
      <w:marLeft w:val="0"/>
      <w:marRight w:val="0"/>
      <w:marTop w:val="0"/>
      <w:marBottom w:val="0"/>
      <w:divBdr>
        <w:top w:val="none" w:sz="0" w:space="0" w:color="auto"/>
        <w:left w:val="none" w:sz="0" w:space="0" w:color="auto"/>
        <w:bottom w:val="none" w:sz="0" w:space="0" w:color="auto"/>
        <w:right w:val="none" w:sz="0" w:space="0" w:color="auto"/>
      </w:divBdr>
    </w:div>
    <w:div w:id="2121950476">
      <w:bodyDiv w:val="1"/>
      <w:marLeft w:val="0"/>
      <w:marRight w:val="0"/>
      <w:marTop w:val="0"/>
      <w:marBottom w:val="0"/>
      <w:divBdr>
        <w:top w:val="none" w:sz="0" w:space="0" w:color="auto"/>
        <w:left w:val="none" w:sz="0" w:space="0" w:color="auto"/>
        <w:bottom w:val="none" w:sz="0" w:space="0" w:color="auto"/>
        <w:right w:val="none" w:sz="0" w:space="0" w:color="auto"/>
      </w:divBdr>
    </w:div>
    <w:div w:id="2122604156">
      <w:bodyDiv w:val="1"/>
      <w:marLeft w:val="0"/>
      <w:marRight w:val="0"/>
      <w:marTop w:val="0"/>
      <w:marBottom w:val="0"/>
      <w:divBdr>
        <w:top w:val="none" w:sz="0" w:space="0" w:color="auto"/>
        <w:left w:val="none" w:sz="0" w:space="0" w:color="auto"/>
        <w:bottom w:val="none" w:sz="0" w:space="0" w:color="auto"/>
        <w:right w:val="none" w:sz="0" w:space="0" w:color="auto"/>
      </w:divBdr>
    </w:div>
    <w:div w:id="2122609427">
      <w:bodyDiv w:val="1"/>
      <w:marLeft w:val="0"/>
      <w:marRight w:val="0"/>
      <w:marTop w:val="0"/>
      <w:marBottom w:val="0"/>
      <w:divBdr>
        <w:top w:val="none" w:sz="0" w:space="0" w:color="auto"/>
        <w:left w:val="none" w:sz="0" w:space="0" w:color="auto"/>
        <w:bottom w:val="none" w:sz="0" w:space="0" w:color="auto"/>
        <w:right w:val="none" w:sz="0" w:space="0" w:color="auto"/>
      </w:divBdr>
    </w:div>
    <w:div w:id="2122989025">
      <w:bodyDiv w:val="1"/>
      <w:marLeft w:val="0"/>
      <w:marRight w:val="0"/>
      <w:marTop w:val="0"/>
      <w:marBottom w:val="0"/>
      <w:divBdr>
        <w:top w:val="none" w:sz="0" w:space="0" w:color="auto"/>
        <w:left w:val="none" w:sz="0" w:space="0" w:color="auto"/>
        <w:bottom w:val="none" w:sz="0" w:space="0" w:color="auto"/>
        <w:right w:val="none" w:sz="0" w:space="0" w:color="auto"/>
      </w:divBdr>
    </w:div>
    <w:div w:id="2123109524">
      <w:bodyDiv w:val="1"/>
      <w:marLeft w:val="0"/>
      <w:marRight w:val="0"/>
      <w:marTop w:val="0"/>
      <w:marBottom w:val="0"/>
      <w:divBdr>
        <w:top w:val="none" w:sz="0" w:space="0" w:color="auto"/>
        <w:left w:val="none" w:sz="0" w:space="0" w:color="auto"/>
        <w:bottom w:val="none" w:sz="0" w:space="0" w:color="auto"/>
        <w:right w:val="none" w:sz="0" w:space="0" w:color="auto"/>
      </w:divBdr>
    </w:div>
    <w:div w:id="2123304355">
      <w:bodyDiv w:val="1"/>
      <w:marLeft w:val="0"/>
      <w:marRight w:val="0"/>
      <w:marTop w:val="0"/>
      <w:marBottom w:val="0"/>
      <w:divBdr>
        <w:top w:val="none" w:sz="0" w:space="0" w:color="auto"/>
        <w:left w:val="none" w:sz="0" w:space="0" w:color="auto"/>
        <w:bottom w:val="none" w:sz="0" w:space="0" w:color="auto"/>
        <w:right w:val="none" w:sz="0" w:space="0" w:color="auto"/>
      </w:divBdr>
    </w:div>
    <w:div w:id="2123376132">
      <w:bodyDiv w:val="1"/>
      <w:marLeft w:val="0"/>
      <w:marRight w:val="0"/>
      <w:marTop w:val="0"/>
      <w:marBottom w:val="0"/>
      <w:divBdr>
        <w:top w:val="none" w:sz="0" w:space="0" w:color="auto"/>
        <w:left w:val="none" w:sz="0" w:space="0" w:color="auto"/>
        <w:bottom w:val="none" w:sz="0" w:space="0" w:color="auto"/>
        <w:right w:val="none" w:sz="0" w:space="0" w:color="auto"/>
      </w:divBdr>
    </w:div>
    <w:div w:id="2123694201">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25343395">
      <w:bodyDiv w:val="1"/>
      <w:marLeft w:val="0"/>
      <w:marRight w:val="0"/>
      <w:marTop w:val="0"/>
      <w:marBottom w:val="0"/>
      <w:divBdr>
        <w:top w:val="none" w:sz="0" w:space="0" w:color="auto"/>
        <w:left w:val="none" w:sz="0" w:space="0" w:color="auto"/>
        <w:bottom w:val="none" w:sz="0" w:space="0" w:color="auto"/>
        <w:right w:val="none" w:sz="0" w:space="0" w:color="auto"/>
      </w:divBdr>
    </w:div>
    <w:div w:id="2126390670">
      <w:bodyDiv w:val="1"/>
      <w:marLeft w:val="0"/>
      <w:marRight w:val="0"/>
      <w:marTop w:val="0"/>
      <w:marBottom w:val="0"/>
      <w:divBdr>
        <w:top w:val="none" w:sz="0" w:space="0" w:color="auto"/>
        <w:left w:val="none" w:sz="0" w:space="0" w:color="auto"/>
        <w:bottom w:val="none" w:sz="0" w:space="0" w:color="auto"/>
        <w:right w:val="none" w:sz="0" w:space="0" w:color="auto"/>
      </w:divBdr>
    </w:div>
    <w:div w:id="2127310277">
      <w:bodyDiv w:val="1"/>
      <w:marLeft w:val="0"/>
      <w:marRight w:val="0"/>
      <w:marTop w:val="0"/>
      <w:marBottom w:val="0"/>
      <w:divBdr>
        <w:top w:val="none" w:sz="0" w:space="0" w:color="auto"/>
        <w:left w:val="none" w:sz="0" w:space="0" w:color="auto"/>
        <w:bottom w:val="none" w:sz="0" w:space="0" w:color="auto"/>
        <w:right w:val="none" w:sz="0" w:space="0" w:color="auto"/>
      </w:divBdr>
    </w:div>
    <w:div w:id="2128426898">
      <w:bodyDiv w:val="1"/>
      <w:marLeft w:val="0"/>
      <w:marRight w:val="0"/>
      <w:marTop w:val="0"/>
      <w:marBottom w:val="0"/>
      <w:divBdr>
        <w:top w:val="none" w:sz="0" w:space="0" w:color="auto"/>
        <w:left w:val="none" w:sz="0" w:space="0" w:color="auto"/>
        <w:bottom w:val="none" w:sz="0" w:space="0" w:color="auto"/>
        <w:right w:val="none" w:sz="0" w:space="0" w:color="auto"/>
      </w:divBdr>
    </w:div>
    <w:div w:id="2128546975">
      <w:bodyDiv w:val="1"/>
      <w:marLeft w:val="0"/>
      <w:marRight w:val="0"/>
      <w:marTop w:val="0"/>
      <w:marBottom w:val="0"/>
      <w:divBdr>
        <w:top w:val="none" w:sz="0" w:space="0" w:color="auto"/>
        <w:left w:val="none" w:sz="0" w:space="0" w:color="auto"/>
        <w:bottom w:val="none" w:sz="0" w:space="0" w:color="auto"/>
        <w:right w:val="none" w:sz="0" w:space="0" w:color="auto"/>
      </w:divBdr>
    </w:div>
    <w:div w:id="2129006769">
      <w:bodyDiv w:val="1"/>
      <w:marLeft w:val="0"/>
      <w:marRight w:val="0"/>
      <w:marTop w:val="0"/>
      <w:marBottom w:val="0"/>
      <w:divBdr>
        <w:top w:val="none" w:sz="0" w:space="0" w:color="auto"/>
        <w:left w:val="none" w:sz="0" w:space="0" w:color="auto"/>
        <w:bottom w:val="none" w:sz="0" w:space="0" w:color="auto"/>
        <w:right w:val="none" w:sz="0" w:space="0" w:color="auto"/>
      </w:divBdr>
    </w:div>
    <w:div w:id="2129160537">
      <w:bodyDiv w:val="1"/>
      <w:marLeft w:val="0"/>
      <w:marRight w:val="0"/>
      <w:marTop w:val="0"/>
      <w:marBottom w:val="0"/>
      <w:divBdr>
        <w:top w:val="none" w:sz="0" w:space="0" w:color="auto"/>
        <w:left w:val="none" w:sz="0" w:space="0" w:color="auto"/>
        <w:bottom w:val="none" w:sz="0" w:space="0" w:color="auto"/>
        <w:right w:val="none" w:sz="0" w:space="0" w:color="auto"/>
      </w:divBdr>
    </w:div>
    <w:div w:id="2129812701">
      <w:bodyDiv w:val="1"/>
      <w:marLeft w:val="0"/>
      <w:marRight w:val="0"/>
      <w:marTop w:val="0"/>
      <w:marBottom w:val="0"/>
      <w:divBdr>
        <w:top w:val="none" w:sz="0" w:space="0" w:color="auto"/>
        <w:left w:val="none" w:sz="0" w:space="0" w:color="auto"/>
        <w:bottom w:val="none" w:sz="0" w:space="0" w:color="auto"/>
        <w:right w:val="none" w:sz="0" w:space="0" w:color="auto"/>
      </w:divBdr>
    </w:div>
    <w:div w:id="2130706829">
      <w:bodyDiv w:val="1"/>
      <w:marLeft w:val="0"/>
      <w:marRight w:val="0"/>
      <w:marTop w:val="0"/>
      <w:marBottom w:val="0"/>
      <w:divBdr>
        <w:top w:val="none" w:sz="0" w:space="0" w:color="auto"/>
        <w:left w:val="none" w:sz="0" w:space="0" w:color="auto"/>
        <w:bottom w:val="none" w:sz="0" w:space="0" w:color="auto"/>
        <w:right w:val="none" w:sz="0" w:space="0" w:color="auto"/>
      </w:divBdr>
    </w:div>
    <w:div w:id="2131362212">
      <w:bodyDiv w:val="1"/>
      <w:marLeft w:val="0"/>
      <w:marRight w:val="0"/>
      <w:marTop w:val="0"/>
      <w:marBottom w:val="0"/>
      <w:divBdr>
        <w:top w:val="none" w:sz="0" w:space="0" w:color="auto"/>
        <w:left w:val="none" w:sz="0" w:space="0" w:color="auto"/>
        <w:bottom w:val="none" w:sz="0" w:space="0" w:color="auto"/>
        <w:right w:val="none" w:sz="0" w:space="0" w:color="auto"/>
      </w:divBdr>
    </w:div>
    <w:div w:id="2131388439">
      <w:bodyDiv w:val="1"/>
      <w:marLeft w:val="0"/>
      <w:marRight w:val="0"/>
      <w:marTop w:val="0"/>
      <w:marBottom w:val="0"/>
      <w:divBdr>
        <w:top w:val="none" w:sz="0" w:space="0" w:color="auto"/>
        <w:left w:val="none" w:sz="0" w:space="0" w:color="auto"/>
        <w:bottom w:val="none" w:sz="0" w:space="0" w:color="auto"/>
        <w:right w:val="none" w:sz="0" w:space="0" w:color="auto"/>
      </w:divBdr>
    </w:div>
    <w:div w:id="2131392630">
      <w:bodyDiv w:val="1"/>
      <w:marLeft w:val="0"/>
      <w:marRight w:val="0"/>
      <w:marTop w:val="0"/>
      <w:marBottom w:val="0"/>
      <w:divBdr>
        <w:top w:val="none" w:sz="0" w:space="0" w:color="auto"/>
        <w:left w:val="none" w:sz="0" w:space="0" w:color="auto"/>
        <w:bottom w:val="none" w:sz="0" w:space="0" w:color="auto"/>
        <w:right w:val="none" w:sz="0" w:space="0" w:color="auto"/>
      </w:divBdr>
    </w:div>
    <w:div w:id="2131706530">
      <w:bodyDiv w:val="1"/>
      <w:marLeft w:val="0"/>
      <w:marRight w:val="0"/>
      <w:marTop w:val="0"/>
      <w:marBottom w:val="0"/>
      <w:divBdr>
        <w:top w:val="none" w:sz="0" w:space="0" w:color="auto"/>
        <w:left w:val="none" w:sz="0" w:space="0" w:color="auto"/>
        <w:bottom w:val="none" w:sz="0" w:space="0" w:color="auto"/>
        <w:right w:val="none" w:sz="0" w:space="0" w:color="auto"/>
      </w:divBdr>
    </w:div>
    <w:div w:id="2131971132">
      <w:bodyDiv w:val="1"/>
      <w:marLeft w:val="0"/>
      <w:marRight w:val="0"/>
      <w:marTop w:val="0"/>
      <w:marBottom w:val="0"/>
      <w:divBdr>
        <w:top w:val="none" w:sz="0" w:space="0" w:color="auto"/>
        <w:left w:val="none" w:sz="0" w:space="0" w:color="auto"/>
        <w:bottom w:val="none" w:sz="0" w:space="0" w:color="auto"/>
        <w:right w:val="none" w:sz="0" w:space="0" w:color="auto"/>
      </w:divBdr>
    </w:div>
    <w:div w:id="2132167719">
      <w:bodyDiv w:val="1"/>
      <w:marLeft w:val="0"/>
      <w:marRight w:val="0"/>
      <w:marTop w:val="0"/>
      <w:marBottom w:val="0"/>
      <w:divBdr>
        <w:top w:val="none" w:sz="0" w:space="0" w:color="auto"/>
        <w:left w:val="none" w:sz="0" w:space="0" w:color="auto"/>
        <w:bottom w:val="none" w:sz="0" w:space="0" w:color="auto"/>
        <w:right w:val="none" w:sz="0" w:space="0" w:color="auto"/>
      </w:divBdr>
    </w:div>
    <w:div w:id="2132631546">
      <w:bodyDiv w:val="1"/>
      <w:marLeft w:val="0"/>
      <w:marRight w:val="0"/>
      <w:marTop w:val="0"/>
      <w:marBottom w:val="0"/>
      <w:divBdr>
        <w:top w:val="none" w:sz="0" w:space="0" w:color="auto"/>
        <w:left w:val="none" w:sz="0" w:space="0" w:color="auto"/>
        <w:bottom w:val="none" w:sz="0" w:space="0" w:color="auto"/>
        <w:right w:val="none" w:sz="0" w:space="0" w:color="auto"/>
      </w:divBdr>
    </w:div>
    <w:div w:id="2132744914">
      <w:bodyDiv w:val="1"/>
      <w:marLeft w:val="0"/>
      <w:marRight w:val="0"/>
      <w:marTop w:val="0"/>
      <w:marBottom w:val="0"/>
      <w:divBdr>
        <w:top w:val="none" w:sz="0" w:space="0" w:color="auto"/>
        <w:left w:val="none" w:sz="0" w:space="0" w:color="auto"/>
        <w:bottom w:val="none" w:sz="0" w:space="0" w:color="auto"/>
        <w:right w:val="none" w:sz="0" w:space="0" w:color="auto"/>
      </w:divBdr>
    </w:div>
    <w:div w:id="2133090724">
      <w:bodyDiv w:val="1"/>
      <w:marLeft w:val="0"/>
      <w:marRight w:val="0"/>
      <w:marTop w:val="0"/>
      <w:marBottom w:val="0"/>
      <w:divBdr>
        <w:top w:val="none" w:sz="0" w:space="0" w:color="auto"/>
        <w:left w:val="none" w:sz="0" w:space="0" w:color="auto"/>
        <w:bottom w:val="none" w:sz="0" w:space="0" w:color="auto"/>
        <w:right w:val="none" w:sz="0" w:space="0" w:color="auto"/>
      </w:divBdr>
    </w:div>
    <w:div w:id="2133403998">
      <w:bodyDiv w:val="1"/>
      <w:marLeft w:val="0"/>
      <w:marRight w:val="0"/>
      <w:marTop w:val="0"/>
      <w:marBottom w:val="0"/>
      <w:divBdr>
        <w:top w:val="none" w:sz="0" w:space="0" w:color="auto"/>
        <w:left w:val="none" w:sz="0" w:space="0" w:color="auto"/>
        <w:bottom w:val="none" w:sz="0" w:space="0" w:color="auto"/>
        <w:right w:val="none" w:sz="0" w:space="0" w:color="auto"/>
      </w:divBdr>
    </w:div>
    <w:div w:id="2133741724">
      <w:bodyDiv w:val="1"/>
      <w:marLeft w:val="0"/>
      <w:marRight w:val="0"/>
      <w:marTop w:val="0"/>
      <w:marBottom w:val="0"/>
      <w:divBdr>
        <w:top w:val="none" w:sz="0" w:space="0" w:color="auto"/>
        <w:left w:val="none" w:sz="0" w:space="0" w:color="auto"/>
        <w:bottom w:val="none" w:sz="0" w:space="0" w:color="auto"/>
        <w:right w:val="none" w:sz="0" w:space="0" w:color="auto"/>
      </w:divBdr>
    </w:div>
    <w:div w:id="2134013185">
      <w:bodyDiv w:val="1"/>
      <w:marLeft w:val="0"/>
      <w:marRight w:val="0"/>
      <w:marTop w:val="0"/>
      <w:marBottom w:val="0"/>
      <w:divBdr>
        <w:top w:val="none" w:sz="0" w:space="0" w:color="auto"/>
        <w:left w:val="none" w:sz="0" w:space="0" w:color="auto"/>
        <w:bottom w:val="none" w:sz="0" w:space="0" w:color="auto"/>
        <w:right w:val="none" w:sz="0" w:space="0" w:color="auto"/>
      </w:divBdr>
    </w:div>
    <w:div w:id="2134396193">
      <w:bodyDiv w:val="1"/>
      <w:marLeft w:val="0"/>
      <w:marRight w:val="0"/>
      <w:marTop w:val="0"/>
      <w:marBottom w:val="0"/>
      <w:divBdr>
        <w:top w:val="none" w:sz="0" w:space="0" w:color="auto"/>
        <w:left w:val="none" w:sz="0" w:space="0" w:color="auto"/>
        <w:bottom w:val="none" w:sz="0" w:space="0" w:color="auto"/>
        <w:right w:val="none" w:sz="0" w:space="0" w:color="auto"/>
      </w:divBdr>
    </w:div>
    <w:div w:id="2134444031">
      <w:bodyDiv w:val="1"/>
      <w:marLeft w:val="0"/>
      <w:marRight w:val="0"/>
      <w:marTop w:val="0"/>
      <w:marBottom w:val="0"/>
      <w:divBdr>
        <w:top w:val="none" w:sz="0" w:space="0" w:color="auto"/>
        <w:left w:val="none" w:sz="0" w:space="0" w:color="auto"/>
        <w:bottom w:val="none" w:sz="0" w:space="0" w:color="auto"/>
        <w:right w:val="none" w:sz="0" w:space="0" w:color="auto"/>
      </w:divBdr>
    </w:div>
    <w:div w:id="2135176521">
      <w:bodyDiv w:val="1"/>
      <w:marLeft w:val="0"/>
      <w:marRight w:val="0"/>
      <w:marTop w:val="0"/>
      <w:marBottom w:val="0"/>
      <w:divBdr>
        <w:top w:val="none" w:sz="0" w:space="0" w:color="auto"/>
        <w:left w:val="none" w:sz="0" w:space="0" w:color="auto"/>
        <w:bottom w:val="none" w:sz="0" w:space="0" w:color="auto"/>
        <w:right w:val="none" w:sz="0" w:space="0" w:color="auto"/>
      </w:divBdr>
    </w:div>
    <w:div w:id="2135322299">
      <w:bodyDiv w:val="1"/>
      <w:marLeft w:val="0"/>
      <w:marRight w:val="0"/>
      <w:marTop w:val="0"/>
      <w:marBottom w:val="0"/>
      <w:divBdr>
        <w:top w:val="none" w:sz="0" w:space="0" w:color="auto"/>
        <w:left w:val="none" w:sz="0" w:space="0" w:color="auto"/>
        <w:bottom w:val="none" w:sz="0" w:space="0" w:color="auto"/>
        <w:right w:val="none" w:sz="0" w:space="0" w:color="auto"/>
      </w:divBdr>
    </w:div>
    <w:div w:id="2135754535">
      <w:bodyDiv w:val="1"/>
      <w:marLeft w:val="0"/>
      <w:marRight w:val="0"/>
      <w:marTop w:val="0"/>
      <w:marBottom w:val="0"/>
      <w:divBdr>
        <w:top w:val="none" w:sz="0" w:space="0" w:color="auto"/>
        <w:left w:val="none" w:sz="0" w:space="0" w:color="auto"/>
        <w:bottom w:val="none" w:sz="0" w:space="0" w:color="auto"/>
        <w:right w:val="none" w:sz="0" w:space="0" w:color="auto"/>
      </w:divBdr>
    </w:div>
    <w:div w:id="2135976762">
      <w:bodyDiv w:val="1"/>
      <w:marLeft w:val="0"/>
      <w:marRight w:val="0"/>
      <w:marTop w:val="0"/>
      <w:marBottom w:val="0"/>
      <w:divBdr>
        <w:top w:val="none" w:sz="0" w:space="0" w:color="auto"/>
        <w:left w:val="none" w:sz="0" w:space="0" w:color="auto"/>
        <w:bottom w:val="none" w:sz="0" w:space="0" w:color="auto"/>
        <w:right w:val="none" w:sz="0" w:space="0" w:color="auto"/>
      </w:divBdr>
    </w:div>
    <w:div w:id="2136825521">
      <w:bodyDiv w:val="1"/>
      <w:marLeft w:val="0"/>
      <w:marRight w:val="0"/>
      <w:marTop w:val="0"/>
      <w:marBottom w:val="0"/>
      <w:divBdr>
        <w:top w:val="none" w:sz="0" w:space="0" w:color="auto"/>
        <w:left w:val="none" w:sz="0" w:space="0" w:color="auto"/>
        <w:bottom w:val="none" w:sz="0" w:space="0" w:color="auto"/>
        <w:right w:val="none" w:sz="0" w:space="0" w:color="auto"/>
      </w:divBdr>
    </w:div>
    <w:div w:id="2137261249">
      <w:bodyDiv w:val="1"/>
      <w:marLeft w:val="0"/>
      <w:marRight w:val="0"/>
      <w:marTop w:val="0"/>
      <w:marBottom w:val="0"/>
      <w:divBdr>
        <w:top w:val="none" w:sz="0" w:space="0" w:color="auto"/>
        <w:left w:val="none" w:sz="0" w:space="0" w:color="auto"/>
        <w:bottom w:val="none" w:sz="0" w:space="0" w:color="auto"/>
        <w:right w:val="none" w:sz="0" w:space="0" w:color="auto"/>
      </w:divBdr>
    </w:div>
    <w:div w:id="2137992282">
      <w:bodyDiv w:val="1"/>
      <w:marLeft w:val="0"/>
      <w:marRight w:val="0"/>
      <w:marTop w:val="0"/>
      <w:marBottom w:val="0"/>
      <w:divBdr>
        <w:top w:val="none" w:sz="0" w:space="0" w:color="auto"/>
        <w:left w:val="none" w:sz="0" w:space="0" w:color="auto"/>
        <w:bottom w:val="none" w:sz="0" w:space="0" w:color="auto"/>
        <w:right w:val="none" w:sz="0" w:space="0" w:color="auto"/>
      </w:divBdr>
    </w:div>
    <w:div w:id="2138453238">
      <w:bodyDiv w:val="1"/>
      <w:marLeft w:val="0"/>
      <w:marRight w:val="0"/>
      <w:marTop w:val="0"/>
      <w:marBottom w:val="0"/>
      <w:divBdr>
        <w:top w:val="none" w:sz="0" w:space="0" w:color="auto"/>
        <w:left w:val="none" w:sz="0" w:space="0" w:color="auto"/>
        <w:bottom w:val="none" w:sz="0" w:space="0" w:color="auto"/>
        <w:right w:val="none" w:sz="0" w:space="0" w:color="auto"/>
      </w:divBdr>
    </w:div>
    <w:div w:id="2138791918">
      <w:bodyDiv w:val="1"/>
      <w:marLeft w:val="0"/>
      <w:marRight w:val="0"/>
      <w:marTop w:val="0"/>
      <w:marBottom w:val="0"/>
      <w:divBdr>
        <w:top w:val="none" w:sz="0" w:space="0" w:color="auto"/>
        <w:left w:val="none" w:sz="0" w:space="0" w:color="auto"/>
        <w:bottom w:val="none" w:sz="0" w:space="0" w:color="auto"/>
        <w:right w:val="none" w:sz="0" w:space="0" w:color="auto"/>
      </w:divBdr>
    </w:div>
    <w:div w:id="2138796078">
      <w:bodyDiv w:val="1"/>
      <w:marLeft w:val="0"/>
      <w:marRight w:val="0"/>
      <w:marTop w:val="0"/>
      <w:marBottom w:val="0"/>
      <w:divBdr>
        <w:top w:val="none" w:sz="0" w:space="0" w:color="auto"/>
        <w:left w:val="none" w:sz="0" w:space="0" w:color="auto"/>
        <w:bottom w:val="none" w:sz="0" w:space="0" w:color="auto"/>
        <w:right w:val="none" w:sz="0" w:space="0" w:color="auto"/>
      </w:divBdr>
    </w:div>
    <w:div w:id="2138797141">
      <w:bodyDiv w:val="1"/>
      <w:marLeft w:val="0"/>
      <w:marRight w:val="0"/>
      <w:marTop w:val="0"/>
      <w:marBottom w:val="0"/>
      <w:divBdr>
        <w:top w:val="none" w:sz="0" w:space="0" w:color="auto"/>
        <w:left w:val="none" w:sz="0" w:space="0" w:color="auto"/>
        <w:bottom w:val="none" w:sz="0" w:space="0" w:color="auto"/>
        <w:right w:val="none" w:sz="0" w:space="0" w:color="auto"/>
      </w:divBdr>
    </w:div>
    <w:div w:id="2139253555">
      <w:bodyDiv w:val="1"/>
      <w:marLeft w:val="0"/>
      <w:marRight w:val="0"/>
      <w:marTop w:val="0"/>
      <w:marBottom w:val="0"/>
      <w:divBdr>
        <w:top w:val="none" w:sz="0" w:space="0" w:color="auto"/>
        <w:left w:val="none" w:sz="0" w:space="0" w:color="auto"/>
        <w:bottom w:val="none" w:sz="0" w:space="0" w:color="auto"/>
        <w:right w:val="none" w:sz="0" w:space="0" w:color="auto"/>
      </w:divBdr>
    </w:div>
    <w:div w:id="2140300126">
      <w:bodyDiv w:val="1"/>
      <w:marLeft w:val="0"/>
      <w:marRight w:val="0"/>
      <w:marTop w:val="0"/>
      <w:marBottom w:val="0"/>
      <w:divBdr>
        <w:top w:val="none" w:sz="0" w:space="0" w:color="auto"/>
        <w:left w:val="none" w:sz="0" w:space="0" w:color="auto"/>
        <w:bottom w:val="none" w:sz="0" w:space="0" w:color="auto"/>
        <w:right w:val="none" w:sz="0" w:space="0" w:color="auto"/>
      </w:divBdr>
    </w:div>
    <w:div w:id="2140561399">
      <w:bodyDiv w:val="1"/>
      <w:marLeft w:val="0"/>
      <w:marRight w:val="0"/>
      <w:marTop w:val="0"/>
      <w:marBottom w:val="0"/>
      <w:divBdr>
        <w:top w:val="none" w:sz="0" w:space="0" w:color="auto"/>
        <w:left w:val="none" w:sz="0" w:space="0" w:color="auto"/>
        <w:bottom w:val="none" w:sz="0" w:space="0" w:color="auto"/>
        <w:right w:val="none" w:sz="0" w:space="0" w:color="auto"/>
      </w:divBdr>
    </w:div>
    <w:div w:id="2141218454">
      <w:bodyDiv w:val="1"/>
      <w:marLeft w:val="0"/>
      <w:marRight w:val="0"/>
      <w:marTop w:val="0"/>
      <w:marBottom w:val="0"/>
      <w:divBdr>
        <w:top w:val="none" w:sz="0" w:space="0" w:color="auto"/>
        <w:left w:val="none" w:sz="0" w:space="0" w:color="auto"/>
        <w:bottom w:val="none" w:sz="0" w:space="0" w:color="auto"/>
        <w:right w:val="none" w:sz="0" w:space="0" w:color="auto"/>
      </w:divBdr>
    </w:div>
    <w:div w:id="2141682324">
      <w:bodyDiv w:val="1"/>
      <w:marLeft w:val="0"/>
      <w:marRight w:val="0"/>
      <w:marTop w:val="0"/>
      <w:marBottom w:val="0"/>
      <w:divBdr>
        <w:top w:val="none" w:sz="0" w:space="0" w:color="auto"/>
        <w:left w:val="none" w:sz="0" w:space="0" w:color="auto"/>
        <w:bottom w:val="none" w:sz="0" w:space="0" w:color="auto"/>
        <w:right w:val="none" w:sz="0" w:space="0" w:color="auto"/>
      </w:divBdr>
    </w:div>
    <w:div w:id="2142382282">
      <w:bodyDiv w:val="1"/>
      <w:marLeft w:val="0"/>
      <w:marRight w:val="0"/>
      <w:marTop w:val="0"/>
      <w:marBottom w:val="0"/>
      <w:divBdr>
        <w:top w:val="none" w:sz="0" w:space="0" w:color="auto"/>
        <w:left w:val="none" w:sz="0" w:space="0" w:color="auto"/>
        <w:bottom w:val="none" w:sz="0" w:space="0" w:color="auto"/>
        <w:right w:val="none" w:sz="0" w:space="0" w:color="auto"/>
      </w:divBdr>
    </w:div>
    <w:div w:id="2143845512">
      <w:bodyDiv w:val="1"/>
      <w:marLeft w:val="0"/>
      <w:marRight w:val="0"/>
      <w:marTop w:val="0"/>
      <w:marBottom w:val="0"/>
      <w:divBdr>
        <w:top w:val="none" w:sz="0" w:space="0" w:color="auto"/>
        <w:left w:val="none" w:sz="0" w:space="0" w:color="auto"/>
        <w:bottom w:val="none" w:sz="0" w:space="0" w:color="auto"/>
        <w:right w:val="none" w:sz="0" w:space="0" w:color="auto"/>
      </w:divBdr>
    </w:div>
    <w:div w:id="2144157066">
      <w:bodyDiv w:val="1"/>
      <w:marLeft w:val="0"/>
      <w:marRight w:val="0"/>
      <w:marTop w:val="0"/>
      <w:marBottom w:val="0"/>
      <w:divBdr>
        <w:top w:val="none" w:sz="0" w:space="0" w:color="auto"/>
        <w:left w:val="none" w:sz="0" w:space="0" w:color="auto"/>
        <w:bottom w:val="none" w:sz="0" w:space="0" w:color="auto"/>
        <w:right w:val="none" w:sz="0" w:space="0" w:color="auto"/>
      </w:divBdr>
    </w:div>
    <w:div w:id="2144763104">
      <w:bodyDiv w:val="1"/>
      <w:marLeft w:val="0"/>
      <w:marRight w:val="0"/>
      <w:marTop w:val="0"/>
      <w:marBottom w:val="0"/>
      <w:divBdr>
        <w:top w:val="none" w:sz="0" w:space="0" w:color="auto"/>
        <w:left w:val="none" w:sz="0" w:space="0" w:color="auto"/>
        <w:bottom w:val="none" w:sz="0" w:space="0" w:color="auto"/>
        <w:right w:val="none" w:sz="0" w:space="0" w:color="auto"/>
      </w:divBdr>
    </w:div>
    <w:div w:id="2144881397">
      <w:bodyDiv w:val="1"/>
      <w:marLeft w:val="0"/>
      <w:marRight w:val="0"/>
      <w:marTop w:val="0"/>
      <w:marBottom w:val="0"/>
      <w:divBdr>
        <w:top w:val="none" w:sz="0" w:space="0" w:color="auto"/>
        <w:left w:val="none" w:sz="0" w:space="0" w:color="auto"/>
        <w:bottom w:val="none" w:sz="0" w:space="0" w:color="auto"/>
        <w:right w:val="none" w:sz="0" w:space="0" w:color="auto"/>
      </w:divBdr>
    </w:div>
    <w:div w:id="2145006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microsoft.com/office/2016/09/relationships/commentsIds" Target="commentsIds.xm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JPG"/><Relationship Id="rId35" Type="http://schemas.microsoft.com/office/2011/relationships/people" Target="peop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mailto:ali.djebbari@univ-sba.dz" TargetMode="External"/><Relationship Id="rId2" Type="http://schemas.openxmlformats.org/officeDocument/2006/relationships/hyperlink" Target="mailto:u6062840@utah.edu" TargetMode="External"/><Relationship Id="rId1" Type="http://schemas.openxmlformats.org/officeDocument/2006/relationships/hyperlink" Target="mailto:mouad.addad@univ-sba.dz" TargetMode="External"/><Relationship Id="rId5" Type="http://schemas.openxmlformats.org/officeDocument/2006/relationships/hyperlink" Target="mailto:cfurse@ece.utah.edu" TargetMode="External"/><Relationship Id="rId4" Type="http://schemas.openxmlformats.org/officeDocument/2006/relationships/hyperlink" Target="mailto:evan.benoit@utah.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16C560A9C9414A9DB2C3BEE532D493" ma:contentTypeVersion="1" ma:contentTypeDescription="Create a new document." ma:contentTypeScope="" ma:versionID="5446401d36bb606dcbedec548b60c2bc">
  <xsd:schema xmlns:xsd="http://www.w3.org/2001/XMLSchema" xmlns:xs="http://www.w3.org/2001/XMLSchema" xmlns:p="http://schemas.microsoft.com/office/2006/metadata/properties" xmlns:ns3="c0208164-3890-4a42-b4a3-84f8f2108815" targetNamespace="http://schemas.microsoft.com/office/2006/metadata/properties" ma:root="true" ma:fieldsID="16a345519060b352d3a5ee2f0e4968b1" ns3:_="">
    <xsd:import namespace="c0208164-3890-4a42-b4a3-84f8f2108815"/>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08164-3890-4a42-b4a3-84f8f210881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09E9BD-2965-493D-81B3-D2EB4ED9C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08164-3890-4a42-b4a3-84f8f21088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8C118E-7B5C-4F50-A00A-866DE89AD4B6}">
  <ds:schemaRefs>
    <ds:schemaRef ds:uri="http://schemas.openxmlformats.org/officeDocument/2006/bibliography"/>
  </ds:schemaRefs>
</ds:datastoreItem>
</file>

<file path=customXml/itemProps3.xml><?xml version="1.0" encoding="utf-8"?>
<ds:datastoreItem xmlns:ds="http://schemas.openxmlformats.org/officeDocument/2006/customXml" ds:itemID="{C6043735-653F-4D36-99D7-89CE11F47907}">
  <ds:schemaRefs>
    <ds:schemaRef ds:uri="http://schemas.microsoft.com/sharepoint/v3/contenttype/forms"/>
  </ds:schemaRefs>
</ds:datastoreItem>
</file>

<file path=customXml/itemProps4.xml><?xml version="1.0" encoding="utf-8"?>
<ds:datastoreItem xmlns:ds="http://schemas.openxmlformats.org/officeDocument/2006/customXml" ds:itemID="{5487CDEF-AAC9-4B93-865D-A0800F5CCB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175</TotalTime>
  <Pages>8</Pages>
  <Words>7394</Words>
  <Characters>42151</Characters>
  <Application>Microsoft Office Word</Application>
  <DocSecurity>0</DocSecurity>
  <Lines>351</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IEEE</Company>
  <LinksUpToDate>false</LinksUpToDate>
  <CharactersWithSpaces>49447</CharactersWithSpaces>
  <SharedDoc>false</SharedDoc>
  <HLinks>
    <vt:vector size="60" baseType="variant">
      <vt:variant>
        <vt:i4>5963802</vt:i4>
      </vt:variant>
      <vt:variant>
        <vt:i4>30</vt:i4>
      </vt:variant>
      <vt:variant>
        <vt:i4>0</vt:i4>
      </vt:variant>
      <vt:variant>
        <vt:i4>5</vt:i4>
      </vt:variant>
      <vt:variant>
        <vt:lpwstr>http://www.ieee.org/publications_standards/_x000b_publications/rights/index.html</vt:lpwstr>
      </vt:variant>
      <vt:variant>
        <vt:lpwstr/>
      </vt:variant>
      <vt:variant>
        <vt:i4>1704057</vt:i4>
      </vt:variant>
      <vt:variant>
        <vt:i4>27</vt:i4>
      </vt:variant>
      <vt:variant>
        <vt:i4>0</vt:i4>
      </vt:variant>
      <vt:variant>
        <vt:i4>5</vt:i4>
      </vt:variant>
      <vt:variant>
        <vt:lpwstr>http://www.ieee.org/publications standards/publications/authors/authors_submission.html</vt:lpwstr>
      </vt:variant>
      <vt:variant>
        <vt:lpwstr/>
      </vt:variant>
      <vt:variant>
        <vt:i4>3670073</vt:i4>
      </vt:variant>
      <vt:variant>
        <vt:i4>24</vt:i4>
      </vt:variant>
      <vt:variant>
        <vt:i4>0</vt:i4>
      </vt:variant>
      <vt:variant>
        <vt:i4>5</vt:i4>
      </vt:variant>
      <vt:variant>
        <vt:lpwstr>http://www.ieee.org/authortools</vt:lpwstr>
      </vt:variant>
      <vt:variant>
        <vt:lpwstr/>
      </vt:variant>
      <vt:variant>
        <vt:i4>2555906</vt:i4>
      </vt:variant>
      <vt:variant>
        <vt:i4>21</vt:i4>
      </vt:variant>
      <vt:variant>
        <vt:i4>0</vt:i4>
      </vt:variant>
      <vt:variant>
        <vt:i4>5</vt:i4>
      </vt:variant>
      <vt:variant>
        <vt:lpwstr>mailto:graphics@ieee.org</vt:lpwstr>
      </vt:variant>
      <vt:variant>
        <vt:lpwstr/>
      </vt:variant>
      <vt:variant>
        <vt:i4>7405602</vt:i4>
      </vt:variant>
      <vt:variant>
        <vt:i4>18</vt:i4>
      </vt:variant>
      <vt:variant>
        <vt:i4>0</vt:i4>
      </vt:variant>
      <vt:variant>
        <vt:i4>5</vt:i4>
      </vt:variant>
      <vt:variant>
        <vt:lpwstr>http://graphicsqc.ieee.org/</vt:lpwstr>
      </vt:variant>
      <vt:variant>
        <vt:lpwstr/>
      </vt:variant>
      <vt:variant>
        <vt:i4>3670073</vt:i4>
      </vt:variant>
      <vt:variant>
        <vt:i4>12</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UAC</cp:lastModifiedBy>
  <cp:revision>18</cp:revision>
  <cp:lastPrinted>2022-10-15T09:28:00Z</cp:lastPrinted>
  <dcterms:created xsi:type="dcterms:W3CDTF">2025-02-07T01:48:00Z</dcterms:created>
  <dcterms:modified xsi:type="dcterms:W3CDTF">2025-02-10T04:11:00Z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id="8hYQXcA9"/&gt;&lt;style id="http://www.zotero.org/styles/ieee" locale="en-US" hasBibliography="1" bibliographyStyleHasBeenSet="1"/&gt;&lt;prefs&gt;&lt;pref name="fieldType" value="Field"/&gt;&lt;/prefs&gt;&lt;/data&gt;</vt:lpwstr>
  </property>
  <property fmtid="{D5CDD505-2E9C-101B-9397-08002B2CF9AE}" pid="5" name="ContentTypeId">
    <vt:lpwstr>0x0101005116C560A9C9414A9DB2C3BEE532D493</vt:lpwstr>
  </property>
</Properties>
</file>